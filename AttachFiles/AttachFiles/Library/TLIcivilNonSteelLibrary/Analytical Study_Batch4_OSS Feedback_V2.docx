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1877CF" w14:paraId="2DDE980A" w14:textId="77777777" w:rsidTr="004B7E44">
        <w:trPr>
          <w:trHeight w:val="2536"/>
        </w:trPr>
        <w:tc>
          <w:tcPr>
            <w:tcW w:w="8541" w:type="dxa"/>
            <w:tcBorders>
              <w:top w:val="nil"/>
              <w:left w:val="nil"/>
              <w:bottom w:val="nil"/>
              <w:right w:val="nil"/>
            </w:tcBorders>
          </w:tcPr>
          <w:p w14:paraId="101D65ED" w14:textId="761F9DF5" w:rsidR="004B7E44" w:rsidRDefault="004B7E44" w:rsidP="001C13C6">
            <w:bookmarkStart w:id="0" w:name="_GoBack"/>
            <w:bookmarkEnd w:id="0"/>
          </w:p>
          <w:p w14:paraId="52DBE294" w14:textId="77777777" w:rsidR="004B7E44" w:rsidRDefault="004B7E44" w:rsidP="004B7E44"/>
          <w:p w14:paraId="58902B6B" w14:textId="77777777" w:rsidR="004B7E44" w:rsidRDefault="008B24AF" w:rsidP="004B7E44">
            <w:r>
              <w:rPr>
                <w:noProof/>
              </w:rPr>
              <mc:AlternateContent>
                <mc:Choice Requires="wps">
                  <w:drawing>
                    <wp:anchor distT="0" distB="0" distL="114300" distR="114300" simplePos="0" relativeHeight="251659264" behindDoc="1" locked="0" layoutInCell="1" allowOverlap="1" wp14:anchorId="3A35D8E5" wp14:editId="3ECEAA39">
                      <wp:simplePos x="0" y="0"/>
                      <wp:positionH relativeFrom="page">
                        <wp:posOffset>-629920</wp:posOffset>
                      </wp:positionH>
                      <wp:positionV relativeFrom="margin">
                        <wp:posOffset>1121092</wp:posOffset>
                      </wp:positionV>
                      <wp:extent cx="5890895" cy="337502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5890895" cy="3375025"/>
                              </a:xfrm>
                              <a:prstGeom prst="rect">
                                <a:avLst/>
                              </a:prstGeom>
                              <a:solidFill>
                                <a:srgbClr val="A4063E">
                                  <a:alpha val="5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7062A" id="Rectangle 2" o:spid="_x0000_s1026" alt="colored rectangle" style="position:absolute;margin-left:-49.6pt;margin-top:88.25pt;width:463.85pt;height:26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" fillcolor="#a4063e" stroked="f" strokeweight="2pt">
                      <v:fill opacity="36751f"/>
                      <w10:wrap anchorx="page" anchory="margin"/>
                    </v:rect>
                  </w:pict>
                </mc:Fallback>
              </mc:AlternateContent>
            </w:r>
          </w:p>
        </w:tc>
      </w:tr>
      <w:tr w:rsidR="001877CF" w14:paraId="58B35094" w14:textId="77777777" w:rsidTr="004B7E44">
        <w:trPr>
          <w:trHeight w:val="3814"/>
        </w:trPr>
        <w:tc>
          <w:tcPr>
            <w:tcW w:w="8541" w:type="dxa"/>
            <w:tcBorders>
              <w:top w:val="nil"/>
              <w:left w:val="nil"/>
              <w:bottom w:val="nil"/>
              <w:right w:val="nil"/>
            </w:tcBorders>
            <w:vAlign w:val="bottom"/>
          </w:tcPr>
          <w:p w14:paraId="4F7B8E40" w14:textId="77777777" w:rsidR="004B7E44" w:rsidRDefault="001C13C6" w:rsidP="001C13C6">
            <w:pPr>
              <w:rPr>
                <w:noProof/>
              </w:rPr>
            </w:pPr>
            <w:r>
              <w:rPr>
                <w:noProof/>
              </w:rPr>
              <mc:AlternateContent>
                <mc:Choice Requires="wps">
                  <w:drawing>
                    <wp:inline distT="0" distB="0" distL="0" distR="0" wp14:anchorId="19652F2A" wp14:editId="59CF2BA8">
                      <wp:extent cx="5185954" cy="862148"/>
                      <wp:effectExtent l="0" t="0" r="0" b="0"/>
                      <wp:docPr id="8" name="Text Box 8"/>
                      <wp:cNvGraphicFramePr/>
                      <a:graphic xmlns:a="http://schemas.openxmlformats.org/drawingml/2006/main">
                        <a:graphicData uri="http://schemas.microsoft.com/office/word/2010/wordprocessingShape">
                          <wps:wsp>
                            <wps:cNvSpPr txBox="1"/>
                            <wps:spPr>
                              <a:xfrm>
                                <a:off x="0" y="0"/>
                                <a:ext cx="5185954" cy="862148"/>
                              </a:xfrm>
                              <a:prstGeom prst="rect">
                                <a:avLst/>
                              </a:prstGeom>
                              <a:noFill/>
                              <a:ln w="6350">
                                <a:noFill/>
                              </a:ln>
                            </wps:spPr>
                            <wps:txbx>
                              <w:txbxContent>
                                <w:p w14:paraId="15622E3A" w14:textId="77777777" w:rsidR="00BC5DEE" w:rsidRPr="007D7508" w:rsidRDefault="00BC5DEE" w:rsidP="008B24AF">
                                  <w:pPr>
                                    <w:pStyle w:val="Title"/>
                                    <w:rPr>
                                      <w:color w:val="FFFFFF" w:themeColor="background1"/>
                                      <w:sz w:val="80"/>
                                      <w:szCs w:val="80"/>
                                    </w:rPr>
                                  </w:pPr>
                                  <w:r w:rsidRPr="007D7508">
                                    <w:rPr>
                                      <w:color w:val="FFFFFF" w:themeColor="background1"/>
                                      <w:sz w:val="80"/>
                                      <w:szCs w:val="80"/>
                                    </w:rPr>
                                    <w:t>TOWER LOAD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652F2A" id="_x0000_t202" coordsize="21600,21600" o:spt="202" path="m,l,21600r21600,l21600,xe">
                      <v:stroke joinstyle="miter"/>
                      <v:path gradientshapeok="t" o:connecttype="rect"/>
                    </v:shapetype>
                    <v:shape id="Text Box 8" o:spid="_x0000_s1026" type="#_x0000_t202" style="width:408.35pt;height: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" filled="f" stroked="f" strokeweight=".5pt">
                      <v:textbox>
                        <w:txbxContent>
                          <w:p w14:paraId="15622E3A" w14:textId="77777777" w:rsidR="00BC5DEE" w:rsidRPr="007D7508" w:rsidRDefault="00BC5DEE" w:rsidP="008B24AF">
                            <w:pPr>
                              <w:pStyle w:val="Title"/>
                              <w:rPr>
                                <w:color w:val="FFFFFF" w:themeColor="background1"/>
                                <w:sz w:val="80"/>
                                <w:szCs w:val="80"/>
                              </w:rPr>
                            </w:pPr>
                            <w:r w:rsidRPr="007D7508">
                              <w:rPr>
                                <w:color w:val="FFFFFF" w:themeColor="background1"/>
                                <w:sz w:val="80"/>
                                <w:szCs w:val="80"/>
                              </w:rPr>
                              <w:t>TOWER LOAD SYSTEM</w:t>
                            </w:r>
                          </w:p>
                        </w:txbxContent>
                      </v:textbox>
                      <w10:anchorlock/>
                    </v:shape>
                  </w:pict>
                </mc:Fallback>
              </mc:AlternateContent>
            </w:r>
            <w:r>
              <w:rPr>
                <w:noProof/>
              </w:rPr>
              <mc:AlternateContent>
                <mc:Choice Requires="wps">
                  <w:drawing>
                    <wp:inline distT="0" distB="0" distL="0" distR="0" wp14:anchorId="7BCABE38" wp14:editId="2BF063A7">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372A1A44" w14:textId="77777777" w:rsidR="00BC5DEE" w:rsidRPr="007D7508" w:rsidRDefault="00BC5DEE" w:rsidP="001C13C6">
                                  <w:pPr>
                                    <w:pStyle w:val="Subtitle"/>
                                    <w:jc w:val="center"/>
                                    <w:rPr>
                                      <w:color w:val="FFFFFF" w:themeColor="background1"/>
                                    </w:rPr>
                                  </w:pPr>
                                  <w:r w:rsidRPr="007D7508">
                                    <w:rPr>
                                      <w:color w:val="FFFFFF" w:themeColor="background1"/>
                                    </w:rPr>
                                    <w:t>Analytical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CABE38"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372A1A44" w14:textId="77777777" w:rsidR="00BC5DEE" w:rsidRPr="007D7508" w:rsidRDefault="00BC5DEE" w:rsidP="001C13C6">
                            <w:pPr>
                              <w:pStyle w:val="Subtitle"/>
                              <w:jc w:val="center"/>
                              <w:rPr>
                                <w:color w:val="FFFFFF" w:themeColor="background1"/>
                              </w:rPr>
                            </w:pPr>
                            <w:r w:rsidRPr="007D7508">
                              <w:rPr>
                                <w:color w:val="FFFFFF" w:themeColor="background1"/>
                              </w:rPr>
                              <w:t>Analytical Study</w:t>
                            </w:r>
                          </w:p>
                        </w:txbxContent>
                      </v:textbox>
                      <w10:anchorlock/>
                    </v:shape>
                  </w:pict>
                </mc:Fallback>
              </mc:AlternateContent>
            </w:r>
          </w:p>
          <w:p w14:paraId="520D0630" w14:textId="77777777" w:rsidR="004B7E44" w:rsidRDefault="001C13C6" w:rsidP="004B7E44">
            <w:pPr>
              <w:rPr>
                <w:noProof/>
              </w:rPr>
            </w:pPr>
            <w:r>
              <w:rPr>
                <w:noProof/>
              </w:rPr>
              <mc:AlternateContent>
                <mc:Choice Requires="wps">
                  <w:drawing>
                    <wp:anchor distT="0" distB="0" distL="114300" distR="114300" simplePos="0" relativeHeight="251664384" behindDoc="0" locked="0" layoutInCell="1" allowOverlap="1" wp14:anchorId="402BDA81" wp14:editId="6D6A62B9">
                      <wp:simplePos x="0" y="0"/>
                      <wp:positionH relativeFrom="column">
                        <wp:posOffset>1129030</wp:posOffset>
                      </wp:positionH>
                      <wp:positionV relativeFrom="paragraph">
                        <wp:posOffset>71120</wp:posOffset>
                      </wp:positionV>
                      <wp:extent cx="2690495" cy="506730"/>
                      <wp:effectExtent l="0" t="0" r="0" b="7620"/>
                      <wp:wrapNone/>
                      <wp:docPr id="19" name="Text Box 19"/>
                      <wp:cNvGraphicFramePr/>
                      <a:graphic xmlns:a="http://schemas.openxmlformats.org/drawingml/2006/main">
                        <a:graphicData uri="http://schemas.microsoft.com/office/word/2010/wordprocessingShape">
                          <wps:wsp>
                            <wps:cNvSpPr txBox="1"/>
                            <wps:spPr>
                              <a:xfrm>
                                <a:off x="0" y="0"/>
                                <a:ext cx="2690495" cy="506730"/>
                              </a:xfrm>
                              <a:prstGeom prst="rect">
                                <a:avLst/>
                              </a:prstGeom>
                              <a:noFill/>
                              <a:ln w="6350">
                                <a:noFill/>
                              </a:ln>
                            </wps:spPr>
                            <wps:txbx>
                              <w:txbxContent>
                                <w:p w14:paraId="260C56E6" w14:textId="3996CD36" w:rsidR="00BC5DEE" w:rsidRPr="007D7508" w:rsidRDefault="00BC5DEE" w:rsidP="00E15FA1">
                                  <w:pPr>
                                    <w:jc w:val="center"/>
                                    <w:rPr>
                                      <w:color w:val="FFFFFF" w:themeColor="background1"/>
                                      <w:sz w:val="48"/>
                                      <w:szCs w:val="40"/>
                                    </w:rPr>
                                  </w:pPr>
                                  <w:r w:rsidRPr="007D7508">
                                    <w:rPr>
                                      <w:rFonts w:asciiTheme="minorBidi" w:hAnsiTheme="minorBidi"/>
                                      <w:color w:val="FFFFFF" w:themeColor="background1"/>
                                    </w:rPr>
                                    <w:t>Revision</w:t>
                                  </w:r>
                                  <w:r w:rsidRPr="007D7508">
                                    <w:rPr>
                                      <w:rFonts w:asciiTheme="minorBidi" w:hAnsiTheme="minorBidi"/>
                                      <w:color w:val="FFFFFF" w:themeColor="background1"/>
                                      <w:spacing w:val="-7"/>
                                    </w:rPr>
                                    <w:t>:</w:t>
                                  </w:r>
                                  <w:r w:rsidRPr="007D7508">
                                    <w:rPr>
                                      <w:rFonts w:asciiTheme="minorBidi" w:hAnsiTheme="minorBidi"/>
                                      <w:color w:val="FFFFFF" w:themeColor="background1"/>
                                      <w:spacing w:val="-6"/>
                                    </w:rPr>
                                    <w:t xml:space="preserve"> </w:t>
                                  </w:r>
                                  <w:r w:rsidRPr="007D7508">
                                    <w:rPr>
                                      <w:rFonts w:asciiTheme="minorBidi" w:hAnsiTheme="minorBidi"/>
                                      <w:color w:val="FFFFFF" w:themeColor="background1"/>
                                    </w:rPr>
                                    <w:t>1.0</w:t>
                                  </w:r>
                                  <w:r w:rsidRPr="007D7508">
                                    <w:rPr>
                                      <w:rFonts w:asciiTheme="minorBidi" w:hAnsiTheme="minorBidi"/>
                                      <w:color w:val="FFFFFF" w:themeColor="background1"/>
                                      <w:spacing w:val="-6"/>
                                    </w:rPr>
                                    <w:t xml:space="preserve"> </w:t>
                                  </w:r>
                                  <w:r w:rsidRPr="007D7508">
                                    <w:rPr>
                                      <w:rFonts w:asciiTheme="minorBidi" w:hAnsiTheme="minorBidi"/>
                                      <w:color w:val="FFFFFF" w:themeColor="background1"/>
                                    </w:rPr>
                                    <w:t>–</w:t>
                                  </w:r>
                                  <w:r w:rsidRPr="007D7508">
                                    <w:rPr>
                                      <w:rFonts w:asciiTheme="minorBidi" w:hAnsiTheme="minorBidi"/>
                                      <w:color w:val="FFFFFF" w:themeColor="background1"/>
                                      <w:spacing w:val="-5"/>
                                    </w:rPr>
                                    <w:t xml:space="preserve"> </w:t>
                                  </w:r>
                                  <w:r w:rsidRPr="007D7508">
                                    <w:rPr>
                                      <w:rFonts w:asciiTheme="minorBidi" w:hAnsiTheme="minorBidi"/>
                                      <w:color w:val="FFFFFF" w:themeColor="background1"/>
                                    </w:rPr>
                                    <w:t>Date</w:t>
                                  </w:r>
                                  <w:r w:rsidRPr="007D7508">
                                    <w:rPr>
                                      <w:rFonts w:asciiTheme="minorBidi" w:hAnsiTheme="minorBidi"/>
                                      <w:color w:val="FFFFFF" w:themeColor="background1"/>
                                      <w:spacing w:val="-5"/>
                                    </w:rPr>
                                    <w:t xml:space="preserve"> </w:t>
                                  </w:r>
                                  <w:r>
                                    <w:rPr>
                                      <w:rFonts w:asciiTheme="minorBidi" w:hAnsiTheme="minorBidi"/>
                                      <w:color w:val="FFFFFF" w:themeColor="background1"/>
                                    </w:rPr>
                                    <w:t>26</w:t>
                                  </w:r>
                                  <w:r w:rsidRPr="007D7508">
                                    <w:rPr>
                                      <w:rFonts w:asciiTheme="minorBidi" w:hAnsiTheme="minorBidi"/>
                                      <w:color w:val="FFFFFF" w:themeColor="background1"/>
                                    </w:rPr>
                                    <w:t>/</w:t>
                                  </w:r>
                                  <w:r>
                                    <w:rPr>
                                      <w:rFonts w:asciiTheme="minorBidi" w:hAnsiTheme="minorBidi"/>
                                      <w:color w:val="FFFFFF" w:themeColor="background1"/>
                                    </w:rPr>
                                    <w:t>12</w:t>
                                  </w:r>
                                  <w:r w:rsidRPr="007D7508">
                                    <w:rPr>
                                      <w:rFonts w:asciiTheme="minorBidi" w:hAnsiTheme="minorBidi"/>
                                      <w:color w:val="FFFFFF" w:themeColor="background1"/>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BDA81" id="Text Box 19" o:spid="_x0000_s1028" type="#_x0000_t202" style="position:absolute;margin-left:88.9pt;margin-top:5.6pt;width:211.85pt;height:3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" filled="f" stroked="f" strokeweight=".5pt">
                      <v:textbox>
                        <w:txbxContent>
                          <w:p w14:paraId="260C56E6" w14:textId="3996CD36" w:rsidR="00BC5DEE" w:rsidRPr="007D7508" w:rsidRDefault="00BC5DEE" w:rsidP="00E15FA1">
                            <w:pPr>
                              <w:jc w:val="center"/>
                              <w:rPr>
                                <w:color w:val="FFFFFF" w:themeColor="background1"/>
                                <w:sz w:val="48"/>
                                <w:szCs w:val="40"/>
                              </w:rPr>
                            </w:pPr>
                            <w:r w:rsidRPr="007D7508">
                              <w:rPr>
                                <w:rFonts w:asciiTheme="minorBidi" w:hAnsiTheme="minorBidi"/>
                                <w:color w:val="FFFFFF" w:themeColor="background1"/>
                              </w:rPr>
                              <w:t>Revision</w:t>
                            </w:r>
                            <w:r w:rsidRPr="007D7508">
                              <w:rPr>
                                <w:rFonts w:asciiTheme="minorBidi" w:hAnsiTheme="minorBidi"/>
                                <w:color w:val="FFFFFF" w:themeColor="background1"/>
                                <w:spacing w:val="-7"/>
                              </w:rPr>
                              <w:t>:</w:t>
                            </w:r>
                            <w:r w:rsidRPr="007D7508">
                              <w:rPr>
                                <w:rFonts w:asciiTheme="minorBidi" w:hAnsiTheme="minorBidi"/>
                                <w:color w:val="FFFFFF" w:themeColor="background1"/>
                                <w:spacing w:val="-6"/>
                              </w:rPr>
                              <w:t xml:space="preserve"> </w:t>
                            </w:r>
                            <w:r w:rsidRPr="007D7508">
                              <w:rPr>
                                <w:rFonts w:asciiTheme="minorBidi" w:hAnsiTheme="minorBidi"/>
                                <w:color w:val="FFFFFF" w:themeColor="background1"/>
                              </w:rPr>
                              <w:t>1.0</w:t>
                            </w:r>
                            <w:r w:rsidRPr="007D7508">
                              <w:rPr>
                                <w:rFonts w:asciiTheme="minorBidi" w:hAnsiTheme="minorBidi"/>
                                <w:color w:val="FFFFFF" w:themeColor="background1"/>
                                <w:spacing w:val="-6"/>
                              </w:rPr>
                              <w:t xml:space="preserve"> </w:t>
                            </w:r>
                            <w:r w:rsidRPr="007D7508">
                              <w:rPr>
                                <w:rFonts w:asciiTheme="minorBidi" w:hAnsiTheme="minorBidi"/>
                                <w:color w:val="FFFFFF" w:themeColor="background1"/>
                              </w:rPr>
                              <w:t>–</w:t>
                            </w:r>
                            <w:r w:rsidRPr="007D7508">
                              <w:rPr>
                                <w:rFonts w:asciiTheme="minorBidi" w:hAnsiTheme="minorBidi"/>
                                <w:color w:val="FFFFFF" w:themeColor="background1"/>
                                <w:spacing w:val="-5"/>
                              </w:rPr>
                              <w:t xml:space="preserve"> </w:t>
                            </w:r>
                            <w:r w:rsidRPr="007D7508">
                              <w:rPr>
                                <w:rFonts w:asciiTheme="minorBidi" w:hAnsiTheme="minorBidi"/>
                                <w:color w:val="FFFFFF" w:themeColor="background1"/>
                              </w:rPr>
                              <w:t>Date</w:t>
                            </w:r>
                            <w:r w:rsidRPr="007D7508">
                              <w:rPr>
                                <w:rFonts w:asciiTheme="minorBidi" w:hAnsiTheme="minorBidi"/>
                                <w:color w:val="FFFFFF" w:themeColor="background1"/>
                                <w:spacing w:val="-5"/>
                              </w:rPr>
                              <w:t xml:space="preserve"> </w:t>
                            </w:r>
                            <w:r>
                              <w:rPr>
                                <w:rFonts w:asciiTheme="minorBidi" w:hAnsiTheme="minorBidi"/>
                                <w:color w:val="FFFFFF" w:themeColor="background1"/>
                              </w:rPr>
                              <w:t>26</w:t>
                            </w:r>
                            <w:r w:rsidRPr="007D7508">
                              <w:rPr>
                                <w:rFonts w:asciiTheme="minorBidi" w:hAnsiTheme="minorBidi"/>
                                <w:color w:val="FFFFFF" w:themeColor="background1"/>
                              </w:rPr>
                              <w:t>/</w:t>
                            </w:r>
                            <w:r>
                              <w:rPr>
                                <w:rFonts w:asciiTheme="minorBidi" w:hAnsiTheme="minorBidi"/>
                                <w:color w:val="FFFFFF" w:themeColor="background1"/>
                              </w:rPr>
                              <w:t>12</w:t>
                            </w:r>
                            <w:r w:rsidRPr="007D7508">
                              <w:rPr>
                                <w:rFonts w:asciiTheme="minorBidi" w:hAnsiTheme="minorBidi"/>
                                <w:color w:val="FFFFFF" w:themeColor="background1"/>
                              </w:rPr>
                              <w:t>/2021</w:t>
                            </w:r>
                          </w:p>
                        </w:txbxContent>
                      </v:textbox>
                    </v:shape>
                  </w:pict>
                </mc:Fallback>
              </mc:AlternateContent>
            </w:r>
          </w:p>
        </w:tc>
      </w:tr>
    </w:tbl>
    <w:p w14:paraId="7227223E" w14:textId="548F0721" w:rsidR="004B7E44" w:rsidRDefault="004F6A5F" w:rsidP="004B7E44">
      <w:r>
        <w:rPr>
          <w:noProof/>
        </w:rPr>
        <w:drawing>
          <wp:anchor distT="0" distB="0" distL="114300" distR="114300" simplePos="0" relativeHeight="251658240" behindDoc="1" locked="0" layoutInCell="1" allowOverlap="1" wp14:anchorId="255A4793" wp14:editId="3C56E04C">
            <wp:simplePos x="0" y="0"/>
            <wp:positionH relativeFrom="margin">
              <wp:posOffset>-4861560</wp:posOffset>
            </wp:positionH>
            <wp:positionV relativeFrom="page">
              <wp:align>top</wp:align>
            </wp:positionV>
            <wp:extent cx="12905740" cy="100761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a:extLst>
                        <a:ext uri="{28A0092B-C50C-407E-A947-70E740481C1C}">
                          <a14:useLocalDpi xmlns:a14="http://schemas.microsoft.com/office/drawing/2010/main" val="0"/>
                        </a:ext>
                      </a:extLst>
                    </a:blip>
                    <a:stretch>
                      <a:fillRect/>
                    </a:stretch>
                  </pic:blipFill>
                  <pic:spPr>
                    <a:xfrm flipH="1">
                      <a:off x="0" y="0"/>
                      <a:ext cx="12905740" cy="10076180"/>
                    </a:xfrm>
                    <a:prstGeom prst="rect">
                      <a:avLst/>
                    </a:prstGeom>
                  </pic:spPr>
                </pic:pic>
              </a:graphicData>
            </a:graphic>
            <wp14:sizeRelH relativeFrom="margin">
              <wp14:pctWidth>0</wp14:pctWidth>
            </wp14:sizeRelH>
            <wp14:sizeRelV relativeFrom="margin">
              <wp14:pctHeight>0</wp14:pctHeight>
            </wp14:sizeRelV>
          </wp:anchor>
        </w:drawing>
      </w:r>
    </w:p>
    <w:p w14:paraId="586F93BD" w14:textId="3223969A" w:rsidR="005E0C28" w:rsidRPr="00FD2FFD" w:rsidRDefault="0083694D" w:rsidP="00FD2FFD">
      <w:pPr>
        <w:spacing w:after="200"/>
      </w:pPr>
      <w:r>
        <w:rPr>
          <w:noProof/>
        </w:rPr>
        <mc:AlternateContent>
          <mc:Choice Requires="wps">
            <w:drawing>
              <wp:anchor distT="0" distB="0" distL="114300" distR="114300" simplePos="0" relativeHeight="251662336" behindDoc="0" locked="0" layoutInCell="1" allowOverlap="1" wp14:anchorId="12391477" wp14:editId="32D2CE81">
                <wp:simplePos x="0" y="0"/>
                <wp:positionH relativeFrom="column">
                  <wp:posOffset>-404949</wp:posOffset>
                </wp:positionH>
                <wp:positionV relativeFrom="paragraph">
                  <wp:posOffset>8873671</wp:posOffset>
                </wp:positionV>
                <wp:extent cx="4323806" cy="321038"/>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4323806" cy="321038"/>
                        </a:xfrm>
                        <a:prstGeom prst="rect">
                          <a:avLst/>
                        </a:prstGeom>
                        <a:noFill/>
                        <a:ln w="6350">
                          <a:noFill/>
                        </a:ln>
                      </wps:spPr>
                      <wps:txbx>
                        <w:txbxContent>
                          <w:p w14:paraId="239A48BB" w14:textId="77777777" w:rsidR="00BC5DEE" w:rsidRPr="00AB4BEC" w:rsidRDefault="00BC5DEE">
                            <w:pPr>
                              <w:rPr>
                                <w:rFonts w:ascii="Arial" w:hAnsi="Arial" w:cs="Arial"/>
                                <w:color w:val="1D1C47" w:themeColor="text2" w:themeShade="BF"/>
                                <w:sz w:val="32"/>
                                <w:szCs w:val="24"/>
                              </w:rPr>
                            </w:pPr>
                            <w:r w:rsidRPr="00AB4BEC">
                              <w:rPr>
                                <w:rFonts w:ascii="Arial" w:hAnsi="Arial" w:cs="Arial"/>
                                <w:color w:val="1D1C47" w:themeColor="text2" w:themeShade="BF"/>
                                <w:sz w:val="32"/>
                                <w:szCs w:val="24"/>
                              </w:rPr>
                              <w:t>Information Consultancies &amp;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391477" id="Text Box 18" o:spid="_x0000_s1029" type="#_x0000_t202" style="position:absolute;margin-left:-31.9pt;margin-top:698.7pt;width:340.45pt;height:25.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" filled="f" stroked="f" strokeweight=".5pt">
                <v:textbox>
                  <w:txbxContent>
                    <w:p w14:paraId="239A48BB" w14:textId="77777777" w:rsidR="00BC5DEE" w:rsidRPr="00AB4BEC" w:rsidRDefault="00BC5DEE">
                      <w:pPr>
                        <w:rPr>
                          <w:rFonts w:ascii="Arial" w:hAnsi="Arial" w:cs="Arial"/>
                          <w:color w:val="1D1C47" w:themeColor="text2" w:themeShade="BF"/>
                          <w:sz w:val="32"/>
                          <w:szCs w:val="24"/>
                        </w:rPr>
                      </w:pPr>
                      <w:r w:rsidRPr="00AB4BEC">
                        <w:rPr>
                          <w:rFonts w:ascii="Arial" w:hAnsi="Arial" w:cs="Arial"/>
                          <w:color w:val="1D1C47" w:themeColor="text2" w:themeShade="BF"/>
                          <w:sz w:val="32"/>
                          <w:szCs w:val="24"/>
                        </w:rPr>
                        <w:t>Information Consultancies &amp; Installation</w:t>
                      </w:r>
                    </w:p>
                  </w:txbxContent>
                </v:textbox>
              </v:shape>
            </w:pict>
          </mc:Fallback>
        </mc:AlternateContent>
      </w:r>
      <w:r w:rsidR="00FE1A1B" w:rsidRPr="00FE1A1B">
        <w:rPr>
          <w:noProof/>
        </w:rPr>
        <w:drawing>
          <wp:anchor distT="0" distB="0" distL="114300" distR="114300" simplePos="0" relativeHeight="251661312" behindDoc="0" locked="0" layoutInCell="1" allowOverlap="1" wp14:anchorId="5C490A52" wp14:editId="791DD55C">
            <wp:simplePos x="0" y="0"/>
            <wp:positionH relativeFrom="column">
              <wp:posOffset>-300627</wp:posOffset>
            </wp:positionH>
            <wp:positionV relativeFrom="paragraph">
              <wp:posOffset>8238671</wp:posOffset>
            </wp:positionV>
            <wp:extent cx="1501775" cy="671195"/>
            <wp:effectExtent l="0" t="0" r="0" b="0"/>
            <wp:wrapThrough wrapText="bothSides">
              <wp:wrapPolygon edited="0">
                <wp:start x="1370" y="0"/>
                <wp:lineTo x="822" y="4904"/>
                <wp:lineTo x="548" y="19005"/>
                <wp:lineTo x="20276" y="19005"/>
                <wp:lineTo x="20550" y="17779"/>
                <wp:lineTo x="19454" y="0"/>
                <wp:lineTo x="1370" y="0"/>
              </wp:wrapPolygon>
            </wp:wrapThrough>
            <wp:docPr id="16" name="Picture 16" descr="C:\Users\MarwaA\Downloads\ICI-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waA\Downloads\ICI-removebg-pre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1775" cy="67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E44">
        <w:br w:type="page"/>
      </w:r>
    </w:p>
    <w:sdt>
      <w:sdtPr>
        <w:rPr>
          <w:rFonts w:ascii="Calibri" w:eastAsiaTheme="minorEastAsia" w:hAnsi="Calibri" w:cstheme="minorBidi"/>
          <w:color w:val="4D5154" w:themeColor="text1" w:themeTint="BF"/>
          <w:sz w:val="24"/>
          <w:szCs w:val="22"/>
        </w:rPr>
        <w:id w:val="-1219587570"/>
        <w:docPartObj>
          <w:docPartGallery w:val="Table of Contents"/>
          <w:docPartUnique/>
        </w:docPartObj>
      </w:sdtPr>
      <w:sdtEndPr>
        <w:rPr>
          <w:b/>
          <w:bCs/>
          <w:noProof/>
        </w:rPr>
      </w:sdtEndPr>
      <w:sdtContent>
        <w:p w14:paraId="4B838D34" w14:textId="3D1EA4DE" w:rsidR="005E0C28" w:rsidRDefault="005E0C28">
          <w:pPr>
            <w:pStyle w:val="TOCHeading"/>
          </w:pPr>
          <w:r>
            <w:t>Contents</w:t>
          </w:r>
        </w:p>
        <w:p w14:paraId="431A8A7A" w14:textId="6A6E300B" w:rsidR="001A0331" w:rsidRDefault="005E0C28">
          <w:pPr>
            <w:pStyle w:val="TOC2"/>
            <w:rPr>
              <w:rFonts w:asciiTheme="minorHAnsi" w:hAnsiTheme="minorHAnsi"/>
              <w:noProof/>
              <w:color w:val="auto"/>
              <w:sz w:val="22"/>
            </w:rPr>
          </w:pPr>
          <w:r>
            <w:fldChar w:fldCharType="begin"/>
          </w:r>
          <w:r>
            <w:instrText xml:space="preserve"> TOC \o "1-3" \h \z \u </w:instrText>
          </w:r>
          <w:r>
            <w:fldChar w:fldCharType="separate"/>
          </w:r>
          <w:hyperlink w:anchor="_Toc91510347" w:history="1">
            <w:r w:rsidR="001A0331" w:rsidRPr="0012225E">
              <w:rPr>
                <w:rStyle w:val="Hyperlink"/>
                <w:bCs/>
                <w:noProof/>
                <w14:textOutline w14:w="0" w14:cap="flat" w14:cmpd="sng" w14:algn="ctr">
                  <w14:noFill/>
                  <w14:prstDash w14:val="solid"/>
                  <w14:round/>
                </w14:textOutline>
                <w14:props3d w14:extrusionH="57150" w14:contourW="0" w14:prstMaterial="softEdge">
                  <w14:bevelT w14:w="25400" w14:h="38100" w14:prst="circle"/>
                </w14:props3d>
              </w:rPr>
              <w:t>Workflow Management Module</w:t>
            </w:r>
            <w:r w:rsidR="001A0331">
              <w:rPr>
                <w:noProof/>
                <w:webHidden/>
              </w:rPr>
              <w:tab/>
            </w:r>
            <w:r w:rsidR="001A0331">
              <w:rPr>
                <w:noProof/>
                <w:webHidden/>
              </w:rPr>
              <w:fldChar w:fldCharType="begin"/>
            </w:r>
            <w:r w:rsidR="001A0331">
              <w:rPr>
                <w:noProof/>
                <w:webHidden/>
              </w:rPr>
              <w:instrText xml:space="preserve"> PAGEREF _Toc91510347 \h </w:instrText>
            </w:r>
            <w:r w:rsidR="001A0331">
              <w:rPr>
                <w:noProof/>
                <w:webHidden/>
              </w:rPr>
            </w:r>
            <w:r w:rsidR="001A0331">
              <w:rPr>
                <w:noProof/>
                <w:webHidden/>
              </w:rPr>
              <w:fldChar w:fldCharType="separate"/>
            </w:r>
            <w:r w:rsidR="0062550A">
              <w:rPr>
                <w:noProof/>
                <w:webHidden/>
              </w:rPr>
              <w:t>3</w:t>
            </w:r>
            <w:r w:rsidR="001A0331">
              <w:rPr>
                <w:noProof/>
                <w:webHidden/>
              </w:rPr>
              <w:fldChar w:fldCharType="end"/>
            </w:r>
          </w:hyperlink>
        </w:p>
        <w:p w14:paraId="6C3F3758" w14:textId="52162134" w:rsidR="001A0331" w:rsidRDefault="0062550A">
          <w:pPr>
            <w:pStyle w:val="TOC3"/>
            <w:tabs>
              <w:tab w:val="right" w:leader="dot" w:pos="9926"/>
            </w:tabs>
            <w:rPr>
              <w:rFonts w:asciiTheme="minorHAnsi" w:hAnsiTheme="minorHAnsi"/>
              <w:noProof/>
              <w:color w:val="auto"/>
              <w:sz w:val="22"/>
            </w:rPr>
          </w:pPr>
          <w:hyperlink w:anchor="_Toc91510348" w:history="1">
            <w:r w:rsidR="001A0331" w:rsidRPr="0012225E">
              <w:rPr>
                <w:rStyle w:val="Hyperlink"/>
                <w:noProof/>
              </w:rPr>
              <w:t>Purpose of Module</w:t>
            </w:r>
            <w:r w:rsidR="001A0331">
              <w:rPr>
                <w:noProof/>
                <w:webHidden/>
              </w:rPr>
              <w:tab/>
            </w:r>
            <w:r w:rsidR="001A0331">
              <w:rPr>
                <w:noProof/>
                <w:webHidden/>
              </w:rPr>
              <w:fldChar w:fldCharType="begin"/>
            </w:r>
            <w:r w:rsidR="001A0331">
              <w:rPr>
                <w:noProof/>
                <w:webHidden/>
              </w:rPr>
              <w:instrText xml:space="preserve"> PAGEREF _Toc91510348 \h </w:instrText>
            </w:r>
            <w:r w:rsidR="001A0331">
              <w:rPr>
                <w:noProof/>
                <w:webHidden/>
              </w:rPr>
            </w:r>
            <w:r w:rsidR="001A0331">
              <w:rPr>
                <w:noProof/>
                <w:webHidden/>
              </w:rPr>
              <w:fldChar w:fldCharType="separate"/>
            </w:r>
            <w:r>
              <w:rPr>
                <w:noProof/>
                <w:webHidden/>
              </w:rPr>
              <w:t>3</w:t>
            </w:r>
            <w:r w:rsidR="001A0331">
              <w:rPr>
                <w:noProof/>
                <w:webHidden/>
              </w:rPr>
              <w:fldChar w:fldCharType="end"/>
            </w:r>
          </w:hyperlink>
        </w:p>
        <w:p w14:paraId="503B20AE" w14:textId="6CDF7C08" w:rsidR="001A0331" w:rsidRDefault="0062550A">
          <w:pPr>
            <w:pStyle w:val="TOC3"/>
            <w:tabs>
              <w:tab w:val="right" w:leader="dot" w:pos="9926"/>
            </w:tabs>
            <w:rPr>
              <w:rFonts w:asciiTheme="minorHAnsi" w:hAnsiTheme="minorHAnsi"/>
              <w:noProof/>
              <w:color w:val="auto"/>
              <w:sz w:val="22"/>
            </w:rPr>
          </w:pPr>
          <w:hyperlink w:anchor="_Toc91510349" w:history="1">
            <w:r w:rsidR="001A0331" w:rsidRPr="0012225E">
              <w:rPr>
                <w:rStyle w:val="Hyperlink"/>
                <w:noProof/>
              </w:rPr>
              <w:t>Brief Description</w:t>
            </w:r>
            <w:r w:rsidR="001A0331">
              <w:rPr>
                <w:noProof/>
                <w:webHidden/>
              </w:rPr>
              <w:tab/>
            </w:r>
            <w:r w:rsidR="001A0331">
              <w:rPr>
                <w:noProof/>
                <w:webHidden/>
              </w:rPr>
              <w:fldChar w:fldCharType="begin"/>
            </w:r>
            <w:r w:rsidR="001A0331">
              <w:rPr>
                <w:noProof/>
                <w:webHidden/>
              </w:rPr>
              <w:instrText xml:space="preserve"> PAGEREF _Toc91510349 \h </w:instrText>
            </w:r>
            <w:r w:rsidR="001A0331">
              <w:rPr>
                <w:noProof/>
                <w:webHidden/>
              </w:rPr>
            </w:r>
            <w:r w:rsidR="001A0331">
              <w:rPr>
                <w:noProof/>
                <w:webHidden/>
              </w:rPr>
              <w:fldChar w:fldCharType="separate"/>
            </w:r>
            <w:r>
              <w:rPr>
                <w:noProof/>
                <w:webHidden/>
              </w:rPr>
              <w:t>3</w:t>
            </w:r>
            <w:r w:rsidR="001A0331">
              <w:rPr>
                <w:noProof/>
                <w:webHidden/>
              </w:rPr>
              <w:fldChar w:fldCharType="end"/>
            </w:r>
          </w:hyperlink>
        </w:p>
        <w:p w14:paraId="07619AD7" w14:textId="066302DB" w:rsidR="001A0331" w:rsidRDefault="0062550A">
          <w:pPr>
            <w:pStyle w:val="TOC3"/>
            <w:tabs>
              <w:tab w:val="right" w:leader="dot" w:pos="9926"/>
            </w:tabs>
            <w:rPr>
              <w:rFonts w:asciiTheme="minorHAnsi" w:hAnsiTheme="minorHAnsi"/>
              <w:noProof/>
              <w:color w:val="auto"/>
              <w:sz w:val="22"/>
            </w:rPr>
          </w:pPr>
          <w:hyperlink w:anchor="_Toc91510350" w:history="1">
            <w:r w:rsidR="001A0331" w:rsidRPr="0012225E">
              <w:rPr>
                <w:rStyle w:val="Hyperlink"/>
                <w:bCs/>
                <w:noProof/>
              </w:rPr>
              <w:t>Analysis Models &amp; Use Cases</w:t>
            </w:r>
            <w:r w:rsidR="001A0331">
              <w:rPr>
                <w:noProof/>
                <w:webHidden/>
              </w:rPr>
              <w:tab/>
            </w:r>
            <w:r w:rsidR="001A0331">
              <w:rPr>
                <w:noProof/>
                <w:webHidden/>
              </w:rPr>
              <w:fldChar w:fldCharType="begin"/>
            </w:r>
            <w:r w:rsidR="001A0331">
              <w:rPr>
                <w:noProof/>
                <w:webHidden/>
              </w:rPr>
              <w:instrText xml:space="preserve"> PAGEREF _Toc91510350 \h </w:instrText>
            </w:r>
            <w:r w:rsidR="001A0331">
              <w:rPr>
                <w:noProof/>
                <w:webHidden/>
              </w:rPr>
            </w:r>
            <w:r w:rsidR="001A0331">
              <w:rPr>
                <w:noProof/>
                <w:webHidden/>
              </w:rPr>
              <w:fldChar w:fldCharType="separate"/>
            </w:r>
            <w:r>
              <w:rPr>
                <w:noProof/>
                <w:webHidden/>
              </w:rPr>
              <w:t>3</w:t>
            </w:r>
            <w:r w:rsidR="001A0331">
              <w:rPr>
                <w:noProof/>
                <w:webHidden/>
              </w:rPr>
              <w:fldChar w:fldCharType="end"/>
            </w:r>
          </w:hyperlink>
        </w:p>
        <w:p w14:paraId="467DE599" w14:textId="58B1153D" w:rsidR="001A0331" w:rsidRDefault="0062550A">
          <w:pPr>
            <w:pStyle w:val="TOC2"/>
            <w:rPr>
              <w:rFonts w:asciiTheme="minorHAnsi" w:hAnsiTheme="minorHAnsi"/>
              <w:noProof/>
              <w:color w:val="auto"/>
              <w:sz w:val="22"/>
            </w:rPr>
          </w:pPr>
          <w:hyperlink w:anchor="_Toc91510351" w:history="1">
            <w:r w:rsidR="001A0331" w:rsidRPr="0012225E">
              <w:rPr>
                <w:rStyle w:val="Hyperlink"/>
                <w:bCs/>
                <w:noProof/>
                <w14:textOutline w14:w="0" w14:cap="flat" w14:cmpd="sng" w14:algn="ctr">
                  <w14:noFill/>
                  <w14:prstDash w14:val="solid"/>
                  <w14:round/>
                </w14:textOutline>
                <w14:props3d w14:extrusionH="57150" w14:contourW="0" w14:prstMaterial="softEdge">
                  <w14:bevelT w14:w="25400" w14:h="38100" w14:prst="circle"/>
                </w14:props3d>
              </w:rPr>
              <w:t>Request Management Module</w:t>
            </w:r>
            <w:r w:rsidR="001A0331">
              <w:rPr>
                <w:noProof/>
                <w:webHidden/>
              </w:rPr>
              <w:tab/>
            </w:r>
            <w:r w:rsidR="001A0331">
              <w:rPr>
                <w:noProof/>
                <w:webHidden/>
              </w:rPr>
              <w:fldChar w:fldCharType="begin"/>
            </w:r>
            <w:r w:rsidR="001A0331">
              <w:rPr>
                <w:noProof/>
                <w:webHidden/>
              </w:rPr>
              <w:instrText xml:space="preserve"> PAGEREF _Toc91510351 \h </w:instrText>
            </w:r>
            <w:r w:rsidR="001A0331">
              <w:rPr>
                <w:noProof/>
                <w:webHidden/>
              </w:rPr>
            </w:r>
            <w:r w:rsidR="001A0331">
              <w:rPr>
                <w:noProof/>
                <w:webHidden/>
              </w:rPr>
              <w:fldChar w:fldCharType="separate"/>
            </w:r>
            <w:r>
              <w:rPr>
                <w:noProof/>
                <w:webHidden/>
              </w:rPr>
              <w:t>3</w:t>
            </w:r>
            <w:r w:rsidR="001A0331">
              <w:rPr>
                <w:noProof/>
                <w:webHidden/>
              </w:rPr>
              <w:fldChar w:fldCharType="end"/>
            </w:r>
          </w:hyperlink>
        </w:p>
        <w:p w14:paraId="66DE00F6" w14:textId="42FD5581" w:rsidR="001A0331" w:rsidRDefault="0062550A">
          <w:pPr>
            <w:pStyle w:val="TOC3"/>
            <w:tabs>
              <w:tab w:val="right" w:leader="dot" w:pos="9926"/>
            </w:tabs>
            <w:rPr>
              <w:rFonts w:asciiTheme="minorHAnsi" w:hAnsiTheme="minorHAnsi"/>
              <w:noProof/>
              <w:color w:val="auto"/>
              <w:sz w:val="22"/>
            </w:rPr>
          </w:pPr>
          <w:hyperlink w:anchor="_Toc91510352" w:history="1">
            <w:r w:rsidR="001A0331" w:rsidRPr="0012225E">
              <w:rPr>
                <w:rStyle w:val="Hyperlink"/>
                <w:noProof/>
              </w:rPr>
              <w:t>Purpose of Module</w:t>
            </w:r>
            <w:r w:rsidR="001A0331">
              <w:rPr>
                <w:noProof/>
                <w:webHidden/>
              </w:rPr>
              <w:tab/>
            </w:r>
            <w:r w:rsidR="001A0331">
              <w:rPr>
                <w:noProof/>
                <w:webHidden/>
              </w:rPr>
              <w:fldChar w:fldCharType="begin"/>
            </w:r>
            <w:r w:rsidR="001A0331">
              <w:rPr>
                <w:noProof/>
                <w:webHidden/>
              </w:rPr>
              <w:instrText xml:space="preserve"> PAGEREF _Toc91510352 \h </w:instrText>
            </w:r>
            <w:r w:rsidR="001A0331">
              <w:rPr>
                <w:noProof/>
                <w:webHidden/>
              </w:rPr>
            </w:r>
            <w:r w:rsidR="001A0331">
              <w:rPr>
                <w:noProof/>
                <w:webHidden/>
              </w:rPr>
              <w:fldChar w:fldCharType="separate"/>
            </w:r>
            <w:r>
              <w:rPr>
                <w:noProof/>
                <w:webHidden/>
              </w:rPr>
              <w:t>47</w:t>
            </w:r>
            <w:r w:rsidR="001A0331">
              <w:rPr>
                <w:noProof/>
                <w:webHidden/>
              </w:rPr>
              <w:fldChar w:fldCharType="end"/>
            </w:r>
          </w:hyperlink>
        </w:p>
        <w:p w14:paraId="6DD7CA29" w14:textId="48E7D777" w:rsidR="001A0331" w:rsidRDefault="0062550A">
          <w:pPr>
            <w:pStyle w:val="TOC3"/>
            <w:tabs>
              <w:tab w:val="right" w:leader="dot" w:pos="9926"/>
            </w:tabs>
            <w:rPr>
              <w:rFonts w:asciiTheme="minorHAnsi" w:hAnsiTheme="minorHAnsi"/>
              <w:noProof/>
              <w:color w:val="auto"/>
              <w:sz w:val="22"/>
            </w:rPr>
          </w:pPr>
          <w:hyperlink w:anchor="_Toc91510353" w:history="1">
            <w:r w:rsidR="001A0331" w:rsidRPr="0012225E">
              <w:rPr>
                <w:rStyle w:val="Hyperlink"/>
                <w:noProof/>
              </w:rPr>
              <w:t>Brief Description</w:t>
            </w:r>
            <w:r w:rsidR="001A0331">
              <w:rPr>
                <w:noProof/>
                <w:webHidden/>
              </w:rPr>
              <w:tab/>
            </w:r>
            <w:r w:rsidR="001A0331">
              <w:rPr>
                <w:noProof/>
                <w:webHidden/>
              </w:rPr>
              <w:fldChar w:fldCharType="begin"/>
            </w:r>
            <w:r w:rsidR="001A0331">
              <w:rPr>
                <w:noProof/>
                <w:webHidden/>
              </w:rPr>
              <w:instrText xml:space="preserve"> PAGEREF _Toc91510353 \h </w:instrText>
            </w:r>
            <w:r w:rsidR="001A0331">
              <w:rPr>
                <w:noProof/>
                <w:webHidden/>
              </w:rPr>
            </w:r>
            <w:r w:rsidR="001A0331">
              <w:rPr>
                <w:noProof/>
                <w:webHidden/>
              </w:rPr>
              <w:fldChar w:fldCharType="separate"/>
            </w:r>
            <w:r>
              <w:rPr>
                <w:noProof/>
                <w:webHidden/>
              </w:rPr>
              <w:t>47</w:t>
            </w:r>
            <w:r w:rsidR="001A0331">
              <w:rPr>
                <w:noProof/>
                <w:webHidden/>
              </w:rPr>
              <w:fldChar w:fldCharType="end"/>
            </w:r>
          </w:hyperlink>
        </w:p>
        <w:p w14:paraId="0A737D36" w14:textId="56E02475" w:rsidR="001A0331" w:rsidRDefault="0062550A">
          <w:pPr>
            <w:pStyle w:val="TOC3"/>
            <w:tabs>
              <w:tab w:val="right" w:leader="dot" w:pos="9926"/>
            </w:tabs>
            <w:rPr>
              <w:rFonts w:asciiTheme="minorHAnsi" w:hAnsiTheme="minorHAnsi"/>
              <w:noProof/>
              <w:color w:val="auto"/>
              <w:sz w:val="22"/>
            </w:rPr>
          </w:pPr>
          <w:hyperlink w:anchor="_Toc91510354" w:history="1">
            <w:r w:rsidR="001A0331" w:rsidRPr="0012225E">
              <w:rPr>
                <w:rStyle w:val="Hyperlink"/>
                <w:rFonts w:eastAsia="Calibri"/>
                <w:noProof/>
              </w:rPr>
              <w:t>Analysis Models &amp; Use Cases</w:t>
            </w:r>
            <w:r w:rsidR="001A0331">
              <w:rPr>
                <w:noProof/>
                <w:webHidden/>
              </w:rPr>
              <w:tab/>
            </w:r>
            <w:r w:rsidR="001A0331">
              <w:rPr>
                <w:noProof/>
                <w:webHidden/>
              </w:rPr>
              <w:fldChar w:fldCharType="begin"/>
            </w:r>
            <w:r w:rsidR="001A0331">
              <w:rPr>
                <w:noProof/>
                <w:webHidden/>
              </w:rPr>
              <w:instrText xml:space="preserve"> PAGEREF _Toc91510354 \h </w:instrText>
            </w:r>
            <w:r w:rsidR="001A0331">
              <w:rPr>
                <w:noProof/>
                <w:webHidden/>
              </w:rPr>
            </w:r>
            <w:r w:rsidR="001A0331">
              <w:rPr>
                <w:noProof/>
                <w:webHidden/>
              </w:rPr>
              <w:fldChar w:fldCharType="separate"/>
            </w:r>
            <w:r>
              <w:rPr>
                <w:noProof/>
                <w:webHidden/>
              </w:rPr>
              <w:t>47</w:t>
            </w:r>
            <w:r w:rsidR="001A0331">
              <w:rPr>
                <w:noProof/>
                <w:webHidden/>
              </w:rPr>
              <w:fldChar w:fldCharType="end"/>
            </w:r>
          </w:hyperlink>
        </w:p>
        <w:p w14:paraId="10CCF20A" w14:textId="3AB1691F" w:rsidR="005E0C28" w:rsidRDefault="005E0C28">
          <w:pPr>
            <w:rPr>
              <w:b/>
              <w:bCs/>
              <w:noProof/>
            </w:rPr>
          </w:pPr>
          <w:r>
            <w:rPr>
              <w:b/>
              <w:bCs/>
              <w:noProof/>
            </w:rPr>
            <w:fldChar w:fldCharType="end"/>
          </w:r>
        </w:p>
      </w:sdtContent>
    </w:sdt>
    <w:p w14:paraId="5A8FDB93" w14:textId="061E2F0A" w:rsidR="00AB33D8" w:rsidRPr="0040106C" w:rsidRDefault="0040106C">
      <w:pPr>
        <w:rPr>
          <w:rFonts w:asciiTheme="majorHAnsi" w:eastAsiaTheme="majorEastAsia" w:hAnsiTheme="majorHAnsi" w:cstheme="majorBidi"/>
          <w:color w:val="7A042E" w:themeColor="accent1" w:themeShade="BF"/>
          <w:sz w:val="32"/>
          <w:szCs w:val="32"/>
        </w:rPr>
      </w:pPr>
      <w:r w:rsidRPr="0040106C">
        <w:rPr>
          <w:rFonts w:asciiTheme="majorHAnsi" w:eastAsiaTheme="majorEastAsia" w:hAnsiTheme="majorHAnsi" w:cstheme="majorBidi"/>
          <w:color w:val="7A042E" w:themeColor="accent1" w:themeShade="BF"/>
          <w:sz w:val="32"/>
          <w:szCs w:val="32"/>
        </w:rPr>
        <w:t>Figures Table:</w:t>
      </w:r>
    </w:p>
    <w:p w14:paraId="5E090A3A" w14:textId="03F80E57" w:rsidR="00F26107" w:rsidRDefault="00CE5F0E">
      <w:pPr>
        <w:pStyle w:val="TableofFigures"/>
        <w:tabs>
          <w:tab w:val="right" w:leader="dot" w:pos="9926"/>
        </w:tabs>
        <w:rPr>
          <w:rFonts w:asciiTheme="minorHAnsi" w:hAnsiTheme="minorHAnsi"/>
          <w:noProof/>
          <w:color w:val="auto"/>
          <w:sz w:val="22"/>
        </w:rPr>
      </w:pPr>
      <w:r>
        <w:rPr>
          <w:rFonts w:eastAsia="Times New Roman" w:cs="Times New Roman"/>
          <w:b/>
          <w:sz w:val="32"/>
        </w:rPr>
        <w:fldChar w:fldCharType="begin"/>
      </w:r>
      <w:r>
        <w:rPr>
          <w:rFonts w:eastAsia="Times New Roman" w:cs="Times New Roman"/>
          <w:b/>
          <w:sz w:val="32"/>
        </w:rPr>
        <w:instrText xml:space="preserve"> TOC \h \z \c "Figure" </w:instrText>
      </w:r>
      <w:r>
        <w:rPr>
          <w:rFonts w:eastAsia="Times New Roman" w:cs="Times New Roman"/>
          <w:b/>
          <w:sz w:val="32"/>
        </w:rPr>
        <w:fldChar w:fldCharType="separate"/>
      </w:r>
      <w:hyperlink w:anchor="_Toc91511330" w:history="1">
        <w:r w:rsidR="00F26107" w:rsidRPr="000A2E25">
          <w:rPr>
            <w:rStyle w:val="Hyperlink"/>
            <w:noProof/>
          </w:rPr>
          <w:t>Figure 1- Workflow Template Management</w:t>
        </w:r>
        <w:r w:rsidR="00F26107">
          <w:rPr>
            <w:noProof/>
            <w:webHidden/>
          </w:rPr>
          <w:tab/>
        </w:r>
        <w:r w:rsidR="00F26107">
          <w:rPr>
            <w:noProof/>
            <w:webHidden/>
          </w:rPr>
          <w:fldChar w:fldCharType="begin"/>
        </w:r>
        <w:r w:rsidR="00F26107">
          <w:rPr>
            <w:noProof/>
            <w:webHidden/>
          </w:rPr>
          <w:instrText xml:space="preserve"> PAGEREF _Toc91511330 \h </w:instrText>
        </w:r>
        <w:r w:rsidR="00F26107">
          <w:rPr>
            <w:noProof/>
            <w:webHidden/>
          </w:rPr>
        </w:r>
        <w:r w:rsidR="00F26107">
          <w:rPr>
            <w:noProof/>
            <w:webHidden/>
          </w:rPr>
          <w:fldChar w:fldCharType="separate"/>
        </w:r>
        <w:r w:rsidR="0062550A">
          <w:rPr>
            <w:noProof/>
            <w:webHidden/>
          </w:rPr>
          <w:t>10</w:t>
        </w:r>
        <w:r w:rsidR="00F26107">
          <w:rPr>
            <w:noProof/>
            <w:webHidden/>
          </w:rPr>
          <w:fldChar w:fldCharType="end"/>
        </w:r>
      </w:hyperlink>
    </w:p>
    <w:p w14:paraId="1BDA37C7" w14:textId="7A427F42" w:rsidR="00F26107" w:rsidRDefault="0062550A">
      <w:pPr>
        <w:pStyle w:val="TableofFigures"/>
        <w:tabs>
          <w:tab w:val="right" w:leader="dot" w:pos="9926"/>
        </w:tabs>
        <w:rPr>
          <w:rFonts w:asciiTheme="minorHAnsi" w:hAnsiTheme="minorHAnsi"/>
          <w:noProof/>
          <w:color w:val="auto"/>
          <w:sz w:val="22"/>
        </w:rPr>
      </w:pPr>
      <w:hyperlink w:anchor="_Toc91511331" w:history="1">
        <w:r w:rsidR="00F26107" w:rsidRPr="000A2E25">
          <w:rPr>
            <w:rStyle w:val="Hyperlink"/>
            <w:noProof/>
          </w:rPr>
          <w:t>Figure 2- Mail Content Management</w:t>
        </w:r>
        <w:r w:rsidR="00F26107">
          <w:rPr>
            <w:noProof/>
            <w:webHidden/>
          </w:rPr>
          <w:tab/>
        </w:r>
        <w:r w:rsidR="00F26107">
          <w:rPr>
            <w:noProof/>
            <w:webHidden/>
          </w:rPr>
          <w:fldChar w:fldCharType="begin"/>
        </w:r>
        <w:r w:rsidR="00F26107">
          <w:rPr>
            <w:noProof/>
            <w:webHidden/>
          </w:rPr>
          <w:instrText xml:space="preserve"> PAGEREF _Toc91511331 \h </w:instrText>
        </w:r>
        <w:r w:rsidR="00F26107">
          <w:rPr>
            <w:noProof/>
            <w:webHidden/>
          </w:rPr>
        </w:r>
        <w:r w:rsidR="00F26107">
          <w:rPr>
            <w:noProof/>
            <w:webHidden/>
          </w:rPr>
          <w:fldChar w:fldCharType="separate"/>
        </w:r>
        <w:r>
          <w:rPr>
            <w:noProof/>
            <w:webHidden/>
          </w:rPr>
          <w:t>39</w:t>
        </w:r>
        <w:r w:rsidR="00F26107">
          <w:rPr>
            <w:noProof/>
            <w:webHidden/>
          </w:rPr>
          <w:fldChar w:fldCharType="end"/>
        </w:r>
      </w:hyperlink>
    </w:p>
    <w:p w14:paraId="1D9A8591" w14:textId="3065F3C0" w:rsidR="00F26107" w:rsidRDefault="0062550A">
      <w:pPr>
        <w:pStyle w:val="TableofFigures"/>
        <w:tabs>
          <w:tab w:val="right" w:leader="dot" w:pos="9926"/>
        </w:tabs>
        <w:rPr>
          <w:rFonts w:asciiTheme="minorHAnsi" w:hAnsiTheme="minorHAnsi"/>
          <w:noProof/>
          <w:color w:val="auto"/>
          <w:sz w:val="22"/>
        </w:rPr>
      </w:pPr>
      <w:hyperlink w:anchor="_Toc91511332" w:history="1">
        <w:r w:rsidR="00F26107" w:rsidRPr="000A2E25">
          <w:rPr>
            <w:rStyle w:val="Hyperlink"/>
            <w:noProof/>
          </w:rPr>
          <w:t>Figure 3- Request Management</w:t>
        </w:r>
        <w:r w:rsidR="00F26107">
          <w:rPr>
            <w:noProof/>
            <w:webHidden/>
          </w:rPr>
          <w:tab/>
        </w:r>
        <w:r w:rsidR="00F26107">
          <w:rPr>
            <w:noProof/>
            <w:webHidden/>
          </w:rPr>
          <w:fldChar w:fldCharType="begin"/>
        </w:r>
        <w:r w:rsidR="00F26107">
          <w:rPr>
            <w:noProof/>
            <w:webHidden/>
          </w:rPr>
          <w:instrText xml:space="preserve"> PAGEREF _Toc91511332 \h </w:instrText>
        </w:r>
        <w:r w:rsidR="00F26107">
          <w:rPr>
            <w:noProof/>
            <w:webHidden/>
          </w:rPr>
        </w:r>
        <w:r w:rsidR="00F26107">
          <w:rPr>
            <w:noProof/>
            <w:webHidden/>
          </w:rPr>
          <w:fldChar w:fldCharType="separate"/>
        </w:r>
        <w:r>
          <w:rPr>
            <w:noProof/>
            <w:webHidden/>
          </w:rPr>
          <w:t>48</w:t>
        </w:r>
        <w:r w:rsidR="00F26107">
          <w:rPr>
            <w:noProof/>
            <w:webHidden/>
          </w:rPr>
          <w:fldChar w:fldCharType="end"/>
        </w:r>
      </w:hyperlink>
    </w:p>
    <w:p w14:paraId="0E1F666C" w14:textId="54BFD2DB" w:rsidR="002E7766" w:rsidRDefault="00CE5F0E" w:rsidP="009F2FDF">
      <w:pPr>
        <w:spacing w:after="200"/>
        <w:rPr>
          <w:rFonts w:eastAsia="Times New Roman" w:cs="Times New Roman"/>
          <w:b/>
          <w:sz w:val="32"/>
        </w:rPr>
      </w:pPr>
      <w:r>
        <w:rPr>
          <w:rFonts w:eastAsia="Times New Roman" w:cs="Times New Roman"/>
          <w:b/>
          <w:sz w:val="32"/>
        </w:rPr>
        <w:fldChar w:fldCharType="end"/>
      </w:r>
    </w:p>
    <w:p w14:paraId="202D469B" w14:textId="53EC2DEC" w:rsidR="006C30FA" w:rsidRPr="005F5320" w:rsidRDefault="005A3054" w:rsidP="005A3054">
      <w:pPr>
        <w:spacing w:after="200"/>
        <w:rPr>
          <w:rFonts w:eastAsia="Times New Roman" w:cs="Times New Roman"/>
          <w:b/>
          <w:sz w:val="32"/>
        </w:rPr>
      </w:pPr>
      <w:r>
        <w:rPr>
          <w:rFonts w:eastAsia="Times New Roman" w:cs="Times New Roman"/>
          <w:b/>
          <w:sz w:val="32"/>
        </w:rPr>
        <w:br w:type="page"/>
      </w:r>
    </w:p>
    <w:p w14:paraId="365F3588" w14:textId="77777777" w:rsidR="007837A3" w:rsidRPr="005E0C28" w:rsidRDefault="007837A3" w:rsidP="007837A3">
      <w:pPr>
        <w:pStyle w:val="Heading2"/>
        <w:spacing w:after="500"/>
        <w:jc w:val="center"/>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 w:name="_Toc91510347"/>
      <w:bookmarkStart w:id="2" w:name="_Toc91149388"/>
      <w:bookmarkStart w:id="3" w:name="_Toc91510351"/>
      <w:r>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Workflow Management</w:t>
      </w:r>
      <w:r w:rsidRPr="005E0C28">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Module</w:t>
      </w:r>
      <w:bookmarkEnd w:id="1"/>
    </w:p>
    <w:p w14:paraId="7D956E3C" w14:textId="77777777" w:rsidR="007837A3" w:rsidRDefault="007837A3" w:rsidP="007837A3">
      <w:pPr>
        <w:pStyle w:val="Heading3"/>
      </w:pPr>
      <w:bookmarkStart w:id="4" w:name="_Toc91510348"/>
      <w:r>
        <w:t>Purpose of Module</w:t>
      </w:r>
      <w:bookmarkEnd w:id="4"/>
    </w:p>
    <w:p w14:paraId="68B2DDBE" w14:textId="77777777" w:rsidR="007837A3" w:rsidRDefault="007837A3" w:rsidP="007837A3">
      <w:pPr>
        <w:tabs>
          <w:tab w:val="left" w:pos="180"/>
          <w:tab w:val="left" w:pos="360"/>
          <w:tab w:val="left" w:pos="720"/>
        </w:tabs>
        <w:spacing w:line="240" w:lineRule="auto"/>
        <w:jc w:val="both"/>
        <w:rPr>
          <w:rFonts w:eastAsia="Times" w:cstheme="minorHAnsi"/>
          <w:szCs w:val="20"/>
        </w:rPr>
      </w:pPr>
      <w:r>
        <w:rPr>
          <w:rFonts w:eastAsia="Times" w:cstheme="minorHAnsi"/>
          <w:szCs w:val="20"/>
        </w:rPr>
        <w:t>The purpose of this module is to p</w:t>
      </w:r>
      <w:r w:rsidRPr="00F3436A">
        <w:rPr>
          <w:rFonts w:eastAsia="Times" w:cstheme="minorHAnsi"/>
          <w:szCs w:val="20"/>
        </w:rPr>
        <w:t xml:space="preserve">rovide </w:t>
      </w:r>
      <w:r>
        <w:rPr>
          <w:rFonts w:eastAsia="Times" w:cstheme="minorHAnsi"/>
          <w:szCs w:val="20"/>
        </w:rPr>
        <w:t>a</w:t>
      </w:r>
      <w:r w:rsidRPr="00F3436A">
        <w:rPr>
          <w:rFonts w:eastAsia="Times" w:cstheme="minorHAnsi"/>
          <w:szCs w:val="20"/>
        </w:rPr>
        <w:t xml:space="preserve">nalytical </w:t>
      </w:r>
      <w:r>
        <w:rPr>
          <w:rFonts w:eastAsia="Times" w:cstheme="minorHAnsi"/>
          <w:szCs w:val="20"/>
        </w:rPr>
        <w:t>study</w:t>
      </w:r>
      <w:r w:rsidRPr="00F3436A">
        <w:rPr>
          <w:rFonts w:eastAsia="Times" w:cstheme="minorHAnsi"/>
          <w:szCs w:val="20"/>
        </w:rPr>
        <w:t xml:space="preserve"> for </w:t>
      </w:r>
      <w:r>
        <w:rPr>
          <w:rFonts w:eastAsia="Times" w:cstheme="minorHAnsi"/>
          <w:szCs w:val="20"/>
        </w:rPr>
        <w:t>the workflow management module</w:t>
      </w:r>
      <w:r w:rsidRPr="00F3436A">
        <w:rPr>
          <w:rFonts w:eastAsia="Times" w:cstheme="minorHAnsi"/>
          <w:szCs w:val="20"/>
        </w:rPr>
        <w:t xml:space="preserve"> </w:t>
      </w:r>
      <w:r>
        <w:rPr>
          <w:rFonts w:eastAsia="Times" w:cstheme="minorHAnsi"/>
          <w:szCs w:val="20"/>
        </w:rPr>
        <w:t xml:space="preserve">in Tower Load Inventory System. </w:t>
      </w:r>
    </w:p>
    <w:p w14:paraId="30F1BC3C" w14:textId="77777777" w:rsidR="007837A3" w:rsidRPr="0055378F" w:rsidRDefault="007837A3" w:rsidP="007837A3">
      <w:pPr>
        <w:jc w:val="both"/>
      </w:pPr>
      <w:r>
        <w:t>The module on application side includes main functionalities, which allow user to add, edit, view, delete, copy, disable/enable and view details of workflow via TLIS interfaces.</w:t>
      </w:r>
    </w:p>
    <w:p w14:paraId="44CF0717" w14:textId="77777777" w:rsidR="007837A3" w:rsidRDefault="007837A3" w:rsidP="007837A3">
      <w:pPr>
        <w:pStyle w:val="Heading3"/>
      </w:pPr>
      <w:bookmarkStart w:id="5" w:name="_Toc91510349"/>
      <w:r>
        <w:t>Brief Description</w:t>
      </w:r>
      <w:bookmarkEnd w:id="5"/>
    </w:p>
    <w:p w14:paraId="554FC729" w14:textId="5B26BFA5" w:rsidR="007837A3" w:rsidRDefault="007837A3" w:rsidP="007837A3">
      <w:pPr>
        <w:jc w:val="both"/>
      </w:pPr>
      <w:r>
        <w:t xml:space="preserve">The aim of this module is to analyze the new features requested in CR3 and to update the ones related to workflow management </w:t>
      </w:r>
      <w:r w:rsidR="006A47F5">
        <w:t>module, which</w:t>
      </w:r>
      <w:r>
        <w:t xml:space="preserve"> agreed </w:t>
      </w:r>
      <w:r>
        <w:rPr>
          <w:rFonts w:eastAsia="Times" w:cstheme="minorHAnsi"/>
          <w:szCs w:val="20"/>
        </w:rPr>
        <w:t>previously in</w:t>
      </w:r>
      <w:r>
        <w:t xml:space="preserve"> PO and affected by CR3 requests, as below:</w:t>
      </w:r>
    </w:p>
    <w:p w14:paraId="70984682" w14:textId="77777777" w:rsidR="007837A3" w:rsidRDefault="007837A3" w:rsidP="007837A3">
      <w:pPr>
        <w:pStyle w:val="ListParagraph"/>
        <w:numPr>
          <w:ilvl w:val="0"/>
          <w:numId w:val="4"/>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Create workflow template with actions and permissions;</w:t>
      </w:r>
    </w:p>
    <w:p w14:paraId="1CD5E888" w14:textId="77777777" w:rsidR="007837A3" w:rsidRPr="00BD3B5E" w:rsidRDefault="007837A3" w:rsidP="007837A3">
      <w:pPr>
        <w:pStyle w:val="ListParagraph"/>
        <w:numPr>
          <w:ilvl w:val="0"/>
          <w:numId w:val="4"/>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Copy workflow template;</w:t>
      </w:r>
    </w:p>
    <w:p w14:paraId="55467442" w14:textId="77777777" w:rsidR="007837A3" w:rsidRDefault="007837A3" w:rsidP="007837A3">
      <w:pPr>
        <w:pStyle w:val="ListParagraph"/>
        <w:numPr>
          <w:ilvl w:val="0"/>
          <w:numId w:val="4"/>
        </w:numPr>
        <w:bidi w:val="0"/>
        <w:jc w:val="both"/>
        <w:rPr>
          <w:rFonts w:ascii="Calibri" w:eastAsiaTheme="minorEastAsia" w:hAnsi="Calibri" w:cstheme="minorHAnsi"/>
          <w:iCs/>
          <w:color w:val="4D5154" w:themeColor="text1" w:themeTint="BF"/>
          <w:sz w:val="24"/>
          <w:szCs w:val="24"/>
        </w:rPr>
      </w:pPr>
      <w:r w:rsidRPr="00A05B02">
        <w:rPr>
          <w:rFonts w:ascii="Calibri" w:eastAsiaTheme="minorEastAsia" w:hAnsi="Calibri" w:cstheme="minorHAnsi"/>
          <w:iCs/>
          <w:color w:val="4D5154" w:themeColor="text1" w:themeTint="BF"/>
          <w:sz w:val="24"/>
          <w:szCs w:val="24"/>
        </w:rPr>
        <w:t>Add</w:t>
      </w:r>
      <w:r>
        <w:rPr>
          <w:rFonts w:ascii="Calibri" w:eastAsiaTheme="minorEastAsia" w:hAnsi="Calibri" w:cstheme="minorHAnsi"/>
          <w:iCs/>
          <w:color w:val="4D5154" w:themeColor="text1" w:themeTint="BF"/>
          <w:sz w:val="24"/>
          <w:szCs w:val="24"/>
        </w:rPr>
        <w:t xml:space="preserve"> p</w:t>
      </w:r>
      <w:r w:rsidRPr="00A05B02">
        <w:rPr>
          <w:rFonts w:ascii="Calibri" w:eastAsiaTheme="minorEastAsia" w:hAnsi="Calibri" w:cstheme="minorHAnsi"/>
          <w:iCs/>
          <w:color w:val="4D5154" w:themeColor="text1" w:themeTint="BF"/>
          <w:sz w:val="24"/>
          <w:szCs w:val="24"/>
        </w:rPr>
        <w:t xml:space="preserve">arallel </w:t>
      </w:r>
      <w:r>
        <w:rPr>
          <w:rFonts w:ascii="Calibri" w:eastAsiaTheme="minorEastAsia" w:hAnsi="Calibri" w:cstheme="minorHAnsi"/>
          <w:iCs/>
          <w:color w:val="4D5154" w:themeColor="text1" w:themeTint="BF"/>
          <w:sz w:val="24"/>
          <w:szCs w:val="24"/>
        </w:rPr>
        <w:t>actions and the relation between them;</w:t>
      </w:r>
    </w:p>
    <w:p w14:paraId="0AE6F36D" w14:textId="77777777" w:rsidR="007837A3" w:rsidRDefault="007837A3" w:rsidP="007837A3">
      <w:pPr>
        <w:pStyle w:val="ListParagraph"/>
        <w:numPr>
          <w:ilvl w:val="0"/>
          <w:numId w:val="4"/>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Add new features and actions (Escalation, R</w:t>
      </w:r>
      <w:r w:rsidRPr="004F321F">
        <w:rPr>
          <w:rFonts w:ascii="Calibri" w:eastAsiaTheme="minorEastAsia" w:hAnsi="Calibri" w:cstheme="minorHAnsi"/>
          <w:iCs/>
          <w:color w:val="4D5154" w:themeColor="text1" w:themeTint="BF"/>
          <w:sz w:val="24"/>
          <w:szCs w:val="24"/>
        </w:rPr>
        <w:t>eminder</w:t>
      </w:r>
      <w:r>
        <w:rPr>
          <w:rFonts w:ascii="Calibri" w:eastAsiaTheme="minorEastAsia" w:hAnsi="Calibri" w:cstheme="minorHAnsi"/>
          <w:iCs/>
          <w:color w:val="4D5154" w:themeColor="text1" w:themeTint="BF"/>
          <w:sz w:val="24"/>
          <w:szCs w:val="24"/>
        </w:rPr>
        <w:t>, Integration);</w:t>
      </w:r>
    </w:p>
    <w:p w14:paraId="59156234" w14:textId="77777777" w:rsidR="007837A3" w:rsidRPr="0055378F" w:rsidRDefault="007837A3" w:rsidP="007837A3">
      <w:pPr>
        <w:pStyle w:val="ListParagraph"/>
        <w:numPr>
          <w:ilvl w:val="0"/>
          <w:numId w:val="4"/>
        </w:numPr>
        <w:bidi w:val="0"/>
        <w:jc w:val="both"/>
        <w:rPr>
          <w:rFonts w:ascii="Calibri" w:eastAsiaTheme="minorEastAsia" w:hAnsi="Calibri" w:cstheme="minorHAnsi"/>
          <w:iCs/>
          <w:color w:val="4D5154" w:themeColor="text1" w:themeTint="BF"/>
          <w:sz w:val="24"/>
          <w:szCs w:val="24"/>
        </w:rPr>
      </w:pPr>
      <w:r w:rsidRPr="00A00746">
        <w:rPr>
          <w:rFonts w:ascii="Calibri" w:eastAsiaTheme="minorEastAsia" w:hAnsi="Calibri" w:cstheme="minorHAnsi"/>
          <w:iCs/>
          <w:color w:val="4D5154" w:themeColor="text1" w:themeTint="BF"/>
          <w:sz w:val="24"/>
          <w:szCs w:val="24"/>
        </w:rPr>
        <w:t>Manage mail structure with variables</w:t>
      </w:r>
      <w:r>
        <w:rPr>
          <w:rFonts w:ascii="Calibri" w:eastAsiaTheme="minorEastAsia" w:hAnsi="Calibri" w:cstheme="minorHAnsi"/>
          <w:iCs/>
          <w:color w:val="4D5154" w:themeColor="text1" w:themeTint="BF"/>
          <w:sz w:val="24"/>
          <w:szCs w:val="24"/>
        </w:rPr>
        <w:t>.</w:t>
      </w:r>
    </w:p>
    <w:p w14:paraId="24655B48" w14:textId="77777777" w:rsidR="007837A3" w:rsidRPr="004968EB" w:rsidRDefault="007837A3" w:rsidP="007837A3">
      <w:pPr>
        <w:pStyle w:val="Heading3"/>
        <w:rPr>
          <w:rFonts w:eastAsiaTheme="minorEastAsia" w:cstheme="minorBidi"/>
          <w:bCs/>
          <w:sz w:val="24"/>
        </w:rPr>
      </w:pPr>
      <w:bookmarkStart w:id="6" w:name="_Toc91510350"/>
      <w:r w:rsidRPr="004968EB">
        <w:rPr>
          <w:rFonts w:eastAsiaTheme="minorEastAsia" w:cstheme="minorBidi"/>
          <w:bCs/>
          <w:sz w:val="24"/>
        </w:rPr>
        <w:t>Analysis Models &amp; Use Cases</w:t>
      </w:r>
      <w:bookmarkEnd w:id="6"/>
    </w:p>
    <w:p w14:paraId="5F6B8C55" w14:textId="77777777" w:rsidR="007837A3" w:rsidRDefault="007837A3" w:rsidP="007837A3">
      <w:pPr>
        <w:pStyle w:val="Heading4"/>
        <w:rPr>
          <w:color w:val="4D5154" w:themeColor="text1" w:themeTint="BF"/>
        </w:rPr>
      </w:pPr>
      <w:r w:rsidRPr="00EC3694">
        <w:rPr>
          <w:color w:val="4D5154" w:themeColor="text1" w:themeTint="BF"/>
        </w:rPr>
        <w:t>Workflow Template</w:t>
      </w:r>
    </w:p>
    <w:p w14:paraId="3BF3750B" w14:textId="77777777" w:rsidR="007837A3" w:rsidRDefault="007837A3" w:rsidP="007837A3">
      <w:pPr>
        <w:jc w:val="both"/>
      </w:pPr>
      <w:r>
        <w:t xml:space="preserve">Through this interface </w:t>
      </w:r>
      <w:commentRangeStart w:id="7"/>
      <w:commentRangeStart w:id="8"/>
      <w:r>
        <w:t xml:space="preserve">user </w:t>
      </w:r>
      <w:commentRangeEnd w:id="7"/>
      <w:r>
        <w:rPr>
          <w:rStyle w:val="CommentReference"/>
          <w:rFonts w:asciiTheme="minorHAnsi" w:eastAsiaTheme="minorHAnsi" w:hAnsiTheme="minorHAnsi"/>
          <w:color w:val="auto"/>
        </w:rPr>
        <w:commentReference w:id="7"/>
      </w:r>
      <w:commentRangeEnd w:id="8"/>
      <w:r>
        <w:rPr>
          <w:rStyle w:val="CommentReference"/>
          <w:rFonts w:asciiTheme="minorHAnsi" w:eastAsiaTheme="minorHAnsi" w:hAnsiTheme="minorHAnsi"/>
          <w:color w:val="auto"/>
        </w:rPr>
        <w:commentReference w:id="8"/>
      </w:r>
      <w:r>
        <w:t>will be able to create workflow template, enable escalation and reminder features on workflow, add actions, order the executing of the actions, edit workflow, copy workflow, delete workflow and disable it, based on the usability status of workflow (used/unused) as following:</w:t>
      </w:r>
    </w:p>
    <w:p w14:paraId="05DDEA83" w14:textId="77777777" w:rsidR="007837A3" w:rsidRDefault="007837A3" w:rsidP="007837A3">
      <w:pPr>
        <w:pStyle w:val="ListParagraph"/>
        <w:numPr>
          <w:ilvl w:val="0"/>
          <w:numId w:val="15"/>
        </w:numPr>
        <w:bidi w:val="0"/>
        <w:rPr>
          <w:rFonts w:ascii="Calibri" w:eastAsiaTheme="minorEastAsia" w:hAnsi="Calibri"/>
          <w:color w:val="4D5154" w:themeColor="text1" w:themeTint="BF"/>
          <w:sz w:val="24"/>
        </w:rPr>
      </w:pPr>
      <w:commentRangeStart w:id="9"/>
      <w:commentRangeStart w:id="10"/>
      <w:r w:rsidRPr="00746687">
        <w:rPr>
          <w:rFonts w:ascii="Calibri" w:eastAsiaTheme="minorEastAsia" w:hAnsi="Calibri"/>
          <w:color w:val="4D5154" w:themeColor="text1" w:themeTint="BF"/>
          <w:sz w:val="24"/>
        </w:rPr>
        <w:t xml:space="preserve">Delete </w:t>
      </w:r>
      <w:r w:rsidRPr="009E13F5">
        <w:rPr>
          <w:rFonts w:ascii="Calibri" w:eastAsiaTheme="minorEastAsia" w:hAnsi="Calibri"/>
          <w:b/>
          <w:bCs/>
          <w:color w:val="4D5154" w:themeColor="text1" w:themeTint="BF"/>
          <w:sz w:val="24"/>
        </w:rPr>
        <w:t>unused</w:t>
      </w:r>
      <w:r w:rsidRPr="00746687">
        <w:rPr>
          <w:rFonts w:ascii="Calibri" w:eastAsiaTheme="minorEastAsia" w:hAnsi="Calibri"/>
          <w:color w:val="4D5154" w:themeColor="text1" w:themeTint="BF"/>
          <w:sz w:val="24"/>
        </w:rPr>
        <w:t xml:space="preserve"> workflow;</w:t>
      </w:r>
    </w:p>
    <w:p w14:paraId="2D7A49F4" w14:textId="77777777" w:rsidR="007837A3" w:rsidRDefault="007837A3" w:rsidP="007837A3">
      <w:pPr>
        <w:pStyle w:val="ListParagraph"/>
        <w:numPr>
          <w:ilvl w:val="0"/>
          <w:numId w:val="15"/>
        </w:numPr>
        <w:bidi w:val="0"/>
        <w:rPr>
          <w:rFonts w:ascii="Calibri" w:eastAsiaTheme="minorEastAsia" w:hAnsi="Calibri"/>
          <w:color w:val="4D5154" w:themeColor="text1" w:themeTint="BF"/>
          <w:sz w:val="24"/>
        </w:rPr>
      </w:pPr>
      <w:r>
        <w:rPr>
          <w:rFonts w:ascii="Calibri" w:eastAsiaTheme="minorEastAsia" w:hAnsi="Calibri"/>
          <w:color w:val="4D5154" w:themeColor="text1" w:themeTint="BF"/>
          <w:sz w:val="24"/>
        </w:rPr>
        <w:t xml:space="preserve">Disable </w:t>
      </w:r>
      <w:r w:rsidRPr="009E13F5">
        <w:rPr>
          <w:rFonts w:ascii="Calibri" w:eastAsiaTheme="minorEastAsia" w:hAnsi="Calibri"/>
          <w:b/>
          <w:bCs/>
          <w:color w:val="4D5154" w:themeColor="text1" w:themeTint="BF"/>
          <w:sz w:val="24"/>
        </w:rPr>
        <w:t>used/unused</w:t>
      </w:r>
      <w:r>
        <w:rPr>
          <w:rFonts w:ascii="Calibri" w:eastAsiaTheme="minorEastAsia" w:hAnsi="Calibri"/>
          <w:color w:val="4D5154" w:themeColor="text1" w:themeTint="BF"/>
          <w:sz w:val="24"/>
        </w:rPr>
        <w:t xml:space="preserve"> workflow;</w:t>
      </w:r>
      <w:commentRangeEnd w:id="9"/>
      <w:r>
        <w:rPr>
          <w:rStyle w:val="CommentReference"/>
        </w:rPr>
        <w:commentReference w:id="9"/>
      </w:r>
      <w:commentRangeEnd w:id="10"/>
      <w:r>
        <w:rPr>
          <w:rStyle w:val="CommentReference"/>
        </w:rPr>
        <w:commentReference w:id="10"/>
      </w:r>
    </w:p>
    <w:p w14:paraId="4773EF7B" w14:textId="77777777" w:rsidR="007837A3" w:rsidRDefault="007837A3" w:rsidP="007837A3">
      <w:pPr>
        <w:pStyle w:val="ListParagraph"/>
        <w:numPr>
          <w:ilvl w:val="0"/>
          <w:numId w:val="15"/>
        </w:numPr>
        <w:bidi w:val="0"/>
        <w:rPr>
          <w:rFonts w:ascii="Calibri" w:eastAsiaTheme="minorEastAsia" w:hAnsi="Calibri"/>
          <w:color w:val="4D5154" w:themeColor="text1" w:themeTint="BF"/>
          <w:sz w:val="24"/>
        </w:rPr>
      </w:pPr>
      <w:r>
        <w:rPr>
          <w:rFonts w:ascii="Calibri" w:eastAsiaTheme="minorEastAsia" w:hAnsi="Calibri"/>
          <w:color w:val="4D5154" w:themeColor="text1" w:themeTint="BF"/>
          <w:sz w:val="24"/>
        </w:rPr>
        <w:t xml:space="preserve">Copy </w:t>
      </w:r>
      <w:r w:rsidRPr="009E13F5">
        <w:rPr>
          <w:rFonts w:ascii="Calibri" w:eastAsiaTheme="minorEastAsia" w:hAnsi="Calibri"/>
          <w:b/>
          <w:bCs/>
          <w:color w:val="4D5154" w:themeColor="text1" w:themeTint="BF"/>
          <w:sz w:val="24"/>
        </w:rPr>
        <w:t>used/unused</w:t>
      </w:r>
      <w:r>
        <w:rPr>
          <w:rFonts w:ascii="Calibri" w:eastAsiaTheme="minorEastAsia" w:hAnsi="Calibri"/>
          <w:color w:val="4D5154" w:themeColor="text1" w:themeTint="BF"/>
          <w:sz w:val="24"/>
        </w:rPr>
        <w:t xml:space="preserve"> workflow;</w:t>
      </w:r>
    </w:p>
    <w:p w14:paraId="45B7135B" w14:textId="77777777" w:rsidR="007837A3" w:rsidRPr="00746687" w:rsidRDefault="007837A3" w:rsidP="007837A3">
      <w:pPr>
        <w:pStyle w:val="ListParagraph"/>
        <w:numPr>
          <w:ilvl w:val="0"/>
          <w:numId w:val="15"/>
        </w:numPr>
        <w:bidi w:val="0"/>
        <w:rPr>
          <w:rFonts w:ascii="Calibri" w:eastAsiaTheme="minorEastAsia" w:hAnsi="Calibri"/>
          <w:color w:val="4D5154" w:themeColor="text1" w:themeTint="BF"/>
          <w:sz w:val="24"/>
        </w:rPr>
      </w:pPr>
      <w:r>
        <w:rPr>
          <w:rFonts w:ascii="Calibri" w:eastAsiaTheme="minorEastAsia" w:hAnsi="Calibri"/>
          <w:color w:val="4D5154" w:themeColor="text1" w:themeTint="BF"/>
          <w:sz w:val="24"/>
        </w:rPr>
        <w:t xml:space="preserve">View details of </w:t>
      </w:r>
      <w:r w:rsidRPr="00B426EC">
        <w:rPr>
          <w:rFonts w:ascii="Calibri" w:eastAsiaTheme="minorEastAsia" w:hAnsi="Calibri"/>
          <w:b/>
          <w:bCs/>
          <w:color w:val="4D5154" w:themeColor="text1" w:themeTint="BF"/>
          <w:sz w:val="24"/>
        </w:rPr>
        <w:t>used/unused</w:t>
      </w:r>
      <w:r>
        <w:rPr>
          <w:rFonts w:ascii="Calibri" w:eastAsiaTheme="minorEastAsia" w:hAnsi="Calibri"/>
          <w:color w:val="4D5154" w:themeColor="text1" w:themeTint="BF"/>
          <w:sz w:val="24"/>
        </w:rPr>
        <w:t xml:space="preserve"> workflow;</w:t>
      </w:r>
    </w:p>
    <w:p w14:paraId="1B6E6373" w14:textId="77777777" w:rsidR="007837A3" w:rsidRDefault="007837A3" w:rsidP="007837A3">
      <w:pPr>
        <w:pStyle w:val="ListParagraph"/>
        <w:numPr>
          <w:ilvl w:val="0"/>
          <w:numId w:val="15"/>
        </w:numPr>
        <w:bidi w:val="0"/>
        <w:rPr>
          <w:rFonts w:ascii="Calibri" w:eastAsiaTheme="minorEastAsia" w:hAnsi="Calibri"/>
          <w:color w:val="4D5154" w:themeColor="text1" w:themeTint="BF"/>
          <w:sz w:val="24"/>
        </w:rPr>
      </w:pPr>
      <w:r w:rsidRPr="00746687">
        <w:rPr>
          <w:rFonts w:ascii="Calibri" w:eastAsiaTheme="minorEastAsia" w:hAnsi="Calibri"/>
          <w:color w:val="4D5154" w:themeColor="text1" w:themeTint="BF"/>
          <w:sz w:val="24"/>
        </w:rPr>
        <w:t xml:space="preserve">Edit </w:t>
      </w:r>
      <w:r>
        <w:rPr>
          <w:rFonts w:ascii="Calibri" w:eastAsiaTheme="minorEastAsia" w:hAnsi="Calibri"/>
          <w:color w:val="4D5154" w:themeColor="text1" w:themeTint="BF"/>
          <w:sz w:val="24"/>
        </w:rPr>
        <w:t xml:space="preserve">all properties </w:t>
      </w:r>
      <w:r w:rsidRPr="00746687">
        <w:rPr>
          <w:rFonts w:ascii="Calibri" w:eastAsiaTheme="minorEastAsia" w:hAnsi="Calibri"/>
          <w:color w:val="4D5154" w:themeColor="text1" w:themeTint="BF"/>
          <w:sz w:val="24"/>
        </w:rPr>
        <w:t>(name, site status, typ</w:t>
      </w:r>
      <w:r>
        <w:rPr>
          <w:rFonts w:ascii="Calibri" w:eastAsiaTheme="minorEastAsia" w:hAnsi="Calibri"/>
          <w:color w:val="4D5154" w:themeColor="text1" w:themeTint="BF"/>
          <w:sz w:val="24"/>
        </w:rPr>
        <w:t xml:space="preserve">e, permission, …etc.) and actions of </w:t>
      </w:r>
      <w:r w:rsidRPr="009E13F5">
        <w:rPr>
          <w:rFonts w:ascii="Calibri" w:eastAsiaTheme="minorEastAsia" w:hAnsi="Calibri"/>
          <w:b/>
          <w:bCs/>
          <w:color w:val="4D5154" w:themeColor="text1" w:themeTint="BF"/>
          <w:sz w:val="24"/>
        </w:rPr>
        <w:t>unused</w:t>
      </w:r>
      <w:r>
        <w:rPr>
          <w:rFonts w:ascii="Calibri" w:eastAsiaTheme="minorEastAsia" w:hAnsi="Calibri"/>
          <w:color w:val="4D5154" w:themeColor="text1" w:themeTint="BF"/>
          <w:sz w:val="24"/>
        </w:rPr>
        <w:t xml:space="preserve"> workflow;</w:t>
      </w:r>
    </w:p>
    <w:p w14:paraId="74EA0100" w14:textId="77777777" w:rsidR="007837A3" w:rsidRDefault="007837A3" w:rsidP="007837A3">
      <w:pPr>
        <w:pStyle w:val="ListParagraph"/>
        <w:numPr>
          <w:ilvl w:val="0"/>
          <w:numId w:val="15"/>
        </w:numPr>
        <w:bidi w:val="0"/>
        <w:rPr>
          <w:rFonts w:ascii="Calibri" w:eastAsiaTheme="minorEastAsia" w:hAnsi="Calibri"/>
          <w:color w:val="4D5154" w:themeColor="text1" w:themeTint="BF"/>
          <w:sz w:val="24"/>
        </w:rPr>
      </w:pPr>
      <w:commentRangeStart w:id="11"/>
      <w:commentRangeStart w:id="12"/>
      <w:commentRangeStart w:id="13"/>
      <w:commentRangeStart w:id="14"/>
      <w:r>
        <w:rPr>
          <w:rFonts w:ascii="Calibri" w:eastAsiaTheme="minorEastAsia" w:hAnsi="Calibri"/>
          <w:color w:val="4D5154" w:themeColor="text1" w:themeTint="BF"/>
          <w:sz w:val="24"/>
        </w:rPr>
        <w:t xml:space="preserve">Edit only these features (escalation and reminder) and the receivers of the mail action for </w:t>
      </w:r>
      <w:r w:rsidRPr="004968EB">
        <w:rPr>
          <w:rFonts w:ascii="Calibri" w:eastAsiaTheme="minorEastAsia" w:hAnsi="Calibri"/>
          <w:b/>
          <w:bCs/>
          <w:color w:val="4D5154" w:themeColor="text1" w:themeTint="BF"/>
          <w:sz w:val="24"/>
        </w:rPr>
        <w:t>used</w:t>
      </w:r>
      <w:r>
        <w:rPr>
          <w:rFonts w:ascii="Calibri" w:eastAsiaTheme="minorEastAsia" w:hAnsi="Calibri"/>
          <w:color w:val="4D5154" w:themeColor="text1" w:themeTint="BF"/>
          <w:sz w:val="24"/>
        </w:rPr>
        <w:t xml:space="preserve"> workflow, in case the workflow template contains “Send Mail Action”;</w:t>
      </w:r>
      <w:commentRangeEnd w:id="11"/>
      <w:r>
        <w:rPr>
          <w:rStyle w:val="CommentReference"/>
        </w:rPr>
        <w:commentReference w:id="11"/>
      </w:r>
      <w:commentRangeEnd w:id="12"/>
      <w:r>
        <w:rPr>
          <w:rStyle w:val="CommentReference"/>
        </w:rPr>
        <w:commentReference w:id="12"/>
      </w:r>
      <w:commentRangeEnd w:id="13"/>
      <w:r w:rsidR="00CF0585">
        <w:rPr>
          <w:rStyle w:val="CommentReference"/>
        </w:rPr>
        <w:commentReference w:id="13"/>
      </w:r>
      <w:commentRangeEnd w:id="14"/>
      <w:r w:rsidR="00EE24DD">
        <w:rPr>
          <w:rStyle w:val="CommentReference"/>
        </w:rPr>
        <w:commentReference w:id="14"/>
      </w:r>
    </w:p>
    <w:p w14:paraId="50354F1D" w14:textId="77777777" w:rsidR="007837A3" w:rsidRDefault="007837A3" w:rsidP="007837A3">
      <w:pPr>
        <w:jc w:val="both"/>
      </w:pPr>
      <w:r>
        <w:t>Here we will analyze to cover the actions agreed in PO and affected by the new CR3 requests, the new features and actions required in CR3 and the workflow template use cases.</w:t>
      </w:r>
    </w:p>
    <w:p w14:paraId="2828FDF4" w14:textId="77777777" w:rsidR="007837A3" w:rsidRDefault="007837A3" w:rsidP="007837A3">
      <w:pPr>
        <w:jc w:val="both"/>
      </w:pPr>
    </w:p>
    <w:p w14:paraId="47A33B21" w14:textId="77777777" w:rsidR="007837A3" w:rsidRPr="00937D47" w:rsidRDefault="007837A3" w:rsidP="007837A3">
      <w:pPr>
        <w:pStyle w:val="Heading5"/>
        <w:rPr>
          <w:rFonts w:eastAsiaTheme="minorEastAsia"/>
          <w:u w:val="single"/>
        </w:rPr>
      </w:pPr>
      <w:r w:rsidRPr="00937D47">
        <w:rPr>
          <w:rFonts w:eastAsiaTheme="minorEastAsia"/>
          <w:u w:val="single"/>
        </w:rPr>
        <w:t>Updated Actions</w:t>
      </w:r>
    </w:p>
    <w:p w14:paraId="5C203163" w14:textId="77777777" w:rsidR="007837A3" w:rsidRPr="00ED64A9" w:rsidRDefault="007837A3" w:rsidP="007837A3">
      <w:r w:rsidRPr="00ED64A9">
        <w:t>System will allow to add</w:t>
      </w:r>
      <w:r>
        <w:t xml:space="preserve">, </w:t>
      </w:r>
      <w:r w:rsidRPr="00ED64A9">
        <w:t>delete or edit</w:t>
      </w:r>
      <w:r>
        <w:t xml:space="preserve"> any </w:t>
      </w:r>
      <w:r w:rsidRPr="00ED64A9">
        <w:t>action as previously mentioned in</w:t>
      </w:r>
      <w:r>
        <w:t xml:space="preserve"> PO and explained in</w:t>
      </w:r>
      <w:r w:rsidRPr="00ED64A9">
        <w:t xml:space="preserve"> the UI Scenario file.</w:t>
      </w:r>
    </w:p>
    <w:p w14:paraId="5A1378FB" w14:textId="77777777" w:rsidR="007837A3" w:rsidRDefault="007837A3" w:rsidP="007837A3">
      <w:r>
        <w:t>There are some points</w:t>
      </w:r>
      <w:r>
        <w:rPr>
          <w:lang w:bidi="ar-SY"/>
        </w:rPr>
        <w:t xml:space="preserve"> related to workflow actions</w:t>
      </w:r>
      <w:r>
        <w:t xml:space="preserve"> in PO have been updated, below we will mention the common updates between all actions then will we mention the updates related to each one:</w:t>
      </w:r>
    </w:p>
    <w:p w14:paraId="3815231B" w14:textId="77777777" w:rsidR="007837A3" w:rsidRDefault="007837A3" w:rsidP="007837A3">
      <w:pPr>
        <w:pStyle w:val="Heading6"/>
        <w:numPr>
          <w:ilvl w:val="0"/>
          <w:numId w:val="22"/>
        </w:numPr>
      </w:pPr>
      <w:r>
        <w:t>All</w:t>
      </w:r>
      <w:r w:rsidRPr="0021430A">
        <w:t xml:space="preserve"> Action</w:t>
      </w:r>
      <w:r>
        <w:t>s</w:t>
      </w:r>
    </w:p>
    <w:p w14:paraId="1DF08832" w14:textId="77777777" w:rsidR="007837A3" w:rsidRDefault="007837A3" w:rsidP="007837A3">
      <w:pPr>
        <w:pStyle w:val="ListParagraph"/>
        <w:numPr>
          <w:ilvl w:val="0"/>
          <w:numId w:val="7"/>
        </w:numPr>
        <w:bidi w:val="0"/>
        <w:jc w:val="both"/>
        <w:rPr>
          <w:rFonts w:ascii="Calibri" w:eastAsiaTheme="minorEastAsia" w:hAnsi="Calibri"/>
          <w:color w:val="4D5154" w:themeColor="text1" w:themeTint="BF"/>
          <w:sz w:val="24"/>
        </w:rPr>
      </w:pPr>
      <w:r w:rsidRPr="00ED64A9">
        <w:rPr>
          <w:rFonts w:ascii="Calibri" w:eastAsiaTheme="minorEastAsia" w:hAnsi="Calibri"/>
          <w:color w:val="4D5154" w:themeColor="text1" w:themeTint="BF"/>
          <w:sz w:val="24"/>
        </w:rPr>
        <w:t xml:space="preserve">The variables </w:t>
      </w:r>
      <w:commentRangeStart w:id="15"/>
      <w:commentRangeStart w:id="16"/>
      <w:r w:rsidRPr="00ED64A9">
        <w:rPr>
          <w:rFonts w:ascii="Calibri" w:eastAsiaTheme="minorEastAsia" w:hAnsi="Calibri"/>
          <w:color w:val="4D5154" w:themeColor="text1" w:themeTint="BF"/>
          <w:sz w:val="24"/>
        </w:rPr>
        <w:t>(period and label</w:t>
      </w:r>
      <w:commentRangeEnd w:id="15"/>
      <w:r>
        <w:rPr>
          <w:rStyle w:val="CommentReference"/>
        </w:rPr>
        <w:commentReference w:id="15"/>
      </w:r>
      <w:commentRangeEnd w:id="16"/>
      <w:r>
        <w:rPr>
          <w:rStyle w:val="CommentReference"/>
        </w:rPr>
        <w:commentReference w:id="16"/>
      </w:r>
      <w:r w:rsidRPr="00ED64A9">
        <w:rPr>
          <w:rFonts w:ascii="Calibri" w:eastAsiaTheme="minorEastAsia" w:hAnsi="Calibri"/>
          <w:color w:val="4D5154" w:themeColor="text1" w:themeTint="BF"/>
          <w:sz w:val="24"/>
        </w:rPr>
        <w:t xml:space="preserve">) </w:t>
      </w:r>
      <w:r>
        <w:rPr>
          <w:rFonts w:ascii="Calibri" w:eastAsiaTheme="minorEastAsia" w:hAnsi="Calibri"/>
          <w:color w:val="4D5154" w:themeColor="text1" w:themeTint="BF"/>
          <w:sz w:val="24"/>
        </w:rPr>
        <w:t>were</w:t>
      </w:r>
      <w:r w:rsidRPr="00ED64A9">
        <w:rPr>
          <w:rFonts w:ascii="Calibri" w:eastAsiaTheme="minorEastAsia" w:hAnsi="Calibri"/>
          <w:color w:val="4D5154" w:themeColor="text1" w:themeTint="BF"/>
          <w:sz w:val="24"/>
        </w:rPr>
        <w:t xml:space="preserve"> added to all actions in TLIS</w:t>
      </w:r>
      <w:r>
        <w:rPr>
          <w:rFonts w:ascii="Calibri" w:eastAsiaTheme="minorEastAsia" w:hAnsi="Calibri"/>
          <w:color w:val="4D5154" w:themeColor="text1" w:themeTint="BF"/>
          <w:sz w:val="24"/>
        </w:rPr>
        <w:t>,</w:t>
      </w:r>
      <w:r w:rsidRPr="00ED64A9">
        <w:rPr>
          <w:rFonts w:ascii="Calibri" w:eastAsiaTheme="minorEastAsia" w:hAnsi="Calibri"/>
          <w:color w:val="4D5154" w:themeColor="text1" w:themeTint="BF"/>
          <w:sz w:val="24"/>
        </w:rPr>
        <w:t xml:space="preserve"> which will be determined while add</w:t>
      </w:r>
      <w:r>
        <w:rPr>
          <w:rFonts w:ascii="Calibri" w:eastAsiaTheme="minorEastAsia" w:hAnsi="Calibri"/>
          <w:color w:val="4D5154" w:themeColor="text1" w:themeTint="BF"/>
          <w:sz w:val="24"/>
        </w:rPr>
        <w:t xml:space="preserve">ing actions within the workflow, label will represent the action name which will be inserted by user to </w:t>
      </w:r>
      <w:r w:rsidRPr="004526E5">
        <w:rPr>
          <w:rFonts w:ascii="Calibri" w:eastAsiaTheme="minorEastAsia" w:hAnsi="Calibri"/>
          <w:color w:val="4D5154" w:themeColor="text1" w:themeTint="BF"/>
          <w:sz w:val="24"/>
        </w:rPr>
        <w:t>differentiate</w:t>
      </w:r>
      <w:r>
        <w:rPr>
          <w:rFonts w:ascii="Calibri" w:eastAsiaTheme="minorEastAsia" w:hAnsi="Calibri"/>
          <w:color w:val="4D5154" w:themeColor="text1" w:themeTint="BF"/>
          <w:sz w:val="24"/>
        </w:rPr>
        <w:t xml:space="preserve"> between actions of the same type (Ex: in the workflow we have two Insert Data Actions with two different labels).</w:t>
      </w:r>
    </w:p>
    <w:p w14:paraId="2FA5A149" w14:textId="77777777" w:rsidR="007837A3" w:rsidRDefault="007837A3" w:rsidP="007837A3">
      <w:pPr>
        <w:pStyle w:val="ListParagraph"/>
        <w:numPr>
          <w:ilvl w:val="0"/>
          <w:numId w:val="7"/>
        </w:numPr>
        <w:bidi w:val="0"/>
        <w:jc w:val="both"/>
        <w:rPr>
          <w:rFonts w:ascii="Calibri" w:eastAsiaTheme="minorEastAsia" w:hAnsi="Calibri"/>
          <w:color w:val="4D5154" w:themeColor="text1" w:themeTint="BF"/>
          <w:sz w:val="24"/>
        </w:rPr>
      </w:pPr>
      <w:r>
        <w:rPr>
          <w:rFonts w:ascii="Calibri" w:eastAsiaTheme="minorEastAsia" w:hAnsi="Calibri"/>
          <w:color w:val="4D5154" w:themeColor="text1" w:themeTint="BF"/>
          <w:sz w:val="24"/>
        </w:rPr>
        <w:t>The assigner in each action through adding workflow must be one of custody type</w:t>
      </w:r>
      <w:r w:rsidRPr="005103E6">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(group</w:t>
      </w:r>
      <w:r w:rsidRPr="005103E6">
        <w:rPr>
          <w:rFonts w:ascii="Calibri" w:eastAsiaTheme="minorEastAsia" w:hAnsi="Calibri" w:cstheme="minorHAnsi"/>
          <w:iCs/>
          <w:color w:val="4D5154" w:themeColor="text1" w:themeTint="BF"/>
          <w:sz w:val="24"/>
          <w:szCs w:val="24"/>
        </w:rPr>
        <w:t>/ user/ actor/ integration system)</w:t>
      </w:r>
      <w:r>
        <w:rPr>
          <w:rFonts w:ascii="Calibri" w:eastAsiaTheme="minorEastAsia" w:hAnsi="Calibri"/>
          <w:color w:val="4D5154" w:themeColor="text1" w:themeTint="BF"/>
          <w:sz w:val="24"/>
        </w:rPr>
        <w:t xml:space="preserve">, if action needs more than one, user has to </w:t>
      </w:r>
      <w:r w:rsidRPr="008E0C17">
        <w:rPr>
          <w:rFonts w:ascii="Calibri" w:eastAsiaTheme="minorEastAsia" w:hAnsi="Calibri"/>
          <w:color w:val="4D5154" w:themeColor="text1" w:themeTint="BF"/>
          <w:sz w:val="24"/>
        </w:rPr>
        <w:t xml:space="preserve">re-add the </w:t>
      </w:r>
      <w:r>
        <w:rPr>
          <w:rFonts w:ascii="Calibri" w:eastAsiaTheme="minorEastAsia" w:hAnsi="Calibri"/>
          <w:color w:val="4D5154" w:themeColor="text1" w:themeTint="BF"/>
          <w:sz w:val="24"/>
        </w:rPr>
        <w:t>action with another assigned custody, then all actions will be</w:t>
      </w:r>
      <w:r w:rsidRPr="0053403A">
        <w:rPr>
          <w:rFonts w:ascii="Calibri" w:eastAsiaTheme="minorEastAsia" w:hAnsi="Calibri"/>
          <w:color w:val="4D5154" w:themeColor="text1" w:themeTint="BF"/>
          <w:sz w:val="24"/>
        </w:rPr>
        <w:t xml:space="preserve"> execute</w:t>
      </w:r>
      <w:r>
        <w:rPr>
          <w:rFonts w:ascii="Calibri" w:eastAsiaTheme="minorEastAsia" w:hAnsi="Calibri"/>
          <w:color w:val="4D5154" w:themeColor="text1" w:themeTint="BF"/>
          <w:sz w:val="24"/>
        </w:rPr>
        <w:t>d on parallel.</w:t>
      </w:r>
    </w:p>
    <w:p w14:paraId="00292D10" w14:textId="77777777" w:rsidR="007837A3" w:rsidRDefault="007837A3" w:rsidP="007837A3">
      <w:pPr>
        <w:pStyle w:val="ListParagraph"/>
        <w:numPr>
          <w:ilvl w:val="0"/>
          <w:numId w:val="7"/>
        </w:numPr>
        <w:bidi w:val="0"/>
        <w:jc w:val="both"/>
        <w:rPr>
          <w:rFonts w:ascii="Calibri" w:eastAsiaTheme="minorEastAsia" w:hAnsi="Calibri"/>
          <w:color w:val="4D5154" w:themeColor="text1" w:themeTint="BF"/>
          <w:sz w:val="24"/>
        </w:rPr>
      </w:pPr>
      <w:r w:rsidRPr="00AF6E72">
        <w:rPr>
          <w:rFonts w:ascii="Calibri" w:eastAsiaTheme="minorEastAsia" w:hAnsi="Calibri"/>
          <w:color w:val="4D5154" w:themeColor="text1" w:themeTint="BF"/>
          <w:sz w:val="24"/>
        </w:rPr>
        <w:t>The integration system will be able to execute the action assigned to it, by calling</w:t>
      </w:r>
      <w:r w:rsidRPr="003567EF">
        <w:rPr>
          <w:rFonts w:ascii="Calibri" w:eastAsiaTheme="minorEastAsia" w:hAnsi="Calibri"/>
          <w:color w:val="FF0000"/>
          <w:sz w:val="24"/>
        </w:rPr>
        <w:t xml:space="preserve"> </w:t>
      </w:r>
      <w:r>
        <w:rPr>
          <w:rFonts w:ascii="Calibri" w:eastAsiaTheme="minorEastAsia" w:hAnsi="Calibri"/>
          <w:color w:val="4D5154" w:themeColor="text1" w:themeTint="BF"/>
          <w:sz w:val="24"/>
        </w:rPr>
        <w:t xml:space="preserve">the </w:t>
      </w:r>
      <w:r w:rsidRPr="003567EF">
        <w:rPr>
          <w:rFonts w:ascii="Calibri" w:eastAsiaTheme="minorEastAsia" w:hAnsi="Calibri"/>
          <w:color w:val="4D5154" w:themeColor="text1" w:themeTint="BF"/>
          <w:sz w:val="24"/>
        </w:rPr>
        <w:t>TLI side API</w:t>
      </w:r>
      <w:r w:rsidRPr="003E0326">
        <w:rPr>
          <w:rFonts w:ascii="Calibri" w:eastAsiaTheme="minorEastAsia" w:hAnsi="Calibri"/>
          <w:color w:val="6E9A2D" w:themeColor="accent5" w:themeShade="BF"/>
          <w:sz w:val="24"/>
        </w:rPr>
        <w:t xml:space="preserve"> </w:t>
      </w:r>
      <w:r w:rsidRPr="003567EF">
        <w:rPr>
          <w:rFonts w:ascii="Calibri" w:eastAsiaTheme="minorEastAsia" w:hAnsi="Calibri"/>
          <w:color w:val="4D5154" w:themeColor="text1" w:themeTint="BF"/>
          <w:sz w:val="24"/>
        </w:rPr>
        <w:t xml:space="preserve">that represents the action, </w:t>
      </w:r>
      <w:r w:rsidRPr="003567EF">
        <w:rPr>
          <w:rFonts w:ascii="Calibri" w:eastAsiaTheme="minorEastAsia" w:hAnsi="Calibri"/>
          <w:b/>
          <w:bCs/>
          <w:color w:val="4D5154" w:themeColor="text1" w:themeTint="BF"/>
          <w:sz w:val="24"/>
          <w:u w:val="single"/>
        </w:rPr>
        <w:t>Ex</w:t>
      </w:r>
      <w:r w:rsidRPr="003567EF">
        <w:rPr>
          <w:rFonts w:ascii="Calibri" w:eastAsiaTheme="minorEastAsia" w:hAnsi="Calibri"/>
          <w:color w:val="4D5154" w:themeColor="text1" w:themeTint="BF"/>
          <w:sz w:val="24"/>
        </w:rPr>
        <w:t>: if the action is insert data and it assign</w:t>
      </w:r>
      <w:r>
        <w:rPr>
          <w:rFonts w:ascii="Calibri" w:eastAsiaTheme="minorEastAsia" w:hAnsi="Calibri"/>
          <w:color w:val="4D5154" w:themeColor="text1" w:themeTint="BF"/>
          <w:sz w:val="24"/>
        </w:rPr>
        <w:t>ed</w:t>
      </w:r>
      <w:r w:rsidRPr="003567EF">
        <w:rPr>
          <w:rFonts w:ascii="Calibri" w:eastAsiaTheme="minorEastAsia" w:hAnsi="Calibri"/>
          <w:color w:val="4D5154" w:themeColor="text1" w:themeTint="BF"/>
          <w:sz w:val="24"/>
        </w:rPr>
        <w:t xml:space="preserve"> to integration system (x), so x will execute this action by calling “Insert Info General API”</w:t>
      </w:r>
      <w:r w:rsidRPr="003567EF">
        <w:rPr>
          <w:rFonts w:ascii="Calibri" w:eastAsiaTheme="minorEastAsia" w:hAnsi="Calibri" w:hint="cs"/>
          <w:color w:val="4D5154" w:themeColor="text1" w:themeTint="BF"/>
          <w:sz w:val="24"/>
          <w:rtl/>
        </w:rPr>
        <w:t xml:space="preserve"> </w:t>
      </w:r>
      <w:r w:rsidRPr="003567EF">
        <w:rPr>
          <w:rFonts w:ascii="Calibri" w:eastAsiaTheme="minorEastAsia" w:hAnsi="Calibri"/>
          <w:color w:val="4D5154" w:themeColor="text1" w:themeTint="BF"/>
          <w:sz w:val="24"/>
        </w:rPr>
        <w:t>which is mentioned in TLI Side API document</w:t>
      </w:r>
      <w:r>
        <w:rPr>
          <w:rFonts w:ascii="Calibri" w:eastAsiaTheme="minorEastAsia" w:hAnsi="Calibri"/>
          <w:color w:val="4D5154" w:themeColor="text1" w:themeTint="BF"/>
          <w:sz w:val="24"/>
        </w:rPr>
        <w:t>.</w:t>
      </w:r>
    </w:p>
    <w:p w14:paraId="46B2737D" w14:textId="77777777" w:rsidR="007837A3" w:rsidRPr="00AC42C8" w:rsidRDefault="007837A3" w:rsidP="007837A3">
      <w:pPr>
        <w:pStyle w:val="ListParagraph"/>
        <w:numPr>
          <w:ilvl w:val="0"/>
          <w:numId w:val="7"/>
        </w:numPr>
        <w:bidi w:val="0"/>
        <w:jc w:val="both"/>
        <w:rPr>
          <w:rFonts w:ascii="Calibri" w:eastAsiaTheme="minorEastAsia" w:hAnsi="Calibri"/>
          <w:color w:val="4D5154" w:themeColor="text1" w:themeTint="BF"/>
          <w:sz w:val="24"/>
        </w:rPr>
      </w:pPr>
      <w:r w:rsidRPr="00AC42C8">
        <w:rPr>
          <w:rFonts w:ascii="Calibri" w:eastAsiaTheme="minorEastAsia" w:hAnsi="Calibri"/>
          <w:color w:val="4D5154" w:themeColor="text1" w:themeTint="BF"/>
          <w:sz w:val="24"/>
        </w:rPr>
        <w:t>After adding the parallel action concept and to avoid any performance issue, setting the next-action (“next step” in previous concept) of the condition options, item options or any action in workflow will be removed from the action UI itself and it will be done in a separate stage</w:t>
      </w:r>
      <w:r>
        <w:rPr>
          <w:rFonts w:ascii="Calibri" w:eastAsiaTheme="minorEastAsia" w:hAnsi="Calibri"/>
          <w:color w:val="4D5154" w:themeColor="text1" w:themeTint="BF"/>
          <w:sz w:val="24"/>
        </w:rPr>
        <w:t xml:space="preserve"> (</w:t>
      </w:r>
      <w:r w:rsidRPr="000D0B80">
        <w:rPr>
          <w:rFonts w:ascii="Calibri" w:eastAsiaTheme="minorEastAsia" w:hAnsi="Calibri"/>
          <w:color w:val="4D5154" w:themeColor="text1" w:themeTint="BF"/>
          <w:sz w:val="24"/>
        </w:rPr>
        <w:t>Actions Relations</w:t>
      </w:r>
      <w:r>
        <w:rPr>
          <w:rFonts w:ascii="Calibri" w:eastAsiaTheme="minorEastAsia" w:hAnsi="Calibri"/>
          <w:color w:val="4D5154" w:themeColor="text1" w:themeTint="BF"/>
          <w:sz w:val="24"/>
        </w:rPr>
        <w:t>).</w:t>
      </w:r>
      <w:r w:rsidRPr="00AC42C8">
        <w:rPr>
          <w:rFonts w:ascii="Calibri" w:eastAsiaTheme="minorEastAsia" w:hAnsi="Calibri"/>
          <w:color w:val="4D5154" w:themeColor="text1" w:themeTint="BF"/>
          <w:sz w:val="24"/>
        </w:rPr>
        <w:t xml:space="preserve"> </w:t>
      </w:r>
    </w:p>
    <w:p w14:paraId="4705507D" w14:textId="77777777" w:rsidR="007837A3" w:rsidRPr="00CB5B6A" w:rsidRDefault="007837A3" w:rsidP="007837A3">
      <w:pPr>
        <w:pStyle w:val="ListParagraph"/>
        <w:bidi w:val="0"/>
        <w:ind w:left="1080"/>
        <w:jc w:val="both"/>
        <w:rPr>
          <w:rFonts w:ascii="Calibri" w:eastAsiaTheme="minorEastAsia" w:hAnsi="Calibri"/>
          <w:color w:val="4D5154" w:themeColor="text1" w:themeTint="BF"/>
          <w:sz w:val="24"/>
        </w:rPr>
      </w:pPr>
      <w:r w:rsidRPr="00AC42C8">
        <w:rPr>
          <w:rFonts w:ascii="Calibri" w:eastAsiaTheme="minorEastAsia" w:hAnsi="Calibri"/>
          <w:color w:val="4D5154" w:themeColor="text1" w:themeTint="BF"/>
          <w:sz w:val="24"/>
        </w:rPr>
        <w:t>So user will add all actions without relations between them, then move to the last stage of creating workflow template to order all the created actions and set the relations between them.</w:t>
      </w:r>
    </w:p>
    <w:p w14:paraId="31ED979D" w14:textId="77777777" w:rsidR="007837A3" w:rsidRPr="0021430A" w:rsidRDefault="007837A3" w:rsidP="007837A3">
      <w:pPr>
        <w:pStyle w:val="Heading6"/>
        <w:numPr>
          <w:ilvl w:val="0"/>
          <w:numId w:val="22"/>
        </w:numPr>
      </w:pPr>
      <w:r w:rsidRPr="0021430A">
        <w:t>Assign Action</w:t>
      </w:r>
    </w:p>
    <w:p w14:paraId="02DE3177" w14:textId="77777777" w:rsidR="007837A3" w:rsidRDefault="007837A3" w:rsidP="007837A3">
      <w:pPr>
        <w:ind w:left="720"/>
        <w:jc w:val="both"/>
      </w:pPr>
      <w:r>
        <w:t>This action is removed and its business will be covered by using send mail action, then assign the next action to specific custody:</w:t>
      </w:r>
    </w:p>
    <w:p w14:paraId="211C4406" w14:textId="77777777" w:rsidR="007837A3" w:rsidRPr="0021430A" w:rsidRDefault="007837A3" w:rsidP="007837A3">
      <w:pPr>
        <w:pStyle w:val="Heading6"/>
        <w:numPr>
          <w:ilvl w:val="0"/>
          <w:numId w:val="22"/>
        </w:numPr>
      </w:pPr>
      <w:r w:rsidRPr="0021430A">
        <w:t>Approval, Reject, Accept Actions</w:t>
      </w:r>
    </w:p>
    <w:p w14:paraId="546A70F3" w14:textId="77777777" w:rsidR="007837A3" w:rsidRDefault="007837A3" w:rsidP="007837A3">
      <w:pPr>
        <w:ind w:left="720"/>
        <w:jc w:val="both"/>
      </w:pPr>
      <w:r w:rsidRPr="007D3782">
        <w:t>A</w:t>
      </w:r>
      <w:r>
        <w:t>pproval, reject, accept</w:t>
      </w:r>
      <w:r w:rsidRPr="007D3782">
        <w:t xml:space="preserve"> </w:t>
      </w:r>
      <w:r w:rsidRPr="008D54C9">
        <w:t xml:space="preserve">actions </w:t>
      </w:r>
      <w:r>
        <w:t>won’t be separated action, they will be considered as condition types and covered in condition action</w:t>
      </w:r>
      <w:r w:rsidRPr="008D54C9">
        <w:t>.</w:t>
      </w:r>
    </w:p>
    <w:p w14:paraId="127BF1CC" w14:textId="77777777" w:rsidR="007837A3" w:rsidRPr="0021430A" w:rsidRDefault="007837A3" w:rsidP="007837A3">
      <w:pPr>
        <w:pStyle w:val="Heading6"/>
        <w:numPr>
          <w:ilvl w:val="0"/>
          <w:numId w:val="22"/>
        </w:numPr>
      </w:pPr>
      <w:r w:rsidRPr="0021430A">
        <w:t>Send Mail Action</w:t>
      </w:r>
    </w:p>
    <w:p w14:paraId="37F7D895" w14:textId="77777777" w:rsidR="007837A3" w:rsidRDefault="007837A3" w:rsidP="007837A3">
      <w:pPr>
        <w:ind w:left="720"/>
        <w:jc w:val="both"/>
      </w:pPr>
      <w:r w:rsidRPr="009C1B1E">
        <w:t>The mail will be sent by the system</w:t>
      </w:r>
      <w:r>
        <w:t>, user will select mail (subject and body) from the mail templates list, without ability to edit it.</w:t>
      </w:r>
    </w:p>
    <w:p w14:paraId="3A3C8BD2" w14:textId="77777777" w:rsidR="007837A3" w:rsidRPr="0021430A" w:rsidRDefault="007837A3" w:rsidP="007837A3">
      <w:pPr>
        <w:pStyle w:val="Heading6"/>
        <w:numPr>
          <w:ilvl w:val="0"/>
          <w:numId w:val="22"/>
        </w:numPr>
      </w:pPr>
      <w:r w:rsidRPr="0021430A">
        <w:t>API Action</w:t>
      </w:r>
    </w:p>
    <w:p w14:paraId="3FCCB9E7" w14:textId="77777777" w:rsidR="007837A3" w:rsidRPr="007D3BF8" w:rsidRDefault="007837A3" w:rsidP="007837A3">
      <w:pPr>
        <w:ind w:left="720"/>
        <w:jc w:val="both"/>
        <w:rPr>
          <w:b/>
          <w:bCs/>
          <w:u w:val="single"/>
        </w:rPr>
      </w:pPr>
      <w:r>
        <w:t xml:space="preserve">API action is removed and its business will be covered by </w:t>
      </w:r>
      <w:r w:rsidRPr="009C1B1E">
        <w:t xml:space="preserve">Integration </w:t>
      </w:r>
      <w:r>
        <w:t>a</w:t>
      </w:r>
      <w:r w:rsidRPr="009C1B1E">
        <w:t>ction and Integration list</w:t>
      </w:r>
      <w:r>
        <w:t xml:space="preserve"> action</w:t>
      </w:r>
      <w:r w:rsidRPr="009C1B1E">
        <w:t>, which will be explained in detail in Integration Module Document.</w:t>
      </w:r>
    </w:p>
    <w:p w14:paraId="2C0498C1" w14:textId="77777777" w:rsidR="007837A3" w:rsidRPr="0021430A" w:rsidRDefault="007837A3" w:rsidP="007837A3">
      <w:pPr>
        <w:pStyle w:val="Heading6"/>
        <w:numPr>
          <w:ilvl w:val="0"/>
          <w:numId w:val="22"/>
        </w:numPr>
      </w:pPr>
      <w:r w:rsidRPr="0021430A">
        <w:t>Change Task Status Action</w:t>
      </w:r>
    </w:p>
    <w:p w14:paraId="4764E2AE" w14:textId="77777777" w:rsidR="007837A3" w:rsidRPr="00250A48" w:rsidRDefault="007837A3" w:rsidP="007837A3">
      <w:pPr>
        <w:ind w:left="720"/>
        <w:jc w:val="both"/>
        <w:rPr>
          <w:rFonts w:eastAsia="Calibri"/>
          <w:lang w:bidi="ar-SY"/>
        </w:rPr>
      </w:pPr>
      <w:r>
        <w:t>The action name will be “Change Ticket Status”, which will represent the current status of the ticket.</w:t>
      </w:r>
    </w:p>
    <w:p w14:paraId="0458FA64" w14:textId="77777777" w:rsidR="007837A3" w:rsidRPr="0021430A" w:rsidRDefault="007837A3" w:rsidP="007837A3">
      <w:pPr>
        <w:pStyle w:val="Heading6"/>
        <w:numPr>
          <w:ilvl w:val="0"/>
          <w:numId w:val="22"/>
        </w:numPr>
      </w:pPr>
      <w:r w:rsidRPr="0021430A">
        <w:t>Check Available Space Action</w:t>
      </w:r>
    </w:p>
    <w:p w14:paraId="648A8540" w14:textId="77777777" w:rsidR="007837A3" w:rsidRPr="00A13419" w:rsidRDefault="007837A3" w:rsidP="007837A3">
      <w:pPr>
        <w:ind w:left="720"/>
        <w:jc w:val="both"/>
      </w:pPr>
      <w:r w:rsidRPr="00A13419">
        <w:t xml:space="preserve">The options of this action (Available Space / Not Available Space) will be selected by system and the UI </w:t>
      </w:r>
      <w:r>
        <w:t xml:space="preserve">of adding this action </w:t>
      </w:r>
      <w:r w:rsidRPr="00A13419">
        <w:t xml:space="preserve">will </w:t>
      </w:r>
      <w:r>
        <w:t>contain</w:t>
      </w:r>
      <w:r w:rsidRPr="00A13419">
        <w:t xml:space="preserve"> just two fields (period action, action name), the next action of th</w:t>
      </w:r>
      <w:r>
        <w:t>is</w:t>
      </w:r>
      <w:r w:rsidRPr="00A13419">
        <w:t xml:space="preserve"> action options will be </w:t>
      </w:r>
      <w:r>
        <w:t>as we explained before in last stage of creating workflow template</w:t>
      </w:r>
      <w:r w:rsidRPr="00A13419">
        <w:t>.</w:t>
      </w:r>
    </w:p>
    <w:p w14:paraId="3126C78F" w14:textId="77777777" w:rsidR="007837A3" w:rsidRPr="0021430A" w:rsidRDefault="007837A3" w:rsidP="007837A3">
      <w:pPr>
        <w:pStyle w:val="Heading6"/>
        <w:numPr>
          <w:ilvl w:val="0"/>
          <w:numId w:val="22"/>
        </w:numPr>
      </w:pPr>
      <w:r w:rsidRPr="0021430A">
        <w:t>Select Target Support Action</w:t>
      </w:r>
    </w:p>
    <w:p w14:paraId="37C29496" w14:textId="77777777" w:rsidR="007837A3" w:rsidRDefault="007837A3" w:rsidP="007837A3">
      <w:pPr>
        <w:ind w:left="720"/>
      </w:pPr>
      <w:r w:rsidRPr="00A13419">
        <w:t>The options of this action</w:t>
      </w:r>
      <w:r>
        <w:t xml:space="preserve"> will be </w:t>
      </w:r>
      <w:r w:rsidRPr="00A13419">
        <w:t>(Add or Dismantle civil suppor</w:t>
      </w:r>
      <w:r>
        <w:t>t / Add or Dismantle item on exi</w:t>
      </w:r>
      <w:r w:rsidRPr="00A13419">
        <w:t>sted civil support).</w:t>
      </w:r>
    </w:p>
    <w:p w14:paraId="3ECB1DF4" w14:textId="77777777" w:rsidR="007837A3" w:rsidRPr="00A13419" w:rsidRDefault="007837A3" w:rsidP="007837A3">
      <w:pPr>
        <w:ind w:left="720"/>
      </w:pPr>
    </w:p>
    <w:p w14:paraId="1148DCDB" w14:textId="77777777" w:rsidR="007837A3" w:rsidRPr="00DE17CD" w:rsidRDefault="007837A3" w:rsidP="007837A3">
      <w:pPr>
        <w:pStyle w:val="Heading5"/>
        <w:rPr>
          <w:bCs/>
          <w:szCs w:val="28"/>
          <w:u w:val="single"/>
          <w:rtl/>
        </w:rPr>
      </w:pPr>
      <w:r w:rsidRPr="00DE17CD">
        <w:rPr>
          <w:rFonts w:eastAsiaTheme="minorEastAsia"/>
          <w:u w:val="single"/>
        </w:rPr>
        <w:t>New Features and Actions</w:t>
      </w:r>
    </w:p>
    <w:p w14:paraId="334D6E6A" w14:textId="77777777" w:rsidR="007837A3" w:rsidRPr="00B331DE" w:rsidRDefault="007837A3" w:rsidP="007837A3">
      <w:pPr>
        <w:pStyle w:val="Heading6"/>
        <w:numPr>
          <w:ilvl w:val="0"/>
          <w:numId w:val="23"/>
        </w:numPr>
      </w:pPr>
      <w:r>
        <w:t>Escalation Feature:</w:t>
      </w:r>
    </w:p>
    <w:p w14:paraId="3C919C78" w14:textId="77777777" w:rsidR="007837A3" w:rsidRDefault="007837A3" w:rsidP="007837A3">
      <w:pPr>
        <w:ind w:left="360"/>
        <w:jc w:val="both"/>
        <w:rPr>
          <w:rFonts w:cstheme="minorHAnsi"/>
          <w:iCs/>
          <w:szCs w:val="24"/>
        </w:rPr>
      </w:pPr>
      <w:r w:rsidRPr="00AD55A2">
        <w:rPr>
          <w:rFonts w:cstheme="minorHAnsi"/>
          <w:iCs/>
          <w:szCs w:val="24"/>
        </w:rPr>
        <w:t xml:space="preserve">The purpose of this </w:t>
      </w:r>
      <w:r>
        <w:rPr>
          <w:rFonts w:cstheme="minorHAnsi"/>
          <w:iCs/>
          <w:szCs w:val="24"/>
        </w:rPr>
        <w:t>feature</w:t>
      </w:r>
      <w:r w:rsidRPr="00AD55A2">
        <w:rPr>
          <w:rFonts w:cstheme="minorHAnsi"/>
          <w:iCs/>
          <w:szCs w:val="24"/>
        </w:rPr>
        <w:t xml:space="preserve"> is to prevent the delay that may occur in e</w:t>
      </w:r>
      <w:r>
        <w:rPr>
          <w:rFonts w:cstheme="minorHAnsi"/>
          <w:iCs/>
          <w:szCs w:val="24"/>
        </w:rPr>
        <w:t>xecuting</w:t>
      </w:r>
      <w:r w:rsidRPr="00AD55A2">
        <w:rPr>
          <w:rFonts w:cstheme="minorHAnsi"/>
          <w:iCs/>
          <w:szCs w:val="24"/>
        </w:rPr>
        <w:t xml:space="preserve"> the pending requests, it will </w:t>
      </w:r>
      <w:commentRangeStart w:id="17"/>
      <w:commentRangeStart w:id="18"/>
      <w:r w:rsidRPr="00AD55A2">
        <w:rPr>
          <w:rFonts w:cstheme="minorHAnsi"/>
          <w:iCs/>
          <w:szCs w:val="24"/>
        </w:rPr>
        <w:t xml:space="preserve">give </w:t>
      </w:r>
      <w:r w:rsidRPr="001B5D25">
        <w:rPr>
          <w:rFonts w:cstheme="minorHAnsi"/>
          <w:iCs/>
          <w:strike/>
          <w:szCs w:val="24"/>
        </w:rPr>
        <w:t>the TLIS user who has the permissions on the workflow or on one of its actions</w:t>
      </w:r>
      <w:r w:rsidRPr="00AD55A2">
        <w:rPr>
          <w:rFonts w:cstheme="minorHAnsi"/>
          <w:iCs/>
          <w:szCs w:val="24"/>
        </w:rPr>
        <w:t xml:space="preserve"> </w:t>
      </w:r>
      <w:commentRangeEnd w:id="17"/>
      <w:r>
        <w:rPr>
          <w:rStyle w:val="CommentReference"/>
          <w:rFonts w:asciiTheme="minorHAnsi" w:eastAsiaTheme="minorHAnsi" w:hAnsiTheme="minorHAnsi"/>
          <w:color w:val="auto"/>
        </w:rPr>
        <w:commentReference w:id="17"/>
      </w:r>
      <w:commentRangeEnd w:id="18"/>
      <w:r w:rsidRPr="001B5D25">
        <w:rPr>
          <w:rFonts w:cstheme="minorHAnsi"/>
          <w:iCs/>
          <w:szCs w:val="24"/>
          <w:u w:val="single"/>
        </w:rPr>
        <w:t>the TLI system</w:t>
      </w:r>
      <w:r>
        <w:rPr>
          <w:rFonts w:cstheme="minorHAnsi"/>
          <w:iCs/>
          <w:szCs w:val="24"/>
        </w:rPr>
        <w:t xml:space="preserve"> </w:t>
      </w:r>
      <w:r>
        <w:rPr>
          <w:rStyle w:val="CommentReference"/>
          <w:rFonts w:asciiTheme="minorHAnsi" w:eastAsiaTheme="minorHAnsi" w:hAnsiTheme="minorHAnsi"/>
          <w:color w:val="auto"/>
        </w:rPr>
        <w:commentReference w:id="18"/>
      </w:r>
      <w:r w:rsidRPr="00AD55A2">
        <w:rPr>
          <w:rFonts w:cstheme="minorHAnsi"/>
          <w:iCs/>
          <w:szCs w:val="24"/>
        </w:rPr>
        <w:t>the ability to escalate the request when its period ends by sending an email to the uppers of the user who has to execute this request.</w:t>
      </w:r>
    </w:p>
    <w:p w14:paraId="392C77C5" w14:textId="77777777" w:rsidR="007837A3" w:rsidRDefault="007837A3" w:rsidP="007837A3">
      <w:pPr>
        <w:ind w:left="360"/>
        <w:jc w:val="both"/>
        <w:rPr>
          <w:rFonts w:cstheme="minorHAnsi"/>
          <w:iCs/>
          <w:szCs w:val="24"/>
        </w:rPr>
      </w:pPr>
    </w:p>
    <w:p w14:paraId="79FB81AD" w14:textId="77777777" w:rsidR="007837A3" w:rsidRDefault="007837A3" w:rsidP="007837A3">
      <w:pPr>
        <w:ind w:left="360"/>
        <w:jc w:val="both"/>
        <w:rPr>
          <w:rFonts w:cstheme="minorHAnsi"/>
          <w:iCs/>
          <w:szCs w:val="24"/>
        </w:rPr>
      </w:pPr>
      <w:r w:rsidRPr="00B331DE">
        <w:rPr>
          <w:rFonts w:cstheme="minorHAnsi"/>
          <w:iCs/>
          <w:szCs w:val="24"/>
        </w:rPr>
        <w:t>Admin will choose if the actions of workflow could be escalated during the creation of workflow template by enable the “Escalation” checkbox, then select its configuration (period, level).</w:t>
      </w:r>
    </w:p>
    <w:p w14:paraId="40AAC422" w14:textId="77777777" w:rsidR="007837A3" w:rsidRDefault="007837A3" w:rsidP="007837A3">
      <w:pPr>
        <w:ind w:left="360"/>
        <w:jc w:val="both"/>
        <w:rPr>
          <w:rFonts w:cstheme="minorHAnsi"/>
          <w:iCs/>
          <w:szCs w:val="24"/>
        </w:rPr>
      </w:pPr>
    </w:p>
    <w:p w14:paraId="7233109C" w14:textId="77777777" w:rsidR="007837A3" w:rsidRDefault="007837A3" w:rsidP="007837A3">
      <w:pPr>
        <w:ind w:left="360"/>
        <w:jc w:val="both"/>
        <w:rPr>
          <w:rFonts w:cstheme="minorHAnsi"/>
          <w:iCs/>
          <w:szCs w:val="24"/>
        </w:rPr>
      </w:pPr>
      <w:commentRangeStart w:id="19"/>
      <w:commentRangeStart w:id="20"/>
      <w:r w:rsidRPr="001B5D25">
        <w:rPr>
          <w:rFonts w:cstheme="minorHAnsi"/>
          <w:iCs/>
          <w:strike/>
          <w:szCs w:val="24"/>
        </w:rPr>
        <w:t>Permitted user will be able to click on “escalation” button to send email for all chosen levels,</w:t>
      </w:r>
      <w:r>
        <w:rPr>
          <w:rFonts w:cstheme="minorHAnsi"/>
          <w:iCs/>
          <w:szCs w:val="24"/>
        </w:rPr>
        <w:t xml:space="preserve"> the escalation mail will be sent automatically by TLI system </w:t>
      </w:r>
      <w:r>
        <w:rPr>
          <w:rFonts w:cstheme="minorHAnsi" w:hint="cs"/>
          <w:iCs/>
          <w:szCs w:val="24"/>
          <w:rtl/>
        </w:rPr>
        <w:t xml:space="preserve"> </w:t>
      </w:r>
      <w:r>
        <w:rPr>
          <w:rFonts w:cstheme="minorHAnsi"/>
          <w:iCs/>
          <w:szCs w:val="24"/>
        </w:rPr>
        <w:t>when the period of action is ended</w:t>
      </w:r>
      <w:commentRangeEnd w:id="19"/>
      <w:r>
        <w:rPr>
          <w:rFonts w:cstheme="minorHAnsi"/>
          <w:iCs/>
          <w:szCs w:val="24"/>
        </w:rPr>
        <w:t xml:space="preserve">, </w:t>
      </w:r>
      <w:r>
        <w:rPr>
          <w:rStyle w:val="CommentReference"/>
          <w:rFonts w:asciiTheme="minorHAnsi" w:eastAsiaTheme="minorHAnsi" w:hAnsiTheme="minorHAnsi"/>
          <w:color w:val="auto"/>
        </w:rPr>
        <w:commentReference w:id="19"/>
      </w:r>
      <w:commentRangeEnd w:id="20"/>
      <w:r>
        <w:rPr>
          <w:rStyle w:val="CommentReference"/>
          <w:rFonts w:asciiTheme="minorHAnsi" w:eastAsiaTheme="minorHAnsi" w:hAnsiTheme="minorHAnsi"/>
          <w:color w:val="auto"/>
        </w:rPr>
        <w:commentReference w:id="20"/>
      </w:r>
      <w:r w:rsidRPr="00B331DE">
        <w:rPr>
          <w:rFonts w:cstheme="minorHAnsi"/>
          <w:iCs/>
          <w:szCs w:val="24"/>
        </w:rPr>
        <w:t>if admin select the 2 or 3 level</w:t>
      </w:r>
      <w:r>
        <w:rPr>
          <w:rFonts w:cstheme="minorHAnsi"/>
          <w:iCs/>
          <w:szCs w:val="24"/>
        </w:rPr>
        <w:t>s</w:t>
      </w:r>
      <w:r w:rsidRPr="00B331DE">
        <w:rPr>
          <w:rFonts w:cstheme="minorHAnsi"/>
          <w:iCs/>
          <w:szCs w:val="24"/>
        </w:rPr>
        <w:t xml:space="preserve"> of escalation and the user who has to execute this request had only “upper one”, the escalation will be for “upper one” 2 or 3 times.</w:t>
      </w:r>
    </w:p>
    <w:p w14:paraId="2C111CB8" w14:textId="77777777" w:rsidR="007837A3" w:rsidRDefault="007837A3" w:rsidP="007837A3">
      <w:pPr>
        <w:ind w:left="360"/>
        <w:jc w:val="both"/>
        <w:rPr>
          <w:rFonts w:cstheme="minorHAnsi"/>
          <w:iCs/>
          <w:szCs w:val="24"/>
        </w:rPr>
      </w:pPr>
    </w:p>
    <w:p w14:paraId="278795FD" w14:textId="77777777" w:rsidR="007837A3" w:rsidRDefault="007837A3" w:rsidP="007837A3">
      <w:pPr>
        <w:ind w:left="360"/>
        <w:jc w:val="both"/>
        <w:rPr>
          <w:rFonts w:cstheme="minorHAnsi"/>
          <w:iCs/>
          <w:szCs w:val="24"/>
        </w:rPr>
      </w:pPr>
      <w:commentRangeStart w:id="21"/>
      <w:commentRangeStart w:id="22"/>
      <w:r w:rsidRPr="001365B6">
        <w:rPr>
          <w:rFonts w:cstheme="minorHAnsi"/>
          <w:iCs/>
          <w:strike/>
          <w:szCs w:val="24"/>
        </w:rPr>
        <w:t>It is also possible to click again on the “escalation” button after the end of escalation period, if escalation period is 2 days, “Escalation” button will disable after the first click for 2 days and then it will be enabled again when the period is finished.</w:t>
      </w:r>
      <w:commentRangeEnd w:id="21"/>
      <w:r w:rsidRPr="001365B6">
        <w:rPr>
          <w:rStyle w:val="CommentReference"/>
          <w:rFonts w:asciiTheme="minorHAnsi" w:eastAsiaTheme="minorHAnsi" w:hAnsiTheme="minorHAnsi"/>
          <w:strike/>
          <w:color w:val="auto"/>
        </w:rPr>
        <w:commentReference w:id="21"/>
      </w:r>
      <w:commentRangeEnd w:id="22"/>
    </w:p>
    <w:p w14:paraId="1791C7E8" w14:textId="71DEACEE" w:rsidR="007837A3" w:rsidRDefault="007837A3" w:rsidP="007837A3">
      <w:pPr>
        <w:ind w:left="360"/>
        <w:jc w:val="both"/>
        <w:rPr>
          <w:rFonts w:cstheme="minorHAnsi"/>
          <w:iCs/>
          <w:szCs w:val="24"/>
          <w:rtl/>
          <w:lang w:bidi="ar-LB"/>
        </w:rPr>
      </w:pPr>
      <w:commentRangeStart w:id="23"/>
      <w:commentRangeStart w:id="24"/>
      <w:r>
        <w:rPr>
          <w:rFonts w:cstheme="minorHAnsi"/>
          <w:iCs/>
          <w:szCs w:val="24"/>
        </w:rPr>
        <w:t>The escalation mail will be resent after the end of escalation period</w:t>
      </w:r>
      <w:r w:rsidRPr="001365B6">
        <w:rPr>
          <w:rFonts w:cstheme="minorHAnsi"/>
          <w:iCs/>
          <w:szCs w:val="24"/>
        </w:rPr>
        <w:commentReference w:id="22"/>
      </w:r>
      <w:r w:rsidRPr="001365B6">
        <w:rPr>
          <w:rFonts w:cstheme="minorHAnsi"/>
          <w:iCs/>
          <w:szCs w:val="24"/>
        </w:rPr>
        <w:t>, if escalation period is 2 days,</w:t>
      </w:r>
      <w:r>
        <w:rPr>
          <w:rFonts w:cstheme="minorHAnsi"/>
          <w:iCs/>
          <w:szCs w:val="24"/>
        </w:rPr>
        <w:t xml:space="preserve"> escalation mail will be sent when the action period is ended </w:t>
      </w:r>
      <w:r w:rsidR="00CE0015">
        <w:rPr>
          <w:rFonts w:cstheme="minorHAnsi"/>
          <w:iCs/>
          <w:szCs w:val="24"/>
        </w:rPr>
        <w:t>and it</w:t>
      </w:r>
      <w:r>
        <w:rPr>
          <w:rFonts w:cstheme="minorHAnsi"/>
          <w:iCs/>
          <w:szCs w:val="24"/>
        </w:rPr>
        <w:t xml:space="preserve"> will be resent after 2 days if the action hasn’t done yet.</w:t>
      </w:r>
      <w:commentRangeEnd w:id="23"/>
      <w:r w:rsidR="00C81F9B">
        <w:rPr>
          <w:rStyle w:val="CommentReference"/>
          <w:rFonts w:asciiTheme="minorHAnsi" w:eastAsiaTheme="minorHAnsi" w:hAnsiTheme="minorHAnsi"/>
          <w:color w:val="auto"/>
        </w:rPr>
        <w:commentReference w:id="23"/>
      </w:r>
      <w:commentRangeEnd w:id="24"/>
      <w:r w:rsidR="00EE24DD">
        <w:rPr>
          <w:rStyle w:val="CommentReference"/>
          <w:rFonts w:asciiTheme="minorHAnsi" w:eastAsiaTheme="minorHAnsi" w:hAnsiTheme="minorHAnsi"/>
          <w:color w:val="auto"/>
        </w:rPr>
        <w:commentReference w:id="24"/>
      </w:r>
    </w:p>
    <w:p w14:paraId="4EAEBD36" w14:textId="77777777" w:rsidR="007837A3" w:rsidRPr="001365B6" w:rsidRDefault="007837A3" w:rsidP="007837A3">
      <w:pPr>
        <w:ind w:left="360"/>
        <w:jc w:val="both"/>
        <w:rPr>
          <w:rFonts w:cstheme="minorHAnsi"/>
          <w:iCs/>
          <w:szCs w:val="24"/>
        </w:rPr>
      </w:pPr>
    </w:p>
    <w:p w14:paraId="209DA7B9" w14:textId="77777777" w:rsidR="007837A3" w:rsidRDefault="007837A3" w:rsidP="007837A3">
      <w:pPr>
        <w:ind w:left="360"/>
        <w:jc w:val="both"/>
        <w:rPr>
          <w:rFonts w:cstheme="minorHAnsi"/>
          <w:iCs/>
          <w:szCs w:val="24"/>
        </w:rPr>
      </w:pPr>
    </w:p>
    <w:p w14:paraId="5B381549" w14:textId="77777777" w:rsidR="007837A3" w:rsidRPr="00B87C51" w:rsidRDefault="007837A3" w:rsidP="007837A3">
      <w:pPr>
        <w:ind w:left="360"/>
        <w:jc w:val="both"/>
        <w:rPr>
          <w:rFonts w:cstheme="minorHAnsi"/>
          <w:iCs/>
          <w:strike/>
          <w:szCs w:val="24"/>
        </w:rPr>
      </w:pPr>
      <w:r w:rsidRPr="00B87C51">
        <w:rPr>
          <w:rFonts w:cstheme="minorHAnsi"/>
          <w:iCs/>
          <w:strike/>
          <w:szCs w:val="24"/>
        </w:rPr>
        <w:t>An “Escalation” button will be displayed next to the requests and will be disabled for:</w:t>
      </w:r>
    </w:p>
    <w:p w14:paraId="11956A63" w14:textId="77777777" w:rsidR="007837A3" w:rsidRPr="00B87C51" w:rsidRDefault="007837A3" w:rsidP="007837A3">
      <w:pPr>
        <w:pStyle w:val="ListParagraph"/>
        <w:numPr>
          <w:ilvl w:val="0"/>
          <w:numId w:val="24"/>
        </w:numPr>
        <w:bidi w:val="0"/>
        <w:jc w:val="both"/>
        <w:rPr>
          <w:rFonts w:ascii="Calibri" w:eastAsiaTheme="minorEastAsia" w:hAnsi="Calibri" w:cstheme="minorHAnsi"/>
          <w:iCs/>
          <w:strike/>
          <w:color w:val="4D5154" w:themeColor="text1" w:themeTint="BF"/>
          <w:sz w:val="24"/>
          <w:szCs w:val="24"/>
        </w:rPr>
      </w:pPr>
      <w:r w:rsidRPr="00B87C51">
        <w:rPr>
          <w:rFonts w:ascii="Calibri" w:eastAsiaTheme="minorEastAsia" w:hAnsi="Calibri" w:cstheme="minorHAnsi"/>
          <w:iCs/>
          <w:strike/>
          <w:color w:val="4D5154" w:themeColor="text1" w:themeTint="BF"/>
          <w:sz w:val="24"/>
          <w:szCs w:val="24"/>
        </w:rPr>
        <w:t>Requests of workflow which not configured to be escalated;</w:t>
      </w:r>
    </w:p>
    <w:p w14:paraId="2C1F1BC7" w14:textId="77777777" w:rsidR="007837A3" w:rsidRPr="00B87C51" w:rsidRDefault="007837A3" w:rsidP="007837A3">
      <w:pPr>
        <w:pStyle w:val="ListParagraph"/>
        <w:numPr>
          <w:ilvl w:val="0"/>
          <w:numId w:val="24"/>
        </w:numPr>
        <w:bidi w:val="0"/>
        <w:jc w:val="both"/>
        <w:rPr>
          <w:rFonts w:ascii="Calibri" w:eastAsiaTheme="minorEastAsia" w:hAnsi="Calibri" w:cstheme="minorHAnsi"/>
          <w:iCs/>
          <w:strike/>
          <w:color w:val="4D5154" w:themeColor="text1" w:themeTint="BF"/>
          <w:sz w:val="24"/>
          <w:szCs w:val="24"/>
          <w:lang w:bidi="ar-SY"/>
        </w:rPr>
      </w:pPr>
      <w:r w:rsidRPr="00B87C51">
        <w:rPr>
          <w:rFonts w:ascii="Calibri" w:eastAsiaTheme="minorEastAsia" w:hAnsi="Calibri" w:cstheme="minorHAnsi"/>
          <w:iCs/>
          <w:strike/>
          <w:color w:val="4D5154" w:themeColor="text1" w:themeTint="BF"/>
          <w:sz w:val="24"/>
          <w:szCs w:val="24"/>
          <w:lang w:bidi="ar-SY"/>
        </w:rPr>
        <w:t>Pending requests of the user “my pending requests”;</w:t>
      </w:r>
    </w:p>
    <w:p w14:paraId="40796388" w14:textId="77777777" w:rsidR="007837A3" w:rsidRPr="00A53123" w:rsidRDefault="007837A3" w:rsidP="007837A3">
      <w:pPr>
        <w:jc w:val="both"/>
        <w:rPr>
          <w:rFonts w:cstheme="minorHAnsi"/>
          <w:iCs/>
          <w:szCs w:val="24"/>
          <w:lang w:bidi="ar-SY"/>
        </w:rPr>
      </w:pPr>
      <w:r>
        <w:rPr>
          <w:rFonts w:cstheme="minorHAnsi"/>
          <w:iCs/>
          <w:szCs w:val="24"/>
          <w:lang w:bidi="ar-SY"/>
        </w:rPr>
        <w:t>Below we will analyze the test case of enabling the escalation feature on workflow…</w:t>
      </w:r>
    </w:p>
    <w:p w14:paraId="0BEC21C4" w14:textId="77777777" w:rsidR="007837A3" w:rsidRPr="00867E12" w:rsidRDefault="007837A3" w:rsidP="007837A3">
      <w:pPr>
        <w:pStyle w:val="Heading7"/>
        <w:numPr>
          <w:ilvl w:val="0"/>
          <w:numId w:val="25"/>
        </w:numPr>
        <w:rPr>
          <w:rFonts w:ascii="Calibri" w:hAnsi="Calibri" w:cs="Calibri"/>
          <w:b/>
          <w:bCs/>
          <w:i w:val="0"/>
          <w:iCs w:val="0"/>
          <w:color w:val="4D5154" w:themeColor="text1" w:themeTint="BF"/>
        </w:rPr>
      </w:pPr>
      <w:r w:rsidRPr="00867E12">
        <w:rPr>
          <w:rFonts w:ascii="Calibri" w:hAnsi="Calibri" w:cs="Calibri"/>
          <w:b/>
          <w:bCs/>
          <w:i w:val="0"/>
          <w:iCs w:val="0"/>
          <w:color w:val="4D5154" w:themeColor="text1" w:themeTint="BF"/>
        </w:rPr>
        <w:t>Enable Escalation Use Case</w:t>
      </w:r>
    </w:p>
    <w:p w14:paraId="7CD80902" w14:textId="77777777" w:rsidR="007837A3" w:rsidRPr="00572AC8" w:rsidRDefault="007837A3" w:rsidP="007837A3">
      <w:pPr>
        <w:ind w:left="360"/>
        <w:rPr>
          <w:rFonts w:cstheme="minorHAnsi"/>
          <w:iCs/>
          <w:szCs w:val="24"/>
          <w:lang w:bidi="ar-SY"/>
        </w:rPr>
      </w:pPr>
    </w:p>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018A77D4" w14:textId="77777777" w:rsidTr="00C81F9B">
        <w:trPr>
          <w:trHeight w:val="329"/>
          <w:jc w:val="center"/>
        </w:trPr>
        <w:tc>
          <w:tcPr>
            <w:tcW w:w="2880" w:type="dxa"/>
            <w:shd w:val="clear" w:color="auto" w:fill="E6E7E8"/>
          </w:tcPr>
          <w:p w14:paraId="06DE8366"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9" w:type="dxa"/>
            <w:gridSpan w:val="2"/>
            <w:shd w:val="clear" w:color="auto" w:fill="FFFFFF"/>
          </w:tcPr>
          <w:p w14:paraId="2163824D" w14:textId="77777777" w:rsidR="007837A3" w:rsidRPr="000123FE" w:rsidRDefault="007837A3" w:rsidP="00C81F9B">
            <w:pPr>
              <w:jc w:val="center"/>
              <w:rPr>
                <w:rFonts w:eastAsia="Calibri" w:cs="Calibri"/>
                <w:b/>
                <w:color w:val="4D5154"/>
                <w:sz w:val="22"/>
              </w:rPr>
            </w:pPr>
            <w:r w:rsidRPr="00F26107">
              <w:rPr>
                <w:rFonts w:eastAsia="Calibri" w:cs="Calibri"/>
                <w:b/>
                <w:color w:val="4D5154"/>
                <w:szCs w:val="24"/>
              </w:rPr>
              <w:t>1</w:t>
            </w:r>
          </w:p>
        </w:tc>
      </w:tr>
      <w:tr w:rsidR="007837A3" w14:paraId="737A0552" w14:textId="77777777" w:rsidTr="00C81F9B">
        <w:trPr>
          <w:trHeight w:val="284"/>
          <w:jc w:val="center"/>
        </w:trPr>
        <w:tc>
          <w:tcPr>
            <w:tcW w:w="2880" w:type="dxa"/>
            <w:shd w:val="clear" w:color="auto" w:fill="E6E7E8"/>
          </w:tcPr>
          <w:p w14:paraId="3823A7C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9" w:type="dxa"/>
            <w:gridSpan w:val="2"/>
            <w:shd w:val="clear" w:color="auto" w:fill="E6E7E8"/>
          </w:tcPr>
          <w:p w14:paraId="4AE94E9F" w14:textId="77777777" w:rsidR="007837A3" w:rsidRPr="000123FE" w:rsidRDefault="007837A3" w:rsidP="00C81F9B">
            <w:pPr>
              <w:jc w:val="center"/>
              <w:rPr>
                <w:rFonts w:eastAsia="Calibri"/>
              </w:rPr>
            </w:pPr>
            <w:r>
              <w:rPr>
                <w:rFonts w:cstheme="minorHAnsi"/>
                <w:iCs/>
                <w:szCs w:val="24"/>
              </w:rPr>
              <w:t>Enable/Disable Escalation of workflow</w:t>
            </w:r>
          </w:p>
        </w:tc>
      </w:tr>
      <w:tr w:rsidR="007837A3" w14:paraId="662BB224" w14:textId="77777777" w:rsidTr="00C81F9B">
        <w:trPr>
          <w:trHeight w:val="284"/>
          <w:jc w:val="center"/>
        </w:trPr>
        <w:tc>
          <w:tcPr>
            <w:tcW w:w="2880" w:type="dxa"/>
            <w:shd w:val="clear" w:color="auto" w:fill="E6E7E8"/>
          </w:tcPr>
          <w:p w14:paraId="2B2B19A5"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9" w:type="dxa"/>
            <w:gridSpan w:val="2"/>
            <w:shd w:val="clear" w:color="auto" w:fill="FFFFFF"/>
          </w:tcPr>
          <w:p w14:paraId="2F839659"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422A9D35" w14:textId="77777777" w:rsidTr="00C81F9B">
        <w:trPr>
          <w:trHeight w:val="284"/>
          <w:jc w:val="center"/>
        </w:trPr>
        <w:tc>
          <w:tcPr>
            <w:tcW w:w="2880" w:type="dxa"/>
            <w:shd w:val="clear" w:color="auto" w:fill="E6E7E8"/>
          </w:tcPr>
          <w:p w14:paraId="355DF8C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9" w:type="dxa"/>
            <w:gridSpan w:val="2"/>
            <w:shd w:val="clear" w:color="auto" w:fill="FFFFFF"/>
          </w:tcPr>
          <w:p w14:paraId="711EB5A0" w14:textId="77777777" w:rsidR="007837A3" w:rsidRPr="000123FE" w:rsidRDefault="007837A3" w:rsidP="00C81F9B">
            <w:pPr>
              <w:rPr>
                <w:rFonts w:eastAsia="Calibri"/>
              </w:rPr>
            </w:pPr>
            <w:r w:rsidRPr="000123FE">
              <w:rPr>
                <w:rFonts w:eastAsia="Calibri"/>
              </w:rPr>
              <w:t xml:space="preserve">This use case represents </w:t>
            </w:r>
            <w:r>
              <w:rPr>
                <w:rFonts w:eastAsia="Calibri"/>
              </w:rPr>
              <w:t>enabling escalation on workflow.</w:t>
            </w:r>
          </w:p>
        </w:tc>
      </w:tr>
      <w:tr w:rsidR="007837A3" w14:paraId="1A08FC9F" w14:textId="77777777" w:rsidTr="00C81F9B">
        <w:trPr>
          <w:trHeight w:val="284"/>
          <w:jc w:val="center"/>
        </w:trPr>
        <w:tc>
          <w:tcPr>
            <w:tcW w:w="2880" w:type="dxa"/>
            <w:shd w:val="clear" w:color="auto" w:fill="E6E7E8"/>
          </w:tcPr>
          <w:p w14:paraId="77DDCB40"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9" w:type="dxa"/>
            <w:gridSpan w:val="2"/>
            <w:shd w:val="clear" w:color="auto" w:fill="FFFFFF"/>
          </w:tcPr>
          <w:p w14:paraId="12CB3DA7" w14:textId="77777777" w:rsidR="007837A3" w:rsidRPr="000123FE" w:rsidRDefault="007837A3" w:rsidP="00C81F9B">
            <w:pPr>
              <w:jc w:val="both"/>
              <w:rPr>
                <w:color w:val="282660"/>
                <w:sz w:val="28"/>
                <w:szCs w:val="28"/>
              </w:rPr>
            </w:pPr>
            <w:r>
              <w:rPr>
                <w:rFonts w:eastAsia="Calibri"/>
              </w:rPr>
              <w:t>User want to enable escalation on workflow through creating workflow template or when editing one.</w:t>
            </w:r>
          </w:p>
        </w:tc>
      </w:tr>
      <w:tr w:rsidR="007837A3" w14:paraId="1EA81844" w14:textId="77777777" w:rsidTr="00C81F9B">
        <w:trPr>
          <w:trHeight w:val="284"/>
          <w:jc w:val="center"/>
        </w:trPr>
        <w:tc>
          <w:tcPr>
            <w:tcW w:w="2880" w:type="dxa"/>
            <w:shd w:val="clear" w:color="auto" w:fill="E6E7E8"/>
          </w:tcPr>
          <w:p w14:paraId="65D0282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9" w:type="dxa"/>
            <w:gridSpan w:val="2"/>
            <w:shd w:val="clear" w:color="auto" w:fill="FFFFFF"/>
          </w:tcPr>
          <w:p w14:paraId="7DA0D8BF" w14:textId="77777777" w:rsidR="007837A3" w:rsidRPr="00B90FDD"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CD73A3">
              <w:rPr>
                <w:rFonts w:ascii="Calibri" w:eastAsiaTheme="minorEastAsia" w:hAnsi="Calibri" w:cstheme="minorHAnsi"/>
                <w:iCs/>
                <w:color w:val="4D5154" w:themeColor="text1" w:themeTint="BF"/>
                <w:sz w:val="24"/>
                <w:szCs w:val="24"/>
              </w:rPr>
              <w:t>User has to have a permission.</w:t>
            </w:r>
          </w:p>
        </w:tc>
      </w:tr>
      <w:tr w:rsidR="007837A3" w14:paraId="65077B5F" w14:textId="77777777" w:rsidTr="00C81F9B">
        <w:trPr>
          <w:trHeight w:val="284"/>
          <w:jc w:val="center"/>
        </w:trPr>
        <w:tc>
          <w:tcPr>
            <w:tcW w:w="2880" w:type="dxa"/>
            <w:shd w:val="clear" w:color="auto" w:fill="E6E7E8"/>
          </w:tcPr>
          <w:p w14:paraId="31B7AC5D"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9" w:type="dxa"/>
            <w:gridSpan w:val="2"/>
            <w:shd w:val="clear" w:color="auto" w:fill="FFFFFF"/>
          </w:tcPr>
          <w:p w14:paraId="6E5C4672" w14:textId="77777777" w:rsidR="007837A3" w:rsidRPr="000123FE" w:rsidRDefault="007837A3" w:rsidP="00C81F9B">
            <w:pPr>
              <w:jc w:val="center"/>
              <w:rPr>
                <w:rFonts w:eastAsia="Calibri"/>
              </w:rPr>
            </w:pPr>
            <w:r w:rsidRPr="000123FE">
              <w:rPr>
                <w:rFonts w:eastAsia="Calibri"/>
              </w:rPr>
              <w:t>-</w:t>
            </w:r>
          </w:p>
        </w:tc>
      </w:tr>
      <w:tr w:rsidR="007837A3" w14:paraId="14DC3147" w14:textId="77777777" w:rsidTr="00C81F9B">
        <w:trPr>
          <w:trHeight w:val="284"/>
          <w:jc w:val="center"/>
        </w:trPr>
        <w:tc>
          <w:tcPr>
            <w:tcW w:w="2880" w:type="dxa"/>
            <w:shd w:val="clear" w:color="auto" w:fill="E6E7E8"/>
          </w:tcPr>
          <w:p w14:paraId="6B14E45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9" w:type="dxa"/>
            <w:gridSpan w:val="2"/>
            <w:shd w:val="clear" w:color="auto" w:fill="FFFFFF"/>
          </w:tcPr>
          <w:p w14:paraId="1B89E9D4" w14:textId="77777777" w:rsidR="007837A3" w:rsidRPr="000123FE" w:rsidRDefault="007837A3" w:rsidP="00C81F9B">
            <w:pPr>
              <w:rPr>
                <w:rFonts w:eastAsia="Calibri"/>
              </w:rPr>
            </w:pPr>
            <w:r w:rsidRPr="000123FE">
              <w:rPr>
                <w:rFonts w:eastAsia="Calibri"/>
              </w:rPr>
              <w:t>Admin, Permitted User</w:t>
            </w:r>
          </w:p>
        </w:tc>
      </w:tr>
      <w:tr w:rsidR="007837A3" w14:paraId="5310F497" w14:textId="77777777" w:rsidTr="00C81F9B">
        <w:trPr>
          <w:trHeight w:val="284"/>
          <w:jc w:val="center"/>
        </w:trPr>
        <w:tc>
          <w:tcPr>
            <w:tcW w:w="2880" w:type="dxa"/>
            <w:shd w:val="clear" w:color="auto" w:fill="E6E7E8"/>
          </w:tcPr>
          <w:p w14:paraId="5E5B1A4D"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9" w:type="dxa"/>
            <w:gridSpan w:val="2"/>
            <w:shd w:val="clear" w:color="auto" w:fill="FFFFFF"/>
          </w:tcPr>
          <w:p w14:paraId="680CEDF0" w14:textId="77777777" w:rsidR="007837A3" w:rsidRPr="000123FE" w:rsidRDefault="007837A3" w:rsidP="00C81F9B">
            <w:pPr>
              <w:rPr>
                <w:rFonts w:eastAsia="Calibri"/>
              </w:rPr>
            </w:pPr>
            <w:r w:rsidRPr="000123FE">
              <w:rPr>
                <w:rFonts w:eastAsia="Calibri"/>
              </w:rPr>
              <w:t>High</w:t>
            </w:r>
          </w:p>
        </w:tc>
      </w:tr>
      <w:tr w:rsidR="007837A3" w14:paraId="67F69B4B" w14:textId="77777777" w:rsidTr="00C81F9B">
        <w:trPr>
          <w:trHeight w:val="284"/>
          <w:jc w:val="center"/>
        </w:trPr>
        <w:tc>
          <w:tcPr>
            <w:tcW w:w="2880" w:type="dxa"/>
            <w:vMerge w:val="restart"/>
            <w:shd w:val="clear" w:color="auto" w:fill="E6E7E8"/>
          </w:tcPr>
          <w:p w14:paraId="4C842DFB"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05E4C9F5" w14:textId="77777777" w:rsidR="007837A3" w:rsidRPr="00E16AD2" w:rsidRDefault="007837A3" w:rsidP="00C81F9B">
            <w:pPr>
              <w:spacing w:line="240" w:lineRule="auto"/>
              <w:jc w:val="center"/>
              <w:rPr>
                <w:rFonts w:cstheme="minorHAnsi"/>
                <w:b/>
                <w:bCs/>
                <w:szCs w:val="24"/>
              </w:rPr>
            </w:pPr>
          </w:p>
        </w:tc>
        <w:tc>
          <w:tcPr>
            <w:tcW w:w="3235" w:type="dxa"/>
            <w:shd w:val="clear" w:color="auto" w:fill="E6E7E8"/>
          </w:tcPr>
          <w:p w14:paraId="35247254" w14:textId="77777777" w:rsidR="007837A3" w:rsidRDefault="007837A3" w:rsidP="00C81F9B">
            <w:pPr>
              <w:jc w:val="center"/>
            </w:pPr>
            <w:r>
              <w:rPr>
                <w:b/>
              </w:rPr>
              <w:t>Actor Action</w:t>
            </w:r>
          </w:p>
        </w:tc>
        <w:tc>
          <w:tcPr>
            <w:tcW w:w="3064" w:type="dxa"/>
            <w:shd w:val="clear" w:color="auto" w:fill="E6E7E8"/>
          </w:tcPr>
          <w:p w14:paraId="5242CE71" w14:textId="77777777" w:rsidR="007837A3" w:rsidRPr="00A05ED3" w:rsidRDefault="007837A3" w:rsidP="00C81F9B">
            <w:pPr>
              <w:jc w:val="center"/>
              <w:rPr>
                <w:b/>
                <w:bCs/>
              </w:rPr>
            </w:pPr>
            <w:r w:rsidRPr="00A05ED3">
              <w:rPr>
                <w:b/>
                <w:bCs/>
              </w:rPr>
              <w:t>System Response</w:t>
            </w:r>
          </w:p>
        </w:tc>
      </w:tr>
      <w:tr w:rsidR="007837A3" w14:paraId="709ECC54" w14:textId="77777777" w:rsidTr="00C81F9B">
        <w:trPr>
          <w:trHeight w:val="1232"/>
          <w:jc w:val="center"/>
        </w:trPr>
        <w:tc>
          <w:tcPr>
            <w:tcW w:w="2880" w:type="dxa"/>
            <w:vMerge/>
            <w:shd w:val="clear" w:color="auto" w:fill="E6E7E8"/>
          </w:tcPr>
          <w:p w14:paraId="7AB068B4" w14:textId="77777777" w:rsidR="007837A3" w:rsidRDefault="007837A3" w:rsidP="00C81F9B">
            <w:pPr>
              <w:widowControl w:val="0"/>
              <w:pBdr>
                <w:top w:val="nil"/>
                <w:left w:val="nil"/>
                <w:bottom w:val="nil"/>
                <w:right w:val="nil"/>
                <w:between w:val="nil"/>
              </w:pBdr>
            </w:pPr>
          </w:p>
        </w:tc>
        <w:tc>
          <w:tcPr>
            <w:tcW w:w="3235" w:type="dxa"/>
            <w:shd w:val="clear" w:color="auto" w:fill="FFFFFF"/>
          </w:tcPr>
          <w:p w14:paraId="5CADC723" w14:textId="77777777" w:rsidR="007837A3" w:rsidRDefault="007837A3" w:rsidP="00C81F9B">
            <w:pPr>
              <w:rPr>
                <w:rFonts w:eastAsia="Calibri"/>
              </w:rPr>
            </w:pPr>
            <w:r>
              <w:rPr>
                <w:rFonts w:eastAsia="Calibri"/>
                <w:b/>
                <w:bCs/>
              </w:rPr>
              <w:t>Step1</w:t>
            </w:r>
            <w:r w:rsidRPr="000667E2">
              <w:rPr>
                <w:rFonts w:eastAsia="Calibri"/>
                <w:b/>
                <w:bCs/>
              </w:rPr>
              <w:t>:</w:t>
            </w:r>
            <w:r>
              <w:rPr>
                <w:rFonts w:eastAsia="Calibri"/>
              </w:rPr>
              <w:t xml:space="preserve"> user will click on checkbox to enable escalation on workflow as we mentioned in </w:t>
            </w:r>
            <w:hyperlink w:anchor="_Add_Workflow_use" w:history="1">
              <w:r>
                <w:rPr>
                  <w:rStyle w:val="Hyperlink"/>
                  <w:rFonts w:eastAsia="Calibri"/>
                </w:rPr>
                <w:t>Create</w:t>
              </w:r>
              <w:r w:rsidRPr="00966BEF">
                <w:rPr>
                  <w:rStyle w:val="Hyperlink"/>
                  <w:rFonts w:eastAsia="Calibri"/>
                </w:rPr>
                <w:t xml:space="preserve"> Workflow Use Case</w:t>
              </w:r>
            </w:hyperlink>
            <w:r>
              <w:rPr>
                <w:rFonts w:eastAsia="Calibri"/>
              </w:rPr>
              <w:t>;</w:t>
            </w:r>
          </w:p>
          <w:p w14:paraId="11BD6C66" w14:textId="77777777" w:rsidR="007837A3" w:rsidRDefault="007837A3" w:rsidP="00C81F9B">
            <w:pPr>
              <w:rPr>
                <w:rFonts w:eastAsia="Calibri"/>
              </w:rPr>
            </w:pPr>
          </w:p>
          <w:p w14:paraId="2AF44100" w14:textId="77777777" w:rsidR="007837A3" w:rsidRDefault="007837A3" w:rsidP="00C81F9B">
            <w:pPr>
              <w:rPr>
                <w:rFonts w:eastAsia="Calibri"/>
              </w:rPr>
            </w:pPr>
          </w:p>
          <w:p w14:paraId="776E5C76" w14:textId="77777777" w:rsidR="007837A3" w:rsidRPr="00747CEE" w:rsidRDefault="007837A3" w:rsidP="00C81F9B">
            <w:pPr>
              <w:rPr>
                <w:rFonts w:eastAsia="Calibri"/>
              </w:rPr>
            </w:pPr>
          </w:p>
          <w:p w14:paraId="5FDE154C" w14:textId="77777777" w:rsidR="007837A3" w:rsidRDefault="007837A3" w:rsidP="00C81F9B">
            <w:pPr>
              <w:rPr>
                <w:b/>
                <w:bCs/>
              </w:rPr>
            </w:pPr>
          </w:p>
          <w:p w14:paraId="65E3FD51" w14:textId="77777777" w:rsidR="007837A3" w:rsidRDefault="007837A3" w:rsidP="00C81F9B">
            <w:pPr>
              <w:rPr>
                <w:b/>
                <w:bCs/>
              </w:rPr>
            </w:pPr>
          </w:p>
          <w:p w14:paraId="7679FE2A" w14:textId="77777777" w:rsidR="007837A3" w:rsidRDefault="007837A3" w:rsidP="00C81F9B">
            <w:pPr>
              <w:rPr>
                <w:b/>
                <w:bCs/>
              </w:rPr>
            </w:pPr>
          </w:p>
          <w:p w14:paraId="4118871F" w14:textId="77777777" w:rsidR="007837A3" w:rsidRDefault="007837A3" w:rsidP="00C81F9B">
            <w:pPr>
              <w:rPr>
                <w:b/>
                <w:bCs/>
              </w:rPr>
            </w:pPr>
          </w:p>
          <w:p w14:paraId="65047F76" w14:textId="77777777" w:rsidR="007837A3" w:rsidRPr="00CA3C8B" w:rsidRDefault="007837A3" w:rsidP="00C81F9B">
            <w:pPr>
              <w:rPr>
                <w:rFonts w:eastAsia="Calibri"/>
              </w:rPr>
            </w:pPr>
            <w:r w:rsidRPr="00FB3896">
              <w:rPr>
                <w:b/>
                <w:bCs/>
              </w:rPr>
              <w:t>Step</w:t>
            </w:r>
            <w:r>
              <w:rPr>
                <w:b/>
                <w:bCs/>
              </w:rPr>
              <w:t>3</w:t>
            </w:r>
            <w:r w:rsidRPr="00FB3896">
              <w:rPr>
                <w:b/>
                <w:bCs/>
              </w:rPr>
              <w:t xml:space="preserve">: </w:t>
            </w:r>
            <w:r>
              <w:rPr>
                <w:rFonts w:cstheme="minorHAnsi"/>
                <w:iCs/>
                <w:szCs w:val="24"/>
              </w:rPr>
              <w:t>user</w:t>
            </w:r>
            <w:r w:rsidRPr="00F907F5">
              <w:rPr>
                <w:rFonts w:cstheme="minorHAnsi"/>
                <w:iCs/>
                <w:szCs w:val="24"/>
              </w:rPr>
              <w:t xml:space="preserve"> </w:t>
            </w:r>
            <w:r>
              <w:rPr>
                <w:rFonts w:cstheme="minorHAnsi"/>
                <w:iCs/>
                <w:szCs w:val="24"/>
              </w:rPr>
              <w:t>will define the values that he wants.</w:t>
            </w:r>
          </w:p>
        </w:tc>
        <w:tc>
          <w:tcPr>
            <w:tcW w:w="3064" w:type="dxa"/>
            <w:shd w:val="clear" w:color="auto" w:fill="FFFFFF"/>
          </w:tcPr>
          <w:p w14:paraId="789AAB7A" w14:textId="77777777" w:rsidR="007837A3" w:rsidRDefault="007837A3" w:rsidP="00C81F9B">
            <w:pPr>
              <w:rPr>
                <w:b/>
                <w:bCs/>
              </w:rPr>
            </w:pPr>
          </w:p>
          <w:p w14:paraId="60B170D0" w14:textId="77777777" w:rsidR="007837A3" w:rsidRDefault="007837A3" w:rsidP="00C81F9B">
            <w:pPr>
              <w:rPr>
                <w:b/>
                <w:bCs/>
              </w:rPr>
            </w:pPr>
          </w:p>
          <w:p w14:paraId="1241C165" w14:textId="77777777" w:rsidR="007837A3" w:rsidRDefault="007837A3" w:rsidP="00C81F9B">
            <w:pPr>
              <w:rPr>
                <w:b/>
                <w:bCs/>
              </w:rPr>
            </w:pPr>
          </w:p>
          <w:p w14:paraId="7FA4ED65" w14:textId="77777777" w:rsidR="007837A3" w:rsidRDefault="007837A3" w:rsidP="00C81F9B">
            <w:pPr>
              <w:rPr>
                <w:b/>
                <w:bCs/>
              </w:rPr>
            </w:pPr>
          </w:p>
          <w:p w14:paraId="75343440" w14:textId="77777777" w:rsidR="007837A3" w:rsidRDefault="007837A3" w:rsidP="00C81F9B">
            <w:pPr>
              <w:rPr>
                <w:rFonts w:cstheme="minorHAnsi"/>
                <w:iCs/>
                <w:szCs w:val="24"/>
              </w:rPr>
            </w:pPr>
            <w:r w:rsidRPr="00736BA6">
              <w:rPr>
                <w:b/>
                <w:bCs/>
              </w:rPr>
              <w:t xml:space="preserve">Step </w:t>
            </w:r>
            <w:r>
              <w:rPr>
                <w:b/>
                <w:bCs/>
              </w:rPr>
              <w:t>2</w:t>
            </w:r>
            <w:r w:rsidRPr="00F15C78">
              <w:rPr>
                <w:rFonts w:cstheme="minorHAnsi"/>
                <w:iCs/>
                <w:szCs w:val="24"/>
              </w:rPr>
              <w:t>:</w:t>
            </w:r>
            <w:r w:rsidRPr="00745F10">
              <w:rPr>
                <w:rFonts w:cstheme="minorHAnsi"/>
                <w:iCs/>
                <w:szCs w:val="24"/>
              </w:rPr>
              <w:t xml:space="preserve"> </w:t>
            </w:r>
            <w:r w:rsidRPr="00F43CCD">
              <w:rPr>
                <w:rFonts w:cstheme="minorHAnsi"/>
                <w:iCs/>
                <w:szCs w:val="24"/>
              </w:rPr>
              <w:t>system will display</w:t>
            </w:r>
            <w:r>
              <w:rPr>
                <w:rFonts w:cstheme="minorHAnsi"/>
                <w:iCs/>
                <w:szCs w:val="24"/>
              </w:rPr>
              <w:t>:</w:t>
            </w:r>
          </w:p>
          <w:p w14:paraId="6EC55F20" w14:textId="77777777" w:rsidR="007837A3" w:rsidRPr="00104B3A" w:rsidRDefault="007837A3" w:rsidP="00C81F9B">
            <w:pPr>
              <w:pStyle w:val="ListParagraph"/>
              <w:numPr>
                <w:ilvl w:val="0"/>
                <w:numId w:val="5"/>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I</w:t>
            </w:r>
            <w:r w:rsidRPr="00394ACB">
              <w:rPr>
                <w:rFonts w:ascii="Calibri" w:eastAsiaTheme="minorEastAsia" w:hAnsi="Calibri" w:cstheme="minorHAnsi"/>
                <w:iCs/>
                <w:color w:val="4D5154" w:themeColor="text1" w:themeTint="BF"/>
                <w:sz w:val="24"/>
                <w:szCs w:val="24"/>
              </w:rPr>
              <w:t>nput field</w:t>
            </w:r>
            <w:r w:rsidRPr="00394ACB">
              <w:rPr>
                <w:rFonts w:ascii="Calibri" w:eastAsiaTheme="minorEastAsia" w:hAnsi="Calibri" w:cstheme="minorHAnsi"/>
                <w:iCs/>
                <w:color w:val="FF0000"/>
                <w:sz w:val="24"/>
                <w:szCs w:val="24"/>
              </w:rPr>
              <w:t xml:space="preserve"> </w:t>
            </w:r>
            <w:r>
              <w:rPr>
                <w:rFonts w:ascii="Calibri" w:eastAsiaTheme="minorEastAsia" w:hAnsi="Calibri" w:cstheme="minorHAnsi"/>
                <w:iCs/>
                <w:color w:val="4D5154" w:themeColor="text1" w:themeTint="BF"/>
                <w:sz w:val="24"/>
                <w:szCs w:val="24"/>
              </w:rPr>
              <w:t>to specify the period between two escalations.</w:t>
            </w:r>
          </w:p>
          <w:p w14:paraId="24DF53C6" w14:textId="77777777" w:rsidR="007837A3" w:rsidRPr="00815615" w:rsidRDefault="007837A3" w:rsidP="00C81F9B">
            <w:pPr>
              <w:pStyle w:val="ListParagraph"/>
              <w:numPr>
                <w:ilvl w:val="0"/>
                <w:numId w:val="5"/>
              </w:numPr>
              <w:bidi w:val="0"/>
            </w:pPr>
            <w:r>
              <w:rPr>
                <w:rFonts w:ascii="Calibri" w:eastAsiaTheme="minorEastAsia" w:hAnsi="Calibri" w:cstheme="minorHAnsi"/>
                <w:iCs/>
                <w:color w:val="4D5154" w:themeColor="text1" w:themeTint="BF"/>
                <w:sz w:val="24"/>
                <w:szCs w:val="24"/>
              </w:rPr>
              <w:t>Dropdown list to select levels of escalation.</w:t>
            </w:r>
          </w:p>
          <w:p w14:paraId="269DA43B" w14:textId="77777777" w:rsidR="007837A3" w:rsidRDefault="007837A3" w:rsidP="00C81F9B"/>
          <w:p w14:paraId="08B221FC" w14:textId="77777777" w:rsidR="007837A3" w:rsidRDefault="007837A3" w:rsidP="00C81F9B">
            <w:pPr>
              <w:rPr>
                <w:b/>
                <w:bCs/>
              </w:rPr>
            </w:pPr>
          </w:p>
          <w:p w14:paraId="34CE7D04" w14:textId="77777777" w:rsidR="007837A3" w:rsidRPr="00104B3A" w:rsidRDefault="007837A3" w:rsidP="00C81F9B">
            <w:r w:rsidRPr="00815615">
              <w:rPr>
                <w:b/>
                <w:bCs/>
              </w:rPr>
              <w:t>Step 4:</w:t>
            </w:r>
            <w:r w:rsidRPr="00497E32">
              <w:rPr>
                <w:rFonts w:cstheme="minorHAnsi"/>
                <w:iCs/>
                <w:color w:val="FF0000"/>
                <w:szCs w:val="24"/>
              </w:rPr>
              <w:t xml:space="preserve"> </w:t>
            </w:r>
            <w:r w:rsidRPr="00815615">
              <w:rPr>
                <w:rFonts w:cstheme="minorHAnsi"/>
                <w:iCs/>
                <w:szCs w:val="24"/>
              </w:rPr>
              <w:t xml:space="preserve">system will </w:t>
            </w:r>
            <w:r>
              <w:rPr>
                <w:rFonts w:cstheme="minorHAnsi"/>
                <w:iCs/>
                <w:szCs w:val="24"/>
              </w:rPr>
              <w:t>enable the</w:t>
            </w:r>
            <w:r w:rsidRPr="00815615">
              <w:rPr>
                <w:rFonts w:cstheme="minorHAnsi"/>
                <w:iCs/>
                <w:szCs w:val="24"/>
              </w:rPr>
              <w:t xml:space="preserve"> escalation</w:t>
            </w:r>
            <w:r>
              <w:rPr>
                <w:rFonts w:cstheme="minorHAnsi"/>
                <w:iCs/>
                <w:szCs w:val="24"/>
              </w:rPr>
              <w:t xml:space="preserve"> on the actions of this workflow.</w:t>
            </w:r>
          </w:p>
        </w:tc>
      </w:tr>
      <w:tr w:rsidR="007837A3" w14:paraId="1DFB8D3A" w14:textId="77777777" w:rsidTr="00C81F9B">
        <w:trPr>
          <w:trHeight w:val="284"/>
          <w:jc w:val="center"/>
        </w:trPr>
        <w:tc>
          <w:tcPr>
            <w:tcW w:w="2880" w:type="dxa"/>
            <w:shd w:val="clear" w:color="auto" w:fill="E6E7E8"/>
          </w:tcPr>
          <w:p w14:paraId="1711B678"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9" w:type="dxa"/>
            <w:gridSpan w:val="2"/>
            <w:shd w:val="clear" w:color="auto" w:fill="FFFFFF"/>
          </w:tcPr>
          <w:p w14:paraId="1D91C820" w14:textId="77777777" w:rsidR="007837A3" w:rsidRDefault="007837A3" w:rsidP="00C81F9B">
            <w:pPr>
              <w:rPr>
                <w:rFonts w:eastAsia="Calibri"/>
              </w:rPr>
            </w:pPr>
            <w:r>
              <w:rPr>
                <w:rFonts w:eastAsia="Calibri"/>
                <w:b/>
                <w:bCs/>
              </w:rPr>
              <w:t>Step1</w:t>
            </w:r>
            <w:r w:rsidRPr="000667E2">
              <w:rPr>
                <w:rFonts w:eastAsia="Calibri"/>
                <w:b/>
                <w:bCs/>
              </w:rPr>
              <w:t>:</w:t>
            </w:r>
            <w:r>
              <w:rPr>
                <w:rFonts w:eastAsia="Calibri"/>
              </w:rPr>
              <w:t xml:space="preserve"> user will uncheck the escalation checkbox</w:t>
            </w:r>
          </w:p>
          <w:p w14:paraId="7CB745BE" w14:textId="77777777" w:rsidR="007837A3" w:rsidRPr="00434C51" w:rsidRDefault="007837A3" w:rsidP="00C81F9B">
            <w:pPr>
              <w:rPr>
                <w:rFonts w:cstheme="minorHAnsi"/>
                <w:iCs/>
                <w:szCs w:val="24"/>
              </w:rPr>
            </w:pPr>
            <w:r w:rsidRPr="00736BA6">
              <w:rPr>
                <w:b/>
                <w:bCs/>
              </w:rPr>
              <w:t xml:space="preserve">Step </w:t>
            </w:r>
            <w:r>
              <w:rPr>
                <w:b/>
                <w:bCs/>
              </w:rPr>
              <w:t>2</w:t>
            </w:r>
            <w:r w:rsidRPr="00F15C78">
              <w:rPr>
                <w:rFonts w:cstheme="minorHAnsi"/>
                <w:iCs/>
                <w:szCs w:val="24"/>
              </w:rPr>
              <w:t>:</w:t>
            </w:r>
            <w:r w:rsidRPr="00745F10">
              <w:rPr>
                <w:rFonts w:cstheme="minorHAnsi"/>
                <w:iCs/>
                <w:szCs w:val="24"/>
              </w:rPr>
              <w:t xml:space="preserve"> </w:t>
            </w:r>
            <w:r w:rsidRPr="00F43CCD">
              <w:rPr>
                <w:rFonts w:cstheme="minorHAnsi"/>
                <w:iCs/>
                <w:szCs w:val="24"/>
              </w:rPr>
              <w:t xml:space="preserve">system will </w:t>
            </w:r>
            <w:r>
              <w:rPr>
                <w:rFonts w:cstheme="minorHAnsi"/>
                <w:iCs/>
                <w:szCs w:val="24"/>
              </w:rPr>
              <w:t>disable the period and level fields and escalation features will be disabled for this workflow</w:t>
            </w:r>
          </w:p>
        </w:tc>
      </w:tr>
      <w:tr w:rsidR="007837A3" w14:paraId="081530BD" w14:textId="77777777" w:rsidTr="00C81F9B">
        <w:trPr>
          <w:trHeight w:val="368"/>
          <w:jc w:val="center"/>
        </w:trPr>
        <w:tc>
          <w:tcPr>
            <w:tcW w:w="2880" w:type="dxa"/>
            <w:shd w:val="clear" w:color="auto" w:fill="E6E7E8"/>
          </w:tcPr>
          <w:p w14:paraId="56659FA5"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9" w:type="dxa"/>
            <w:gridSpan w:val="2"/>
          </w:tcPr>
          <w:p w14:paraId="13AA51EA" w14:textId="77777777" w:rsidR="007837A3" w:rsidRPr="00B66D12"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The escalation action </w:t>
            </w:r>
            <w:r w:rsidRPr="0080237E">
              <w:rPr>
                <w:rFonts w:ascii="Calibri" w:eastAsiaTheme="minorEastAsia" w:hAnsi="Calibri" w:cstheme="minorHAnsi"/>
                <w:iCs/>
                <w:color w:val="4D5154" w:themeColor="text1" w:themeTint="BF"/>
                <w:sz w:val="24"/>
                <w:szCs w:val="24"/>
              </w:rPr>
              <w:t xml:space="preserve">will be </w:t>
            </w:r>
            <w:r>
              <w:rPr>
                <w:rFonts w:ascii="Calibri" w:eastAsiaTheme="minorEastAsia" w:hAnsi="Calibri" w:cstheme="minorHAnsi"/>
                <w:iCs/>
                <w:color w:val="4D5154" w:themeColor="text1" w:themeTint="BF"/>
                <w:sz w:val="24"/>
                <w:szCs w:val="24"/>
              </w:rPr>
              <w:t>applied</w:t>
            </w:r>
            <w:r w:rsidRPr="0080237E">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on workflow.</w:t>
            </w:r>
          </w:p>
        </w:tc>
      </w:tr>
      <w:tr w:rsidR="007837A3" w14:paraId="339B37BD" w14:textId="77777777" w:rsidTr="00C81F9B">
        <w:trPr>
          <w:trHeight w:val="426"/>
          <w:jc w:val="center"/>
        </w:trPr>
        <w:tc>
          <w:tcPr>
            <w:tcW w:w="2880" w:type="dxa"/>
            <w:shd w:val="clear" w:color="auto" w:fill="E6E7E8"/>
          </w:tcPr>
          <w:p w14:paraId="2FFB7503" w14:textId="77777777" w:rsidR="007837A3" w:rsidRPr="00B66D12" w:rsidRDefault="007837A3" w:rsidP="00C81F9B">
            <w:pPr>
              <w:spacing w:line="240" w:lineRule="auto"/>
              <w:jc w:val="center"/>
              <w:rPr>
                <w:rFonts w:cstheme="minorHAnsi"/>
                <w:b/>
                <w:bCs/>
                <w:iCs/>
                <w:szCs w:val="24"/>
              </w:rPr>
            </w:pPr>
            <w:r w:rsidRPr="00B66D12">
              <w:rPr>
                <w:rFonts w:cstheme="minorHAnsi"/>
                <w:b/>
                <w:bCs/>
                <w:iCs/>
                <w:szCs w:val="24"/>
              </w:rPr>
              <w:t>Business Rule:</w:t>
            </w:r>
          </w:p>
        </w:tc>
        <w:tc>
          <w:tcPr>
            <w:tcW w:w="6299" w:type="dxa"/>
            <w:gridSpan w:val="2"/>
          </w:tcPr>
          <w:p w14:paraId="5CC4D053"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The escalation period must </w:t>
            </w:r>
            <w:commentRangeStart w:id="25"/>
            <w:commentRangeStart w:id="26"/>
            <w:commentRangeStart w:id="27"/>
            <w:commentRangeStart w:id="28"/>
            <w:r>
              <w:rPr>
                <w:rFonts w:ascii="Calibri" w:eastAsiaTheme="minorEastAsia" w:hAnsi="Calibri" w:cstheme="minorHAnsi"/>
                <w:iCs/>
                <w:color w:val="4D5154" w:themeColor="text1" w:themeTint="BF"/>
                <w:sz w:val="24"/>
                <w:szCs w:val="24"/>
              </w:rPr>
              <w:t>be between 1-30 days.</w:t>
            </w:r>
            <w:commentRangeEnd w:id="25"/>
            <w:r>
              <w:rPr>
                <w:rStyle w:val="CommentReference"/>
              </w:rPr>
              <w:commentReference w:id="25"/>
            </w:r>
            <w:commentRangeEnd w:id="26"/>
            <w:r>
              <w:rPr>
                <w:rStyle w:val="CommentReference"/>
              </w:rPr>
              <w:commentReference w:id="26"/>
            </w:r>
            <w:commentRangeEnd w:id="27"/>
            <w:r w:rsidR="003A2AA8">
              <w:rPr>
                <w:rStyle w:val="CommentReference"/>
              </w:rPr>
              <w:commentReference w:id="27"/>
            </w:r>
            <w:commentRangeEnd w:id="28"/>
            <w:r w:rsidR="00EE24DD">
              <w:rPr>
                <w:rStyle w:val="CommentReference"/>
              </w:rPr>
              <w:commentReference w:id="28"/>
            </w:r>
          </w:p>
          <w:p w14:paraId="0578F100"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The </w:t>
            </w:r>
            <w:r w:rsidRPr="00A104F8">
              <w:rPr>
                <w:rFonts w:ascii="Calibri" w:eastAsiaTheme="minorEastAsia" w:hAnsi="Calibri" w:cstheme="minorHAnsi"/>
                <w:iCs/>
                <w:color w:val="4D5154" w:themeColor="text1" w:themeTint="BF"/>
                <w:sz w:val="24"/>
                <w:szCs w:val="24"/>
              </w:rPr>
              <w:t>level of escalation</w:t>
            </w:r>
            <w:r>
              <w:rPr>
                <w:rFonts w:ascii="Calibri" w:eastAsiaTheme="minorEastAsia" w:hAnsi="Calibri" w:cstheme="minorHAnsi"/>
                <w:iCs/>
                <w:color w:val="4D5154" w:themeColor="text1" w:themeTint="BF"/>
                <w:sz w:val="24"/>
                <w:szCs w:val="24"/>
              </w:rPr>
              <w:t xml:space="preserve"> will be (1, 2 or 3).</w:t>
            </w:r>
          </w:p>
          <w:p w14:paraId="0BC22F3F" w14:textId="7B010231" w:rsidR="007837A3" w:rsidRPr="00FC76CE" w:rsidRDefault="00CE0015"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01217">
              <w:rPr>
                <w:rFonts w:ascii="Calibri" w:eastAsiaTheme="minorEastAsia" w:hAnsi="Calibri" w:cstheme="minorHAnsi"/>
                <w:iCs/>
                <w:color w:val="4D5154" w:themeColor="text1" w:themeTint="BF"/>
                <w:sz w:val="24"/>
                <w:szCs w:val="24"/>
              </w:rPr>
              <w:t>One escalation</w:t>
            </w:r>
            <w:r w:rsidR="007837A3" w:rsidRPr="00E01217">
              <w:rPr>
                <w:rFonts w:ascii="Calibri" w:eastAsiaTheme="minorEastAsia" w:hAnsi="Calibri" w:cstheme="minorHAnsi"/>
                <w:iCs/>
                <w:color w:val="4D5154" w:themeColor="text1" w:themeTint="BF"/>
                <w:sz w:val="24"/>
                <w:szCs w:val="24"/>
              </w:rPr>
              <w:t xml:space="preserve"> mail template at lea</w:t>
            </w:r>
            <w:r w:rsidR="007837A3">
              <w:rPr>
                <w:rFonts w:ascii="Calibri" w:eastAsiaTheme="minorEastAsia" w:hAnsi="Calibri" w:cstheme="minorHAnsi"/>
                <w:iCs/>
                <w:color w:val="4D5154" w:themeColor="text1" w:themeTint="BF"/>
                <w:sz w:val="24"/>
                <w:szCs w:val="24"/>
              </w:rPr>
              <w:t>s</w:t>
            </w:r>
            <w:r w:rsidR="007837A3" w:rsidRPr="00E01217">
              <w:rPr>
                <w:rFonts w:ascii="Calibri" w:eastAsiaTheme="minorEastAsia" w:hAnsi="Calibri" w:cstheme="minorHAnsi"/>
                <w:iCs/>
                <w:color w:val="4D5154" w:themeColor="text1" w:themeTint="BF"/>
                <w:sz w:val="24"/>
                <w:szCs w:val="24"/>
              </w:rPr>
              <w:t xml:space="preserve">t must </w:t>
            </w:r>
            <w:r w:rsidR="007837A3">
              <w:rPr>
                <w:rFonts w:ascii="Calibri" w:eastAsiaTheme="minorEastAsia" w:hAnsi="Calibri" w:cstheme="minorHAnsi"/>
                <w:iCs/>
                <w:color w:val="4D5154" w:themeColor="text1" w:themeTint="BF"/>
                <w:sz w:val="24"/>
                <w:szCs w:val="24"/>
              </w:rPr>
              <w:t xml:space="preserve">be </w:t>
            </w:r>
            <w:r w:rsidR="007837A3" w:rsidRPr="00E01217">
              <w:rPr>
                <w:rFonts w:ascii="Calibri" w:eastAsiaTheme="minorEastAsia" w:hAnsi="Calibri" w:cstheme="minorHAnsi"/>
                <w:iCs/>
                <w:color w:val="4D5154" w:themeColor="text1" w:themeTint="BF"/>
                <w:sz w:val="24"/>
                <w:szCs w:val="24"/>
              </w:rPr>
              <w:t>added in workflow setting</w:t>
            </w:r>
            <w:r w:rsidR="007837A3">
              <w:rPr>
                <w:rFonts w:ascii="Calibri" w:eastAsiaTheme="minorEastAsia" w:hAnsi="Calibri" w:cstheme="minorHAnsi"/>
                <w:iCs/>
                <w:color w:val="4D5154" w:themeColor="text1" w:themeTint="BF"/>
                <w:sz w:val="24"/>
                <w:szCs w:val="24"/>
              </w:rPr>
              <w:t>.</w:t>
            </w:r>
          </w:p>
        </w:tc>
      </w:tr>
    </w:tbl>
    <w:p w14:paraId="64B61BCF" w14:textId="77777777" w:rsidR="007837A3" w:rsidRPr="00902651" w:rsidRDefault="007837A3" w:rsidP="007837A3">
      <w:pPr>
        <w:rPr>
          <w:rFonts w:cstheme="minorHAnsi"/>
          <w:iCs/>
          <w:szCs w:val="24"/>
        </w:rPr>
      </w:pPr>
    </w:p>
    <w:p w14:paraId="3955BF59" w14:textId="77777777" w:rsidR="007837A3" w:rsidRPr="00B331DE" w:rsidRDefault="007837A3" w:rsidP="007837A3">
      <w:pPr>
        <w:pStyle w:val="Heading6"/>
        <w:numPr>
          <w:ilvl w:val="0"/>
          <w:numId w:val="23"/>
        </w:numPr>
      </w:pPr>
      <w:r w:rsidRPr="00B331DE">
        <w:t xml:space="preserve">Reminder </w:t>
      </w:r>
      <w:r>
        <w:t>Feature</w:t>
      </w:r>
      <w:r w:rsidRPr="00B331DE">
        <w:t>:</w:t>
      </w:r>
    </w:p>
    <w:p w14:paraId="299A896F" w14:textId="77777777" w:rsidR="007837A3" w:rsidRDefault="007837A3" w:rsidP="007837A3">
      <w:pPr>
        <w:ind w:left="360"/>
        <w:jc w:val="both"/>
        <w:rPr>
          <w:rFonts w:cstheme="minorHAnsi"/>
          <w:iCs/>
          <w:szCs w:val="24"/>
        </w:rPr>
      </w:pPr>
      <w:r w:rsidRPr="00AD55A2">
        <w:rPr>
          <w:rFonts w:cstheme="minorHAnsi"/>
          <w:iCs/>
          <w:szCs w:val="24"/>
        </w:rPr>
        <w:t xml:space="preserve">The purpose of this </w:t>
      </w:r>
      <w:r>
        <w:rPr>
          <w:rFonts w:cstheme="minorHAnsi"/>
          <w:iCs/>
          <w:szCs w:val="24"/>
        </w:rPr>
        <w:t>feature</w:t>
      </w:r>
      <w:r w:rsidRPr="00AD55A2">
        <w:rPr>
          <w:rFonts w:cstheme="minorHAnsi"/>
          <w:iCs/>
          <w:szCs w:val="24"/>
        </w:rPr>
        <w:t xml:space="preserve"> is to prevent the delay that may occur in e</w:t>
      </w:r>
      <w:r>
        <w:rPr>
          <w:rFonts w:cstheme="minorHAnsi"/>
          <w:iCs/>
          <w:szCs w:val="24"/>
        </w:rPr>
        <w:t>xecute</w:t>
      </w:r>
      <w:r w:rsidRPr="00AD55A2">
        <w:rPr>
          <w:rFonts w:cstheme="minorHAnsi"/>
          <w:iCs/>
          <w:szCs w:val="24"/>
        </w:rPr>
        <w:t xml:space="preserve"> the pending requests, it will give the TLIS user who has the permissions on the workflow or on</w:t>
      </w:r>
      <w:r>
        <w:rPr>
          <w:rFonts w:cstheme="minorHAnsi"/>
          <w:iCs/>
          <w:szCs w:val="24"/>
        </w:rPr>
        <w:t xml:space="preserve"> one of</w:t>
      </w:r>
      <w:r w:rsidRPr="00AD55A2">
        <w:rPr>
          <w:rFonts w:cstheme="minorHAnsi"/>
          <w:iCs/>
          <w:szCs w:val="24"/>
        </w:rPr>
        <w:t xml:space="preserve"> its actions the ability to </w:t>
      </w:r>
      <w:r>
        <w:rPr>
          <w:rFonts w:cstheme="minorHAnsi"/>
          <w:iCs/>
          <w:szCs w:val="24"/>
        </w:rPr>
        <w:t xml:space="preserve">remind </w:t>
      </w:r>
      <w:r w:rsidRPr="00AD55A2">
        <w:rPr>
          <w:rFonts w:cstheme="minorHAnsi"/>
          <w:iCs/>
          <w:szCs w:val="24"/>
        </w:rPr>
        <w:t>the user who has to execute this request</w:t>
      </w:r>
      <w:r>
        <w:rPr>
          <w:rFonts w:cstheme="minorHAnsi"/>
          <w:iCs/>
          <w:szCs w:val="24"/>
        </w:rPr>
        <w:t xml:space="preserve"> </w:t>
      </w:r>
      <w:r w:rsidRPr="00C035F5">
        <w:rPr>
          <w:rFonts w:cstheme="minorHAnsi"/>
          <w:iCs/>
          <w:strike/>
          <w:szCs w:val="24"/>
        </w:rPr>
        <w:t xml:space="preserve">when </w:t>
      </w:r>
      <w:commentRangeStart w:id="29"/>
      <w:commentRangeStart w:id="30"/>
      <w:r w:rsidRPr="00C035F5">
        <w:rPr>
          <w:rFonts w:cstheme="minorHAnsi"/>
          <w:iCs/>
          <w:strike/>
          <w:szCs w:val="24"/>
        </w:rPr>
        <w:t>its period finished</w:t>
      </w:r>
      <w:commentRangeEnd w:id="29"/>
      <w:r w:rsidRPr="00C035F5">
        <w:rPr>
          <w:rStyle w:val="CommentReference"/>
          <w:rFonts w:asciiTheme="minorHAnsi" w:eastAsiaTheme="minorHAnsi" w:hAnsiTheme="minorHAnsi"/>
          <w:strike/>
          <w:color w:val="auto"/>
        </w:rPr>
        <w:commentReference w:id="29"/>
      </w:r>
      <w:commentRangeEnd w:id="30"/>
      <w:r w:rsidRPr="00C035F5">
        <w:rPr>
          <w:rStyle w:val="CommentReference"/>
          <w:rFonts w:asciiTheme="minorHAnsi" w:eastAsiaTheme="minorHAnsi" w:hAnsiTheme="minorHAnsi"/>
          <w:strike/>
          <w:color w:val="auto"/>
        </w:rPr>
        <w:commentReference w:id="30"/>
      </w:r>
      <w:r>
        <w:rPr>
          <w:rFonts w:cstheme="minorHAnsi"/>
          <w:iCs/>
          <w:szCs w:val="24"/>
        </w:rPr>
        <w:t xml:space="preserve">, by sending an email </w:t>
      </w:r>
      <w:r>
        <w:rPr>
          <w:rFonts w:cstheme="minorHAnsi"/>
          <w:iCs/>
          <w:szCs w:val="24"/>
          <w:lang w:bidi="ar-SY"/>
        </w:rPr>
        <w:t>to him</w:t>
      </w:r>
      <w:r>
        <w:rPr>
          <w:rFonts w:cstheme="minorHAnsi"/>
          <w:iCs/>
          <w:szCs w:val="24"/>
        </w:rPr>
        <w:t>.</w:t>
      </w:r>
    </w:p>
    <w:p w14:paraId="28972178" w14:textId="77777777" w:rsidR="007837A3" w:rsidRDefault="007837A3" w:rsidP="007837A3">
      <w:pPr>
        <w:ind w:left="360"/>
        <w:jc w:val="both"/>
        <w:rPr>
          <w:rFonts w:cstheme="minorHAnsi"/>
          <w:iCs/>
          <w:szCs w:val="24"/>
        </w:rPr>
      </w:pPr>
    </w:p>
    <w:p w14:paraId="48EBD0A2" w14:textId="77777777" w:rsidR="007837A3" w:rsidRDefault="007837A3" w:rsidP="007837A3">
      <w:pPr>
        <w:ind w:left="360"/>
        <w:jc w:val="both"/>
        <w:rPr>
          <w:rFonts w:cstheme="minorHAnsi"/>
          <w:iCs/>
          <w:szCs w:val="24"/>
        </w:rPr>
      </w:pPr>
      <w:r w:rsidRPr="005E7B8D">
        <w:rPr>
          <w:rFonts w:cstheme="minorHAnsi"/>
          <w:iCs/>
          <w:szCs w:val="24"/>
        </w:rPr>
        <w:t>Admin will choose if the actions of workflow could be reminded during the creation of workflow template by enable the “Reminder” checkbox, then select its period</w:t>
      </w:r>
      <w:r>
        <w:rPr>
          <w:rFonts w:cstheme="minorHAnsi"/>
          <w:iCs/>
          <w:szCs w:val="24"/>
        </w:rPr>
        <w:t>.</w:t>
      </w:r>
    </w:p>
    <w:p w14:paraId="19AFC11A" w14:textId="77777777" w:rsidR="007837A3" w:rsidRDefault="007837A3" w:rsidP="007837A3">
      <w:pPr>
        <w:ind w:left="360"/>
        <w:jc w:val="both"/>
        <w:rPr>
          <w:rFonts w:cstheme="minorHAnsi"/>
          <w:iCs/>
          <w:szCs w:val="24"/>
        </w:rPr>
      </w:pPr>
    </w:p>
    <w:p w14:paraId="068FCBA7" w14:textId="77777777" w:rsidR="007837A3" w:rsidRDefault="007837A3" w:rsidP="007837A3">
      <w:pPr>
        <w:ind w:left="360"/>
        <w:jc w:val="both"/>
        <w:rPr>
          <w:rFonts w:cstheme="minorHAnsi"/>
          <w:iCs/>
          <w:szCs w:val="24"/>
        </w:rPr>
      </w:pPr>
      <w:r>
        <w:rPr>
          <w:rFonts w:cstheme="minorHAnsi"/>
          <w:iCs/>
          <w:szCs w:val="24"/>
        </w:rPr>
        <w:t>I</w:t>
      </w:r>
      <w:r w:rsidRPr="0080237E">
        <w:rPr>
          <w:rFonts w:cstheme="minorHAnsi"/>
          <w:iCs/>
          <w:szCs w:val="24"/>
        </w:rPr>
        <w:t>t</w:t>
      </w:r>
      <w:r>
        <w:rPr>
          <w:rFonts w:cstheme="minorHAnsi"/>
          <w:iCs/>
          <w:szCs w:val="24"/>
        </w:rPr>
        <w:t xml:space="preserve"> </w:t>
      </w:r>
      <w:r w:rsidRPr="0080237E">
        <w:rPr>
          <w:rFonts w:cstheme="minorHAnsi"/>
          <w:iCs/>
          <w:szCs w:val="24"/>
        </w:rPr>
        <w:t>is also possible to click again on the “</w:t>
      </w:r>
      <w:r>
        <w:rPr>
          <w:rFonts w:cstheme="minorHAnsi"/>
          <w:iCs/>
          <w:szCs w:val="24"/>
        </w:rPr>
        <w:t>Reminder</w:t>
      </w:r>
      <w:r w:rsidRPr="0080237E">
        <w:rPr>
          <w:rFonts w:cstheme="minorHAnsi"/>
          <w:iCs/>
          <w:szCs w:val="24"/>
        </w:rPr>
        <w:t xml:space="preserve">” button after the end of its period, if </w:t>
      </w:r>
      <w:r>
        <w:rPr>
          <w:rFonts w:cstheme="minorHAnsi"/>
          <w:iCs/>
          <w:szCs w:val="24"/>
        </w:rPr>
        <w:t>reminder</w:t>
      </w:r>
      <w:r w:rsidRPr="0080237E">
        <w:rPr>
          <w:rFonts w:cstheme="minorHAnsi"/>
          <w:iCs/>
          <w:szCs w:val="24"/>
        </w:rPr>
        <w:t xml:space="preserve"> period </w:t>
      </w:r>
      <w:commentRangeStart w:id="31"/>
      <w:commentRangeStart w:id="32"/>
      <w:r w:rsidRPr="0080237E">
        <w:rPr>
          <w:rFonts w:cstheme="minorHAnsi"/>
          <w:iCs/>
          <w:szCs w:val="24"/>
        </w:rPr>
        <w:t xml:space="preserve">= 2 days, </w:t>
      </w:r>
      <w:commentRangeEnd w:id="31"/>
      <w:r>
        <w:rPr>
          <w:rStyle w:val="CommentReference"/>
          <w:rFonts w:asciiTheme="minorHAnsi" w:eastAsiaTheme="minorHAnsi" w:hAnsiTheme="minorHAnsi"/>
          <w:color w:val="auto"/>
        </w:rPr>
        <w:commentReference w:id="31"/>
      </w:r>
      <w:commentRangeEnd w:id="32"/>
      <w:r>
        <w:rPr>
          <w:rStyle w:val="CommentReference"/>
          <w:rFonts w:asciiTheme="minorHAnsi" w:eastAsiaTheme="minorHAnsi" w:hAnsiTheme="minorHAnsi"/>
          <w:color w:val="auto"/>
        </w:rPr>
        <w:commentReference w:id="32"/>
      </w:r>
      <w:r w:rsidRPr="0080237E">
        <w:rPr>
          <w:rFonts w:cstheme="minorHAnsi"/>
          <w:iCs/>
          <w:szCs w:val="24"/>
        </w:rPr>
        <w:t>“</w:t>
      </w:r>
      <w:r>
        <w:rPr>
          <w:rFonts w:cstheme="minorHAnsi"/>
          <w:iCs/>
          <w:szCs w:val="24"/>
        </w:rPr>
        <w:t>Reminder</w:t>
      </w:r>
      <w:r w:rsidRPr="0080237E">
        <w:rPr>
          <w:rFonts w:cstheme="minorHAnsi"/>
          <w:iCs/>
          <w:szCs w:val="24"/>
        </w:rPr>
        <w:t>” button will disable after the first click for 2 days and then he will be able to click again.</w:t>
      </w:r>
    </w:p>
    <w:p w14:paraId="55848AE7" w14:textId="77777777" w:rsidR="007837A3" w:rsidRDefault="007837A3" w:rsidP="007837A3">
      <w:pPr>
        <w:ind w:left="360"/>
        <w:jc w:val="both"/>
        <w:rPr>
          <w:rFonts w:cstheme="minorHAnsi"/>
          <w:iCs/>
          <w:szCs w:val="24"/>
        </w:rPr>
      </w:pPr>
    </w:p>
    <w:p w14:paraId="58D19376" w14:textId="77777777" w:rsidR="007837A3" w:rsidRPr="00AD55A2" w:rsidRDefault="007837A3" w:rsidP="007837A3">
      <w:pPr>
        <w:ind w:left="360"/>
        <w:jc w:val="both"/>
        <w:rPr>
          <w:rFonts w:cstheme="minorHAnsi"/>
          <w:iCs/>
          <w:szCs w:val="24"/>
        </w:rPr>
      </w:pPr>
      <w:r w:rsidRPr="00AD55A2">
        <w:rPr>
          <w:rFonts w:cstheme="minorHAnsi"/>
          <w:iCs/>
          <w:szCs w:val="24"/>
        </w:rPr>
        <w:t xml:space="preserve"> A “</w:t>
      </w:r>
      <w:r>
        <w:rPr>
          <w:rFonts w:cstheme="minorHAnsi"/>
          <w:iCs/>
          <w:szCs w:val="24"/>
        </w:rPr>
        <w:t>Reminder</w:t>
      </w:r>
      <w:r w:rsidRPr="00AD55A2">
        <w:rPr>
          <w:rFonts w:cstheme="minorHAnsi"/>
          <w:iCs/>
          <w:szCs w:val="24"/>
        </w:rPr>
        <w:t>” button will be displayed next to the requests and will be disabled for:</w:t>
      </w:r>
    </w:p>
    <w:p w14:paraId="7B130402" w14:textId="77777777" w:rsidR="007837A3" w:rsidRDefault="007837A3" w:rsidP="007837A3">
      <w:pPr>
        <w:pStyle w:val="ListParagraph"/>
        <w:numPr>
          <w:ilvl w:val="0"/>
          <w:numId w:val="24"/>
        </w:numPr>
        <w:bidi w:val="0"/>
        <w:jc w:val="both"/>
        <w:rPr>
          <w:rFonts w:ascii="Calibri" w:eastAsiaTheme="minorEastAsia" w:hAnsi="Calibri" w:cstheme="minorHAnsi"/>
          <w:iCs/>
          <w:color w:val="4D5154" w:themeColor="text1" w:themeTint="BF"/>
          <w:sz w:val="24"/>
          <w:szCs w:val="24"/>
          <w:lang w:bidi="ar-SY"/>
        </w:rPr>
      </w:pPr>
      <w:r w:rsidRPr="009D4816">
        <w:rPr>
          <w:rFonts w:ascii="Calibri" w:eastAsiaTheme="minorEastAsia" w:hAnsi="Calibri" w:cstheme="minorHAnsi"/>
          <w:iCs/>
          <w:color w:val="4D5154" w:themeColor="text1" w:themeTint="BF"/>
          <w:sz w:val="24"/>
          <w:szCs w:val="24"/>
          <w:lang w:bidi="ar-SY"/>
        </w:rPr>
        <w:t xml:space="preserve">Requests of workflow which not configured to be </w:t>
      </w:r>
      <w:r>
        <w:rPr>
          <w:rFonts w:ascii="Calibri" w:eastAsiaTheme="minorEastAsia" w:hAnsi="Calibri" w:cstheme="minorHAnsi"/>
          <w:iCs/>
          <w:color w:val="4D5154" w:themeColor="text1" w:themeTint="BF"/>
          <w:sz w:val="24"/>
          <w:szCs w:val="24"/>
          <w:lang w:bidi="ar-SY"/>
        </w:rPr>
        <w:t>reminded;</w:t>
      </w:r>
    </w:p>
    <w:p w14:paraId="238DC161" w14:textId="77777777" w:rsidR="007837A3" w:rsidRDefault="007837A3" w:rsidP="007837A3">
      <w:pPr>
        <w:pStyle w:val="ListParagraph"/>
        <w:numPr>
          <w:ilvl w:val="0"/>
          <w:numId w:val="24"/>
        </w:numPr>
        <w:bidi w:val="0"/>
        <w:jc w:val="both"/>
        <w:rPr>
          <w:rFonts w:ascii="Calibri" w:eastAsiaTheme="minorEastAsia" w:hAnsi="Calibri" w:cstheme="minorHAnsi"/>
          <w:iCs/>
          <w:color w:val="4D5154" w:themeColor="text1" w:themeTint="BF"/>
          <w:sz w:val="24"/>
          <w:szCs w:val="24"/>
          <w:lang w:bidi="ar-SY"/>
        </w:rPr>
      </w:pPr>
      <w:r>
        <w:rPr>
          <w:rFonts w:ascii="Calibri" w:eastAsiaTheme="minorEastAsia" w:hAnsi="Calibri" w:cstheme="minorHAnsi"/>
          <w:iCs/>
          <w:color w:val="4D5154" w:themeColor="text1" w:themeTint="BF"/>
          <w:sz w:val="24"/>
          <w:szCs w:val="24"/>
          <w:lang w:bidi="ar-SY"/>
        </w:rPr>
        <w:t>Pending requests of the user “my pending requests”</w:t>
      </w:r>
      <w:r w:rsidRPr="009D4816">
        <w:rPr>
          <w:rFonts w:ascii="Calibri" w:eastAsiaTheme="minorEastAsia" w:hAnsi="Calibri" w:cstheme="minorHAnsi"/>
          <w:iCs/>
          <w:color w:val="4D5154" w:themeColor="text1" w:themeTint="BF"/>
          <w:sz w:val="24"/>
          <w:szCs w:val="24"/>
          <w:lang w:bidi="ar-SY"/>
        </w:rPr>
        <w:t>;</w:t>
      </w:r>
    </w:p>
    <w:p w14:paraId="10407B6F" w14:textId="77777777" w:rsidR="007837A3" w:rsidRDefault="007837A3" w:rsidP="007837A3">
      <w:pPr>
        <w:jc w:val="both"/>
        <w:rPr>
          <w:rFonts w:cstheme="minorHAnsi"/>
          <w:iCs/>
          <w:szCs w:val="24"/>
          <w:lang w:bidi="ar-SY"/>
        </w:rPr>
      </w:pPr>
    </w:p>
    <w:p w14:paraId="14CC18F5" w14:textId="77777777" w:rsidR="007837A3" w:rsidRPr="0061412C" w:rsidRDefault="007837A3" w:rsidP="007837A3">
      <w:pPr>
        <w:jc w:val="both"/>
        <w:rPr>
          <w:rFonts w:cstheme="minorHAnsi"/>
          <w:iCs/>
          <w:szCs w:val="24"/>
          <w:lang w:bidi="ar-SY"/>
        </w:rPr>
      </w:pPr>
      <w:r w:rsidRPr="0061412C">
        <w:rPr>
          <w:rFonts w:cstheme="minorHAnsi"/>
          <w:iCs/>
          <w:szCs w:val="24"/>
          <w:lang w:bidi="ar-SY"/>
        </w:rPr>
        <w:t xml:space="preserve">Below we will analyze the test case of enabling the </w:t>
      </w:r>
      <w:r>
        <w:rPr>
          <w:rFonts w:cstheme="minorHAnsi"/>
          <w:iCs/>
          <w:szCs w:val="24"/>
          <w:lang w:bidi="ar-SY"/>
        </w:rPr>
        <w:t>reminder feature</w:t>
      </w:r>
      <w:r w:rsidRPr="0061412C">
        <w:rPr>
          <w:rFonts w:cstheme="minorHAnsi"/>
          <w:iCs/>
          <w:szCs w:val="24"/>
          <w:lang w:bidi="ar-SY"/>
        </w:rPr>
        <w:t xml:space="preserve"> on workflow…</w:t>
      </w:r>
    </w:p>
    <w:p w14:paraId="74E63B5A" w14:textId="77777777" w:rsidR="007837A3" w:rsidRPr="0061412C" w:rsidRDefault="007837A3" w:rsidP="007837A3">
      <w:pPr>
        <w:jc w:val="both"/>
        <w:rPr>
          <w:rFonts w:cstheme="minorHAnsi"/>
          <w:iCs/>
          <w:szCs w:val="24"/>
          <w:lang w:bidi="ar-SY"/>
        </w:rPr>
      </w:pPr>
    </w:p>
    <w:p w14:paraId="3F7FEF6B" w14:textId="77777777" w:rsidR="007837A3" w:rsidRPr="00867E12" w:rsidRDefault="007837A3" w:rsidP="007837A3">
      <w:pPr>
        <w:pStyle w:val="Heading7"/>
        <w:numPr>
          <w:ilvl w:val="0"/>
          <w:numId w:val="25"/>
        </w:numPr>
        <w:rPr>
          <w:rFonts w:ascii="Calibri" w:hAnsi="Calibri" w:cs="Calibri"/>
          <w:b/>
          <w:bCs/>
          <w:i w:val="0"/>
          <w:iCs w:val="0"/>
          <w:color w:val="4D5154" w:themeColor="text1" w:themeTint="BF"/>
        </w:rPr>
      </w:pPr>
      <w:r w:rsidRPr="00867E12">
        <w:rPr>
          <w:rFonts w:ascii="Calibri" w:hAnsi="Calibri" w:cs="Calibri"/>
          <w:b/>
          <w:bCs/>
          <w:i w:val="0"/>
          <w:iCs w:val="0"/>
          <w:color w:val="4D5154" w:themeColor="text1" w:themeTint="BF"/>
        </w:rPr>
        <w:t>Enable Reminder Use Case</w:t>
      </w:r>
    </w:p>
    <w:p w14:paraId="2A10C24D" w14:textId="77777777" w:rsidR="007837A3" w:rsidRPr="006112ED" w:rsidRDefault="007837A3" w:rsidP="007837A3"/>
    <w:tbl>
      <w:tblPr>
        <w:tblW w:w="0"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2D8D9A39" w14:textId="77777777" w:rsidTr="00C81F9B">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FFAC310" w14:textId="77777777" w:rsidR="007837A3" w:rsidRDefault="007837A3" w:rsidP="00C81F9B">
            <w:pPr>
              <w:spacing w:line="240" w:lineRule="auto"/>
              <w:jc w:val="center"/>
              <w:rPr>
                <w:rFonts w:cstheme="minorHAnsi"/>
                <w:b/>
                <w:bCs/>
                <w:szCs w:val="24"/>
              </w:rPr>
            </w:pPr>
            <w:r>
              <w:rPr>
                <w:rFonts w:cstheme="minorHAnsi"/>
                <w:b/>
                <w:bCs/>
                <w:szCs w:val="24"/>
              </w:rPr>
              <w:t>ID</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21A1468" w14:textId="77777777" w:rsidR="007837A3" w:rsidRDefault="007837A3" w:rsidP="00C81F9B">
            <w:pPr>
              <w:jc w:val="center"/>
              <w:rPr>
                <w:rFonts w:eastAsia="Calibri" w:cs="Calibri"/>
                <w:b/>
                <w:color w:val="4D5154"/>
                <w:sz w:val="22"/>
              </w:rPr>
            </w:pPr>
            <w:r w:rsidRPr="00F26107">
              <w:rPr>
                <w:rFonts w:eastAsia="Calibri" w:cs="Calibri"/>
                <w:b/>
                <w:color w:val="4D5154"/>
                <w:szCs w:val="24"/>
              </w:rPr>
              <w:t>2</w:t>
            </w:r>
          </w:p>
        </w:tc>
      </w:tr>
      <w:tr w:rsidR="007837A3" w14:paraId="1044C0F9"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C623847" w14:textId="77777777" w:rsidR="007837A3" w:rsidRDefault="007837A3" w:rsidP="00C81F9B">
            <w:pPr>
              <w:spacing w:line="240" w:lineRule="auto"/>
              <w:jc w:val="center"/>
              <w:rPr>
                <w:rFonts w:cstheme="minorHAnsi"/>
                <w:b/>
                <w:bCs/>
                <w:szCs w:val="24"/>
              </w:rPr>
            </w:pPr>
            <w:r>
              <w:rPr>
                <w:rFonts w:cstheme="minorHAnsi"/>
                <w:b/>
                <w:bCs/>
                <w:szCs w:val="24"/>
              </w:rPr>
              <w:t>Name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4F15BEC7" w14:textId="77777777" w:rsidR="007837A3" w:rsidRDefault="007837A3" w:rsidP="00C81F9B">
            <w:pPr>
              <w:jc w:val="center"/>
              <w:rPr>
                <w:rFonts w:eastAsia="Calibri"/>
              </w:rPr>
            </w:pPr>
            <w:r>
              <w:rPr>
                <w:rFonts w:cstheme="minorHAnsi"/>
                <w:iCs/>
                <w:szCs w:val="24"/>
              </w:rPr>
              <w:t>Enable\Disable Reminder of workflow</w:t>
            </w:r>
          </w:p>
        </w:tc>
      </w:tr>
      <w:tr w:rsidR="007837A3" w14:paraId="49BB4E69"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8ABBA6B" w14:textId="77777777" w:rsidR="007837A3" w:rsidRDefault="007837A3" w:rsidP="00C81F9B">
            <w:pPr>
              <w:spacing w:line="240" w:lineRule="auto"/>
              <w:jc w:val="center"/>
              <w:rPr>
                <w:rFonts w:cstheme="minorHAnsi"/>
                <w:b/>
                <w:bCs/>
                <w:szCs w:val="24"/>
              </w:rPr>
            </w:pPr>
            <w:r>
              <w:rPr>
                <w:rFonts w:cstheme="minorHAnsi"/>
                <w:b/>
                <w:bCs/>
                <w:szCs w:val="24"/>
              </w:rPr>
              <w:t>Version Date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F1B69EC" w14:textId="77777777" w:rsidR="007837A3" w:rsidRDefault="007837A3" w:rsidP="00C81F9B">
            <w:pPr>
              <w:jc w:val="center"/>
              <w:rPr>
                <w:rFonts w:eastAsia="Calibri"/>
              </w:rPr>
            </w:pPr>
            <w:r>
              <w:rPr>
                <w:rFonts w:eastAsia="Calibri"/>
              </w:rPr>
              <w:t>26/12/2021</w:t>
            </w:r>
          </w:p>
        </w:tc>
      </w:tr>
      <w:tr w:rsidR="007837A3" w14:paraId="68FAAC25"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1BBFD85" w14:textId="77777777" w:rsidR="007837A3" w:rsidRDefault="007837A3" w:rsidP="00C81F9B">
            <w:pPr>
              <w:spacing w:line="240" w:lineRule="auto"/>
              <w:jc w:val="center"/>
              <w:rPr>
                <w:rFonts w:cstheme="minorHAnsi"/>
                <w:b/>
                <w:bCs/>
                <w:szCs w:val="24"/>
              </w:rPr>
            </w:pPr>
            <w:r>
              <w:rPr>
                <w:rFonts w:cstheme="minorHAnsi"/>
                <w:b/>
                <w:bCs/>
                <w:szCs w:val="24"/>
              </w:rPr>
              <w:t>Brief Description:</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3F995F6" w14:textId="77777777" w:rsidR="007837A3" w:rsidRDefault="007837A3" w:rsidP="00C81F9B">
            <w:pPr>
              <w:rPr>
                <w:rFonts w:eastAsia="Calibri"/>
              </w:rPr>
            </w:pPr>
            <w:r>
              <w:rPr>
                <w:rFonts w:eastAsia="Calibri"/>
              </w:rPr>
              <w:t>This use case represents enabling reminder of workflow.</w:t>
            </w:r>
          </w:p>
        </w:tc>
      </w:tr>
      <w:tr w:rsidR="007837A3" w14:paraId="7863A57B"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3AB06F7" w14:textId="77777777" w:rsidR="007837A3" w:rsidRDefault="007837A3" w:rsidP="00C81F9B">
            <w:pPr>
              <w:spacing w:line="240" w:lineRule="auto"/>
              <w:jc w:val="center"/>
              <w:rPr>
                <w:rFonts w:cstheme="minorHAnsi"/>
                <w:b/>
                <w:bCs/>
                <w:szCs w:val="24"/>
              </w:rPr>
            </w:pPr>
            <w:r>
              <w:rPr>
                <w:rFonts w:cstheme="minorHAnsi"/>
                <w:b/>
                <w:bCs/>
                <w:szCs w:val="24"/>
              </w:rPr>
              <w:t>Business [System] Trigger:</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33737C8" w14:textId="77777777" w:rsidR="007837A3" w:rsidRDefault="007837A3" w:rsidP="00C81F9B">
            <w:pPr>
              <w:jc w:val="both"/>
              <w:rPr>
                <w:color w:val="282660"/>
                <w:sz w:val="28"/>
                <w:szCs w:val="28"/>
              </w:rPr>
            </w:pPr>
            <w:r>
              <w:rPr>
                <w:rFonts w:eastAsia="Calibri"/>
              </w:rPr>
              <w:t>User want to enable reminder on workflow through adding workflow template or when he edits one.</w:t>
            </w:r>
          </w:p>
        </w:tc>
      </w:tr>
      <w:tr w:rsidR="007837A3" w14:paraId="1E9E82F9"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1D057E0" w14:textId="77777777" w:rsidR="007837A3" w:rsidRDefault="007837A3" w:rsidP="00C81F9B">
            <w:pPr>
              <w:spacing w:line="240" w:lineRule="auto"/>
              <w:jc w:val="center"/>
              <w:rPr>
                <w:rFonts w:cstheme="minorHAnsi"/>
                <w:b/>
                <w:bCs/>
                <w:szCs w:val="24"/>
              </w:rPr>
            </w:pPr>
            <w:r>
              <w:rPr>
                <w:rFonts w:cstheme="minorHAnsi"/>
                <w:b/>
                <w:bCs/>
                <w:szCs w:val="24"/>
              </w:rPr>
              <w:t>Preconditions: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0C7DE0D"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User has to have a permission.</w:t>
            </w:r>
          </w:p>
        </w:tc>
      </w:tr>
      <w:tr w:rsidR="007837A3" w14:paraId="37BE94D2"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21353AA" w14:textId="77777777" w:rsidR="007837A3" w:rsidRDefault="007837A3" w:rsidP="00C81F9B">
            <w:pPr>
              <w:spacing w:line="240" w:lineRule="auto"/>
              <w:jc w:val="center"/>
              <w:rPr>
                <w:rFonts w:cstheme="minorHAnsi"/>
                <w:b/>
                <w:bCs/>
                <w:szCs w:val="24"/>
              </w:rPr>
            </w:pPr>
            <w:r>
              <w:rPr>
                <w:rFonts w:cstheme="minorHAnsi"/>
                <w:b/>
                <w:bCs/>
                <w:szCs w:val="24"/>
              </w:rPr>
              <w:t>Assumptions: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A7D65FD" w14:textId="77777777" w:rsidR="007837A3" w:rsidRDefault="007837A3" w:rsidP="00C81F9B">
            <w:pPr>
              <w:jc w:val="center"/>
              <w:rPr>
                <w:rFonts w:eastAsia="Calibri"/>
              </w:rPr>
            </w:pPr>
            <w:r>
              <w:rPr>
                <w:rFonts w:eastAsia="Calibri"/>
              </w:rPr>
              <w:t>-</w:t>
            </w:r>
          </w:p>
        </w:tc>
      </w:tr>
      <w:tr w:rsidR="007837A3" w14:paraId="64380406"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5600426" w14:textId="77777777" w:rsidR="007837A3" w:rsidRDefault="007837A3" w:rsidP="00C81F9B">
            <w:pPr>
              <w:spacing w:line="240" w:lineRule="auto"/>
              <w:jc w:val="center"/>
              <w:rPr>
                <w:rFonts w:cstheme="minorHAnsi"/>
                <w:b/>
                <w:bCs/>
                <w:szCs w:val="24"/>
              </w:rPr>
            </w:pPr>
            <w:r>
              <w:rPr>
                <w:rFonts w:cstheme="minorHAnsi"/>
                <w:b/>
                <w:bCs/>
                <w:szCs w:val="24"/>
              </w:rPr>
              <w:t>Actor(s):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F8BE0B2" w14:textId="77777777" w:rsidR="007837A3" w:rsidRDefault="007837A3" w:rsidP="00C81F9B">
            <w:pPr>
              <w:rPr>
                <w:rFonts w:eastAsia="Calibri"/>
              </w:rPr>
            </w:pPr>
            <w:r>
              <w:rPr>
                <w:rFonts w:eastAsia="Calibri"/>
              </w:rPr>
              <w:t>Admin, Permitted User</w:t>
            </w:r>
          </w:p>
        </w:tc>
      </w:tr>
      <w:tr w:rsidR="007837A3" w14:paraId="01665DE8"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3FF41A8" w14:textId="77777777" w:rsidR="007837A3" w:rsidRDefault="007837A3" w:rsidP="00C81F9B">
            <w:pPr>
              <w:spacing w:line="240" w:lineRule="auto"/>
              <w:jc w:val="center"/>
              <w:rPr>
                <w:rFonts w:cstheme="minorHAnsi"/>
                <w:b/>
                <w:bCs/>
                <w:szCs w:val="24"/>
              </w:rPr>
            </w:pPr>
            <w:r>
              <w:rPr>
                <w:rFonts w:cstheme="minorHAnsi"/>
                <w:b/>
                <w:bCs/>
                <w:szCs w:val="24"/>
              </w:rPr>
              <w:t>Priority:</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2869DF4" w14:textId="77777777" w:rsidR="007837A3" w:rsidRDefault="007837A3" w:rsidP="00C81F9B">
            <w:pPr>
              <w:rPr>
                <w:rFonts w:eastAsia="Calibri"/>
              </w:rPr>
            </w:pPr>
            <w:r>
              <w:rPr>
                <w:rFonts w:eastAsia="Calibri"/>
              </w:rPr>
              <w:t>High</w:t>
            </w:r>
          </w:p>
        </w:tc>
      </w:tr>
      <w:tr w:rsidR="007837A3" w14:paraId="3B1ED8EF" w14:textId="77777777" w:rsidTr="00C81F9B">
        <w:trPr>
          <w:trHeight w:val="284"/>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4F2D2C9A" w14:textId="77777777" w:rsidR="007837A3" w:rsidRDefault="007837A3" w:rsidP="00C81F9B">
            <w:pPr>
              <w:spacing w:line="240" w:lineRule="auto"/>
              <w:jc w:val="center"/>
              <w:rPr>
                <w:rFonts w:cstheme="minorHAnsi"/>
                <w:b/>
                <w:bCs/>
                <w:szCs w:val="24"/>
              </w:rPr>
            </w:pPr>
            <w:r>
              <w:rPr>
                <w:rFonts w:cstheme="minorHAnsi"/>
                <w:b/>
                <w:bCs/>
                <w:szCs w:val="24"/>
              </w:rPr>
              <w:t>Basic Flow:</w:t>
            </w:r>
          </w:p>
          <w:p w14:paraId="1314FDF0" w14:textId="77777777" w:rsidR="007837A3" w:rsidRDefault="007837A3" w:rsidP="00C81F9B">
            <w:pPr>
              <w:spacing w:line="240" w:lineRule="auto"/>
              <w:jc w:val="center"/>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E6E7E8"/>
            <w:hideMark/>
          </w:tcPr>
          <w:p w14:paraId="275E996F" w14:textId="77777777" w:rsidR="007837A3" w:rsidRDefault="007837A3" w:rsidP="00C81F9B">
            <w:pPr>
              <w:jc w:val="center"/>
            </w:pPr>
            <w:r>
              <w:rPr>
                <w:b/>
              </w:rPr>
              <w:t>Actor Action</w:t>
            </w:r>
          </w:p>
        </w:tc>
        <w:tc>
          <w:tcPr>
            <w:tcW w:w="3064" w:type="dxa"/>
            <w:tcBorders>
              <w:top w:val="single" w:sz="4" w:space="0" w:color="9EA2A6"/>
              <w:left w:val="single" w:sz="4" w:space="0" w:color="9EA2A6"/>
              <w:bottom w:val="single" w:sz="4" w:space="0" w:color="9EA2A6"/>
              <w:right w:val="single" w:sz="4" w:space="0" w:color="9EA2A6"/>
            </w:tcBorders>
            <w:shd w:val="clear" w:color="auto" w:fill="E6E7E8"/>
            <w:hideMark/>
          </w:tcPr>
          <w:p w14:paraId="73310878" w14:textId="77777777" w:rsidR="007837A3" w:rsidRDefault="007837A3" w:rsidP="00C81F9B">
            <w:pPr>
              <w:jc w:val="center"/>
              <w:rPr>
                <w:b/>
                <w:bCs/>
              </w:rPr>
            </w:pPr>
            <w:r>
              <w:rPr>
                <w:b/>
                <w:bCs/>
              </w:rPr>
              <w:t>System Response</w:t>
            </w:r>
          </w:p>
        </w:tc>
      </w:tr>
      <w:tr w:rsidR="007837A3" w14:paraId="503E51B2" w14:textId="77777777" w:rsidTr="00C81F9B">
        <w:trPr>
          <w:trHeight w:val="1232"/>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29750DAF" w14:textId="77777777" w:rsidR="007837A3" w:rsidRDefault="007837A3" w:rsidP="00C81F9B">
            <w:pPr>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FFFFFF"/>
          </w:tcPr>
          <w:p w14:paraId="0A9AC9A5" w14:textId="77777777" w:rsidR="007837A3" w:rsidRDefault="007837A3" w:rsidP="00C81F9B">
            <w:pPr>
              <w:rPr>
                <w:rFonts w:eastAsia="Calibri"/>
              </w:rPr>
            </w:pPr>
            <w:r>
              <w:rPr>
                <w:rFonts w:eastAsia="Calibri"/>
                <w:b/>
                <w:bCs/>
              </w:rPr>
              <w:t>Step1:</w:t>
            </w:r>
            <w:r>
              <w:rPr>
                <w:rFonts w:eastAsia="Calibri"/>
              </w:rPr>
              <w:t xml:space="preserve"> user will click on checkbox to enable reminder on workflow as we mentioned in </w:t>
            </w:r>
            <w:hyperlink r:id="rId12" w:anchor="_Add_Workflow_use" w:history="1">
              <w:r>
                <w:rPr>
                  <w:rStyle w:val="Hyperlink"/>
                  <w:rFonts w:eastAsia="Calibri"/>
                </w:rPr>
                <w:t>Add Workflow Use Case</w:t>
              </w:r>
            </w:hyperlink>
            <w:r>
              <w:rPr>
                <w:rFonts w:eastAsia="Calibri"/>
              </w:rPr>
              <w:t>;</w:t>
            </w:r>
          </w:p>
          <w:p w14:paraId="6F3674F6" w14:textId="77777777" w:rsidR="007837A3" w:rsidRDefault="007837A3" w:rsidP="00C81F9B">
            <w:pPr>
              <w:rPr>
                <w:rFonts w:eastAsia="Calibri"/>
              </w:rPr>
            </w:pPr>
          </w:p>
          <w:p w14:paraId="17320026" w14:textId="77777777" w:rsidR="007837A3" w:rsidRDefault="007837A3" w:rsidP="00C81F9B">
            <w:pPr>
              <w:rPr>
                <w:rFonts w:eastAsia="Calibri"/>
              </w:rPr>
            </w:pPr>
          </w:p>
          <w:p w14:paraId="743C722A" w14:textId="77777777" w:rsidR="007837A3" w:rsidRDefault="007837A3" w:rsidP="00C81F9B">
            <w:pPr>
              <w:rPr>
                <w:rFonts w:eastAsia="Calibri"/>
              </w:rPr>
            </w:pPr>
          </w:p>
          <w:p w14:paraId="4DF4B695" w14:textId="77777777" w:rsidR="007837A3" w:rsidRDefault="007837A3" w:rsidP="00C81F9B">
            <w:pPr>
              <w:rPr>
                <w:b/>
                <w:bCs/>
              </w:rPr>
            </w:pPr>
          </w:p>
          <w:p w14:paraId="400D5FC0" w14:textId="77777777" w:rsidR="007837A3" w:rsidRDefault="007837A3" w:rsidP="00C81F9B">
            <w:pPr>
              <w:rPr>
                <w:b/>
                <w:bCs/>
              </w:rPr>
            </w:pPr>
          </w:p>
          <w:p w14:paraId="5C1F189F" w14:textId="77777777" w:rsidR="007837A3" w:rsidRDefault="007837A3" w:rsidP="00C81F9B">
            <w:pPr>
              <w:rPr>
                <w:rFonts w:eastAsia="Calibri"/>
              </w:rPr>
            </w:pPr>
            <w:r>
              <w:rPr>
                <w:b/>
                <w:bCs/>
              </w:rPr>
              <w:t xml:space="preserve">Step3: </w:t>
            </w:r>
            <w:r>
              <w:rPr>
                <w:rFonts w:cstheme="minorHAnsi"/>
                <w:iCs/>
                <w:szCs w:val="24"/>
              </w:rPr>
              <w:t>user will define the values that he wants.</w:t>
            </w:r>
          </w:p>
        </w:tc>
        <w:tc>
          <w:tcPr>
            <w:tcW w:w="3064" w:type="dxa"/>
            <w:tcBorders>
              <w:top w:val="single" w:sz="4" w:space="0" w:color="9EA2A6"/>
              <w:left w:val="single" w:sz="4" w:space="0" w:color="9EA2A6"/>
              <w:bottom w:val="single" w:sz="4" w:space="0" w:color="9EA2A6"/>
              <w:right w:val="single" w:sz="4" w:space="0" w:color="9EA2A6"/>
            </w:tcBorders>
            <w:shd w:val="clear" w:color="auto" w:fill="FFFFFF"/>
          </w:tcPr>
          <w:p w14:paraId="30007DBB" w14:textId="77777777" w:rsidR="007837A3" w:rsidRDefault="007837A3" w:rsidP="00C81F9B">
            <w:pPr>
              <w:rPr>
                <w:b/>
                <w:bCs/>
              </w:rPr>
            </w:pPr>
          </w:p>
          <w:p w14:paraId="1DE42CFA" w14:textId="77777777" w:rsidR="007837A3" w:rsidRDefault="007837A3" w:rsidP="00C81F9B">
            <w:pPr>
              <w:rPr>
                <w:b/>
                <w:bCs/>
              </w:rPr>
            </w:pPr>
          </w:p>
          <w:p w14:paraId="559E3595" w14:textId="77777777" w:rsidR="007837A3" w:rsidRDefault="007837A3" w:rsidP="00C81F9B">
            <w:pPr>
              <w:rPr>
                <w:b/>
                <w:bCs/>
              </w:rPr>
            </w:pPr>
          </w:p>
          <w:p w14:paraId="317A68E6" w14:textId="77777777" w:rsidR="007837A3" w:rsidRDefault="007837A3" w:rsidP="00C81F9B">
            <w:pPr>
              <w:rPr>
                <w:b/>
                <w:bCs/>
              </w:rPr>
            </w:pPr>
          </w:p>
          <w:p w14:paraId="40171C3E" w14:textId="77777777" w:rsidR="007837A3" w:rsidRDefault="007837A3" w:rsidP="00C81F9B">
            <w:pPr>
              <w:rPr>
                <w:rFonts w:cstheme="minorHAnsi"/>
                <w:iCs/>
                <w:szCs w:val="24"/>
              </w:rPr>
            </w:pPr>
            <w:r>
              <w:rPr>
                <w:b/>
                <w:bCs/>
              </w:rPr>
              <w:t>Step 2</w:t>
            </w:r>
            <w:r>
              <w:rPr>
                <w:rFonts w:cstheme="minorHAnsi"/>
                <w:iCs/>
                <w:szCs w:val="24"/>
              </w:rPr>
              <w:t>: system will display:</w:t>
            </w:r>
          </w:p>
          <w:p w14:paraId="51A34473" w14:textId="77777777" w:rsidR="007837A3" w:rsidRDefault="007837A3" w:rsidP="00C81F9B">
            <w:pPr>
              <w:pStyle w:val="ListParagraph"/>
              <w:numPr>
                <w:ilvl w:val="0"/>
                <w:numId w:val="5"/>
              </w:numPr>
              <w:bidi w:val="0"/>
              <w:spacing w:line="256"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Number input field to detect the specify the period between two reminders.</w:t>
            </w:r>
          </w:p>
          <w:p w14:paraId="7F85C604" w14:textId="77777777" w:rsidR="007837A3" w:rsidRDefault="007837A3" w:rsidP="00C81F9B">
            <w:pPr>
              <w:spacing w:line="256" w:lineRule="auto"/>
              <w:rPr>
                <w:rFonts w:cstheme="minorHAnsi"/>
                <w:iCs/>
                <w:szCs w:val="24"/>
              </w:rPr>
            </w:pPr>
          </w:p>
          <w:p w14:paraId="4A0A8A47" w14:textId="77777777" w:rsidR="007837A3" w:rsidRDefault="007837A3" w:rsidP="00C81F9B">
            <w:pPr>
              <w:rPr>
                <w:b/>
                <w:bCs/>
              </w:rPr>
            </w:pPr>
          </w:p>
          <w:p w14:paraId="1167A554" w14:textId="77777777" w:rsidR="007837A3" w:rsidRPr="00815615" w:rsidRDefault="007837A3" w:rsidP="00C81F9B">
            <w:pPr>
              <w:rPr>
                <w:rFonts w:cstheme="minorHAnsi"/>
                <w:iCs/>
                <w:color w:val="FF0000"/>
                <w:szCs w:val="24"/>
              </w:rPr>
            </w:pPr>
            <w:r w:rsidRPr="00815615">
              <w:rPr>
                <w:b/>
                <w:bCs/>
              </w:rPr>
              <w:t>Step 4:</w:t>
            </w:r>
            <w:r w:rsidRPr="00497E32">
              <w:rPr>
                <w:rFonts w:cstheme="minorHAnsi"/>
                <w:iCs/>
                <w:color w:val="FF0000"/>
                <w:szCs w:val="24"/>
              </w:rPr>
              <w:t xml:space="preserve"> </w:t>
            </w:r>
            <w:r w:rsidRPr="00815615">
              <w:rPr>
                <w:rFonts w:cstheme="minorHAnsi"/>
                <w:iCs/>
                <w:szCs w:val="24"/>
              </w:rPr>
              <w:t xml:space="preserve">system will </w:t>
            </w:r>
            <w:r>
              <w:rPr>
                <w:rFonts w:cstheme="minorHAnsi"/>
                <w:iCs/>
                <w:szCs w:val="24"/>
              </w:rPr>
              <w:t>enable</w:t>
            </w:r>
            <w:r w:rsidRPr="00815615">
              <w:rPr>
                <w:rFonts w:cstheme="minorHAnsi"/>
                <w:iCs/>
                <w:szCs w:val="24"/>
              </w:rPr>
              <w:t xml:space="preserve"> </w:t>
            </w:r>
            <w:r>
              <w:rPr>
                <w:rFonts w:cstheme="minorHAnsi"/>
                <w:iCs/>
                <w:szCs w:val="24"/>
              </w:rPr>
              <w:t xml:space="preserve">the </w:t>
            </w:r>
            <w:r w:rsidRPr="00815615">
              <w:rPr>
                <w:rFonts w:cstheme="minorHAnsi"/>
                <w:iCs/>
                <w:szCs w:val="24"/>
              </w:rPr>
              <w:t>reminder on the actions of this workflow.</w:t>
            </w:r>
          </w:p>
        </w:tc>
      </w:tr>
      <w:tr w:rsidR="007837A3" w14:paraId="33FDA9E0"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1D0ECC3" w14:textId="77777777" w:rsidR="007837A3" w:rsidRDefault="007837A3" w:rsidP="00C81F9B">
            <w:pPr>
              <w:spacing w:line="240" w:lineRule="auto"/>
              <w:jc w:val="center"/>
              <w:rPr>
                <w:rFonts w:cstheme="minorHAnsi"/>
                <w:b/>
                <w:bCs/>
                <w:szCs w:val="24"/>
              </w:rPr>
            </w:pPr>
            <w:r>
              <w:rPr>
                <w:rFonts w:cstheme="minorHAnsi"/>
                <w:b/>
                <w:bCs/>
                <w:szCs w:val="24"/>
              </w:rPr>
              <w:t>Alternate Flow:</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717B92D" w14:textId="77777777" w:rsidR="007837A3" w:rsidRDefault="007837A3" w:rsidP="00C81F9B">
            <w:pPr>
              <w:rPr>
                <w:rFonts w:eastAsia="Calibri"/>
              </w:rPr>
            </w:pPr>
            <w:r>
              <w:rPr>
                <w:rFonts w:eastAsia="Calibri"/>
                <w:b/>
                <w:bCs/>
              </w:rPr>
              <w:t>Step1</w:t>
            </w:r>
            <w:r w:rsidRPr="000667E2">
              <w:rPr>
                <w:rFonts w:eastAsia="Calibri"/>
                <w:b/>
                <w:bCs/>
              </w:rPr>
              <w:t>:</w:t>
            </w:r>
            <w:r>
              <w:rPr>
                <w:rFonts w:eastAsia="Calibri"/>
              </w:rPr>
              <w:t xml:space="preserve"> user will uncheck the reminder checkbox</w:t>
            </w:r>
          </w:p>
          <w:p w14:paraId="7427C000" w14:textId="77777777" w:rsidR="007837A3" w:rsidRDefault="007837A3" w:rsidP="00C81F9B">
            <w:pPr>
              <w:rPr>
                <w:rFonts w:eastAsia="Calibri"/>
              </w:rPr>
            </w:pPr>
            <w:r w:rsidRPr="00736BA6">
              <w:rPr>
                <w:b/>
                <w:bCs/>
              </w:rPr>
              <w:t xml:space="preserve">Step </w:t>
            </w:r>
            <w:r>
              <w:rPr>
                <w:b/>
                <w:bCs/>
              </w:rPr>
              <w:t>2</w:t>
            </w:r>
            <w:r w:rsidRPr="00F15C78">
              <w:rPr>
                <w:rFonts w:cstheme="minorHAnsi"/>
                <w:iCs/>
                <w:szCs w:val="24"/>
              </w:rPr>
              <w:t>:</w:t>
            </w:r>
            <w:r w:rsidRPr="00745F10">
              <w:rPr>
                <w:rFonts w:cstheme="minorHAnsi"/>
                <w:iCs/>
                <w:szCs w:val="24"/>
              </w:rPr>
              <w:t xml:space="preserve"> </w:t>
            </w:r>
            <w:r w:rsidRPr="00F43CCD">
              <w:rPr>
                <w:rFonts w:cstheme="minorHAnsi"/>
                <w:iCs/>
                <w:szCs w:val="24"/>
              </w:rPr>
              <w:t xml:space="preserve">system will </w:t>
            </w:r>
            <w:r>
              <w:rPr>
                <w:rFonts w:cstheme="minorHAnsi"/>
                <w:iCs/>
                <w:szCs w:val="24"/>
              </w:rPr>
              <w:t>disable the period field and reminder features will be disabled for this workflow</w:t>
            </w:r>
          </w:p>
        </w:tc>
      </w:tr>
      <w:tr w:rsidR="007837A3" w14:paraId="0A97AA16" w14:textId="77777777" w:rsidTr="00C81F9B">
        <w:trPr>
          <w:trHeight w:val="368"/>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56AC32E" w14:textId="77777777" w:rsidR="007837A3" w:rsidRDefault="007837A3" w:rsidP="00C81F9B">
            <w:pPr>
              <w:spacing w:line="240" w:lineRule="auto"/>
              <w:jc w:val="center"/>
              <w:rPr>
                <w:rFonts w:cstheme="minorHAnsi"/>
                <w:b/>
                <w:bCs/>
                <w:szCs w:val="24"/>
              </w:rPr>
            </w:pPr>
            <w:r>
              <w:rPr>
                <w:rFonts w:cstheme="minorHAnsi"/>
                <w:b/>
                <w:bCs/>
                <w:szCs w:val="24"/>
              </w:rPr>
              <w:t>Post Condition:</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0BCE7629"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The reminder action will be applied on workflow.</w:t>
            </w:r>
          </w:p>
        </w:tc>
      </w:tr>
      <w:tr w:rsidR="007837A3" w14:paraId="74E952AF" w14:textId="77777777" w:rsidTr="00C81F9B">
        <w:trPr>
          <w:trHeight w:val="426"/>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764C164" w14:textId="77777777" w:rsidR="007837A3" w:rsidRDefault="007837A3" w:rsidP="00C81F9B">
            <w:pPr>
              <w:spacing w:line="240" w:lineRule="auto"/>
              <w:jc w:val="center"/>
              <w:rPr>
                <w:rFonts w:cstheme="minorHAnsi"/>
                <w:b/>
                <w:bCs/>
                <w:iCs/>
                <w:szCs w:val="24"/>
              </w:rPr>
            </w:pPr>
            <w:r>
              <w:rPr>
                <w:rFonts w:cstheme="minorHAnsi"/>
                <w:b/>
                <w:bCs/>
                <w:iCs/>
                <w:szCs w:val="24"/>
              </w:rPr>
              <w:t>Business Rule:</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6F5C0A64"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commentRangeStart w:id="33"/>
            <w:commentRangeStart w:id="34"/>
            <w:r>
              <w:rPr>
                <w:rFonts w:ascii="Calibri" w:eastAsiaTheme="minorEastAsia" w:hAnsi="Calibri" w:cstheme="minorHAnsi"/>
                <w:iCs/>
                <w:color w:val="4D5154" w:themeColor="text1" w:themeTint="BF"/>
                <w:sz w:val="24"/>
                <w:szCs w:val="24"/>
              </w:rPr>
              <w:t>The reminder period must be between 1-30 days.</w:t>
            </w:r>
            <w:commentRangeEnd w:id="33"/>
            <w:r>
              <w:rPr>
                <w:rStyle w:val="CommentReference"/>
              </w:rPr>
              <w:commentReference w:id="33"/>
            </w:r>
            <w:commentRangeEnd w:id="34"/>
            <w:r>
              <w:rPr>
                <w:rStyle w:val="CommentReference"/>
              </w:rPr>
              <w:commentReference w:id="34"/>
            </w:r>
          </w:p>
          <w:p w14:paraId="3907A247" w14:textId="77777777" w:rsidR="007837A3" w:rsidRPr="00EA110F"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01217">
              <w:rPr>
                <w:rFonts w:ascii="Calibri" w:eastAsiaTheme="minorEastAsia" w:hAnsi="Calibri" w:cstheme="minorHAnsi"/>
                <w:iCs/>
                <w:color w:val="4D5154" w:themeColor="text1" w:themeTint="BF"/>
                <w:sz w:val="24"/>
                <w:szCs w:val="24"/>
              </w:rPr>
              <w:t>One reminder mail template at lea</w:t>
            </w:r>
            <w:r>
              <w:rPr>
                <w:rFonts w:ascii="Calibri" w:eastAsiaTheme="minorEastAsia" w:hAnsi="Calibri" w:cstheme="minorHAnsi"/>
                <w:iCs/>
                <w:color w:val="4D5154" w:themeColor="text1" w:themeTint="BF"/>
                <w:sz w:val="24"/>
                <w:szCs w:val="24"/>
              </w:rPr>
              <w:t>s</w:t>
            </w:r>
            <w:r w:rsidRPr="00E01217">
              <w:rPr>
                <w:rFonts w:ascii="Calibri" w:eastAsiaTheme="minorEastAsia" w:hAnsi="Calibri" w:cstheme="minorHAnsi"/>
                <w:iCs/>
                <w:color w:val="4D5154" w:themeColor="text1" w:themeTint="BF"/>
                <w:sz w:val="24"/>
                <w:szCs w:val="24"/>
              </w:rPr>
              <w:t xml:space="preserve">t must </w:t>
            </w:r>
            <w:r>
              <w:rPr>
                <w:rFonts w:ascii="Calibri" w:eastAsiaTheme="minorEastAsia" w:hAnsi="Calibri" w:cstheme="minorHAnsi"/>
                <w:iCs/>
                <w:color w:val="4D5154" w:themeColor="text1" w:themeTint="BF"/>
                <w:sz w:val="24"/>
                <w:szCs w:val="24"/>
              </w:rPr>
              <w:t xml:space="preserve">be </w:t>
            </w:r>
            <w:r w:rsidRPr="00E01217">
              <w:rPr>
                <w:rFonts w:ascii="Calibri" w:eastAsiaTheme="minorEastAsia" w:hAnsi="Calibri" w:cstheme="minorHAnsi"/>
                <w:iCs/>
                <w:color w:val="4D5154" w:themeColor="text1" w:themeTint="BF"/>
                <w:sz w:val="24"/>
                <w:szCs w:val="24"/>
              </w:rPr>
              <w:t>added in workflow setting</w:t>
            </w:r>
            <w:r>
              <w:rPr>
                <w:rFonts w:ascii="Calibri" w:eastAsiaTheme="minorEastAsia" w:hAnsi="Calibri" w:cstheme="minorHAnsi"/>
                <w:iCs/>
                <w:color w:val="4D5154" w:themeColor="text1" w:themeTint="BF"/>
                <w:sz w:val="24"/>
                <w:szCs w:val="24"/>
              </w:rPr>
              <w:t>.</w:t>
            </w:r>
          </w:p>
        </w:tc>
      </w:tr>
    </w:tbl>
    <w:p w14:paraId="3615FC0F" w14:textId="77777777" w:rsidR="007837A3" w:rsidRDefault="007837A3" w:rsidP="007837A3">
      <w:pPr>
        <w:rPr>
          <w:rFonts w:cstheme="minorHAnsi"/>
          <w:iCs/>
          <w:szCs w:val="24"/>
        </w:rPr>
      </w:pPr>
    </w:p>
    <w:p w14:paraId="0473A84A" w14:textId="77777777" w:rsidR="007837A3" w:rsidRPr="00DD0906" w:rsidRDefault="007837A3" w:rsidP="007837A3">
      <w:pPr>
        <w:pStyle w:val="Heading6"/>
        <w:numPr>
          <w:ilvl w:val="0"/>
          <w:numId w:val="23"/>
        </w:numPr>
      </w:pPr>
      <w:r>
        <w:t>P</w:t>
      </w:r>
      <w:r w:rsidRPr="006510EC">
        <w:t xml:space="preserve">arallel </w:t>
      </w:r>
      <w:r>
        <w:t>A</w:t>
      </w:r>
      <w:r w:rsidRPr="006510EC">
        <w:t>ctions</w:t>
      </w:r>
      <w:r>
        <w:t>:</w:t>
      </w:r>
    </w:p>
    <w:p w14:paraId="640BD461" w14:textId="77777777" w:rsidR="007837A3" w:rsidRPr="000D0B80" w:rsidRDefault="007837A3" w:rsidP="007837A3">
      <w:pPr>
        <w:ind w:left="360"/>
        <w:jc w:val="both"/>
        <w:rPr>
          <w:rFonts w:eastAsia="Calibri"/>
          <w:lang w:bidi="ar-SY"/>
        </w:rPr>
      </w:pPr>
      <w:r w:rsidRPr="001168F9">
        <w:rPr>
          <w:rFonts w:eastAsia="Calibri"/>
          <w:lang w:bidi="ar-SY"/>
        </w:rPr>
        <w:t>The concept of “Step” will be removed and replaced with “action”, so the workflow will consist of actions (Sequence</w:t>
      </w:r>
      <w:r>
        <w:rPr>
          <w:rFonts w:eastAsia="Calibri"/>
          <w:lang w:bidi="ar-SY"/>
        </w:rPr>
        <w:t>/</w:t>
      </w:r>
      <w:r w:rsidRPr="001168F9">
        <w:rPr>
          <w:rFonts w:eastAsia="Calibri"/>
          <w:lang w:bidi="ar-SY"/>
        </w:rPr>
        <w:t>Parallel), user will be able to group several actions into phases (parallel or sequential actions).</w:t>
      </w:r>
    </w:p>
    <w:p w14:paraId="34DF819A" w14:textId="77777777" w:rsidR="007837A3" w:rsidRPr="00CB5B6A" w:rsidRDefault="007837A3" w:rsidP="007837A3">
      <w:pPr>
        <w:pStyle w:val="ListParagraph"/>
        <w:bidi w:val="0"/>
        <w:ind w:left="360"/>
        <w:jc w:val="both"/>
        <w:rPr>
          <w:rFonts w:ascii="Calibri" w:eastAsiaTheme="minorEastAsia" w:hAnsi="Calibri"/>
          <w:color w:val="4D5154" w:themeColor="text1" w:themeTint="BF"/>
          <w:sz w:val="24"/>
        </w:rPr>
      </w:pPr>
      <w:r w:rsidRPr="000D0B80">
        <w:rPr>
          <w:rFonts w:ascii="Calibri" w:eastAsiaTheme="minorEastAsia" w:hAnsi="Calibri"/>
          <w:color w:val="4D5154" w:themeColor="text1" w:themeTint="BF"/>
          <w:sz w:val="24"/>
        </w:rPr>
        <w:t xml:space="preserve">The concept of “next step” removed, </w:t>
      </w:r>
      <w:r w:rsidRPr="00AC42C8">
        <w:rPr>
          <w:rFonts w:ascii="Calibri" w:eastAsiaTheme="minorEastAsia" w:hAnsi="Calibri"/>
          <w:color w:val="4D5154" w:themeColor="text1" w:themeTint="BF"/>
          <w:sz w:val="24"/>
        </w:rPr>
        <w:t>user will add all actions without relations between them, then move to the last stage of creating workflow template to order all the created actions and set the relations between them.</w:t>
      </w:r>
    </w:p>
    <w:p w14:paraId="7D7BCE27" w14:textId="77777777" w:rsidR="007837A3" w:rsidRPr="004F5A08" w:rsidRDefault="007837A3" w:rsidP="007837A3">
      <w:pPr>
        <w:ind w:left="360"/>
        <w:jc w:val="both"/>
        <w:rPr>
          <w:rFonts w:eastAsia="Calibri"/>
          <w:lang w:bidi="ar-SY"/>
        </w:rPr>
      </w:pPr>
    </w:p>
    <w:p w14:paraId="11A0ACE0" w14:textId="77777777" w:rsidR="007837A3" w:rsidRPr="00DE3337" w:rsidRDefault="007837A3" w:rsidP="007837A3">
      <w:pPr>
        <w:ind w:left="360"/>
        <w:jc w:val="both"/>
        <w:rPr>
          <w:rFonts w:eastAsia="Calibri"/>
          <w:lang w:bidi="ar-SY"/>
        </w:rPr>
      </w:pPr>
      <w:r w:rsidRPr="001168F9">
        <w:rPr>
          <w:rFonts w:eastAsia="Calibri"/>
          <w:lang w:bidi="ar-SY"/>
        </w:rPr>
        <w:t xml:space="preserve">The relations between actions will be parallel or Sequence </w:t>
      </w:r>
      <w:r>
        <w:rPr>
          <w:rFonts w:eastAsia="Calibri"/>
          <w:lang w:bidi="ar-SY"/>
        </w:rPr>
        <w:t>and it will be</w:t>
      </w:r>
      <w:r w:rsidRPr="001168F9">
        <w:rPr>
          <w:rFonts w:eastAsia="Calibri"/>
          <w:lang w:bidi="ar-SY"/>
        </w:rPr>
        <w:t xml:space="preserve"> </w:t>
      </w:r>
      <w:r>
        <w:rPr>
          <w:rFonts w:eastAsia="Calibri"/>
          <w:lang w:bidi="ar-SY"/>
        </w:rPr>
        <w:t>set</w:t>
      </w:r>
      <w:r w:rsidRPr="001168F9">
        <w:rPr>
          <w:rFonts w:eastAsia="Calibri"/>
          <w:lang w:bidi="ar-SY"/>
        </w:rPr>
        <w:t xml:space="preserve"> </w:t>
      </w:r>
      <w:r>
        <w:rPr>
          <w:rFonts w:eastAsia="Calibri"/>
          <w:lang w:bidi="ar-SY"/>
        </w:rPr>
        <w:t>in</w:t>
      </w:r>
      <w:r w:rsidRPr="001168F9">
        <w:rPr>
          <w:rFonts w:eastAsia="Calibri"/>
          <w:lang w:bidi="ar-SY"/>
        </w:rPr>
        <w:t xml:space="preserve"> Action</w:t>
      </w:r>
      <w:r>
        <w:rPr>
          <w:rFonts w:eastAsia="Calibri"/>
          <w:lang w:bidi="ar-SY"/>
        </w:rPr>
        <w:t>s</w:t>
      </w:r>
      <w:r w:rsidRPr="001168F9">
        <w:rPr>
          <w:rFonts w:eastAsia="Calibri"/>
          <w:lang w:bidi="ar-SY"/>
        </w:rPr>
        <w:t xml:space="preserve"> Relation</w:t>
      </w:r>
      <w:r>
        <w:rPr>
          <w:rFonts w:eastAsia="Calibri"/>
          <w:lang w:bidi="ar-SY"/>
        </w:rPr>
        <w:t>s</w:t>
      </w:r>
      <w:r w:rsidRPr="001168F9">
        <w:rPr>
          <w:rFonts w:eastAsia="Calibri"/>
          <w:lang w:bidi="ar-SY"/>
        </w:rPr>
        <w:t xml:space="preserve"> UI, and will be defined in one of the following ways:</w:t>
      </w:r>
    </w:p>
    <w:p w14:paraId="5C14C6D8" w14:textId="77777777" w:rsidR="007837A3" w:rsidRPr="00DD0906" w:rsidRDefault="007837A3" w:rsidP="007837A3">
      <w:pPr>
        <w:pStyle w:val="ListParagraph"/>
        <w:numPr>
          <w:ilvl w:val="0"/>
          <w:numId w:val="14"/>
        </w:numPr>
        <w:bidi w:val="0"/>
        <w:rPr>
          <w:rFonts w:ascii="Calibri" w:eastAsia="Calibri" w:hAnsi="Calibri"/>
          <w:color w:val="4D5154" w:themeColor="text1" w:themeTint="BF"/>
          <w:sz w:val="24"/>
          <w:u w:val="single"/>
          <w:lang w:bidi="ar-SY"/>
        </w:rPr>
      </w:pPr>
      <w:r w:rsidRPr="00DD0906">
        <w:rPr>
          <w:rFonts w:ascii="Calibri" w:eastAsia="Calibri" w:hAnsi="Calibri"/>
          <w:color w:val="4D5154" w:themeColor="text1" w:themeTint="BF"/>
          <w:sz w:val="24"/>
          <w:u w:val="single"/>
          <w:lang w:bidi="ar-SY"/>
        </w:rPr>
        <w:t>And</w:t>
      </w:r>
    </w:p>
    <w:p w14:paraId="241D3286" w14:textId="77777777" w:rsidR="007837A3" w:rsidRPr="00ED3BDF" w:rsidRDefault="007837A3" w:rsidP="007837A3">
      <w:pPr>
        <w:pStyle w:val="ListParagraph"/>
        <w:bidi w:val="0"/>
        <w:rPr>
          <w:rFonts w:ascii="Calibri" w:eastAsia="Calibri" w:hAnsi="Calibri"/>
          <w:color w:val="4D5154" w:themeColor="text1" w:themeTint="BF"/>
          <w:sz w:val="24"/>
          <w:rtl/>
          <w:lang w:bidi="ar-SY"/>
        </w:rPr>
      </w:pPr>
      <w:r>
        <w:rPr>
          <w:rFonts w:ascii="Calibri" w:eastAsia="Calibri" w:hAnsi="Calibri"/>
          <w:color w:val="4D5154" w:themeColor="text1" w:themeTint="BF"/>
          <w:sz w:val="24"/>
          <w:lang w:bidi="ar-SY"/>
        </w:rPr>
        <w:t xml:space="preserve">System will execute action C when action “A” and action “B” </w:t>
      </w:r>
      <w:r w:rsidRPr="005E010C">
        <w:rPr>
          <w:rFonts w:ascii="Calibri" w:eastAsia="Calibri" w:hAnsi="Calibri"/>
          <w:color w:val="4D5154" w:themeColor="text1" w:themeTint="BF"/>
          <w:sz w:val="24"/>
          <w:lang w:bidi="ar-SY"/>
        </w:rPr>
        <w:t xml:space="preserve">is </w:t>
      </w:r>
      <w:r>
        <w:rPr>
          <w:rFonts w:ascii="Calibri" w:eastAsia="Calibri" w:hAnsi="Calibri"/>
          <w:color w:val="4D5154" w:themeColor="text1" w:themeTint="BF"/>
          <w:sz w:val="24"/>
          <w:lang w:bidi="ar-SY"/>
        </w:rPr>
        <w:t>done.</w:t>
      </w:r>
    </w:p>
    <w:p w14:paraId="0F28014B" w14:textId="77777777" w:rsidR="007837A3" w:rsidRPr="00743A0D" w:rsidRDefault="007837A3" w:rsidP="007837A3">
      <w:pPr>
        <w:jc w:val="center"/>
        <w:rPr>
          <w:rFonts w:eastAsia="Calibri"/>
          <w:b/>
          <w:bCs/>
          <w:lang w:bidi="ar-SY"/>
        </w:rPr>
      </w:pPr>
      <w:r>
        <w:rPr>
          <w:rFonts w:eastAsia="Calibri"/>
          <w:b/>
          <w:bCs/>
          <w:noProof/>
        </w:rPr>
        <w:drawing>
          <wp:inline distT="0" distB="0" distL="0" distR="0" wp14:anchorId="3FE4D15F" wp14:editId="484101ED">
            <wp:extent cx="2667000" cy="207010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CC66015" w14:textId="77777777" w:rsidR="007837A3" w:rsidRPr="00DD0906" w:rsidRDefault="007837A3" w:rsidP="007837A3">
      <w:pPr>
        <w:pStyle w:val="ListParagraph"/>
        <w:numPr>
          <w:ilvl w:val="0"/>
          <w:numId w:val="14"/>
        </w:numPr>
        <w:bidi w:val="0"/>
        <w:rPr>
          <w:rFonts w:ascii="Calibri" w:eastAsia="Calibri" w:hAnsi="Calibri"/>
          <w:color w:val="4D5154" w:themeColor="text1" w:themeTint="BF"/>
          <w:sz w:val="24"/>
          <w:u w:val="single"/>
          <w:lang w:bidi="ar-SY"/>
        </w:rPr>
      </w:pPr>
      <w:r w:rsidRPr="00DD0906">
        <w:rPr>
          <w:rFonts w:ascii="Calibri" w:eastAsia="Calibri" w:hAnsi="Calibri"/>
          <w:color w:val="4D5154" w:themeColor="text1" w:themeTint="BF"/>
          <w:sz w:val="24"/>
          <w:u w:val="single"/>
          <w:lang w:bidi="ar-SY"/>
        </w:rPr>
        <w:t>Or:</w:t>
      </w:r>
    </w:p>
    <w:p w14:paraId="3160C432" w14:textId="77777777" w:rsidR="007837A3" w:rsidRDefault="007837A3" w:rsidP="007837A3">
      <w:pPr>
        <w:pStyle w:val="ListParagraph"/>
        <w:bidi w:val="0"/>
        <w:rPr>
          <w:rFonts w:ascii="Calibri" w:eastAsia="Calibri" w:hAnsi="Calibri"/>
          <w:color w:val="4D5154" w:themeColor="text1" w:themeTint="BF"/>
          <w:sz w:val="24"/>
          <w:lang w:bidi="ar-SY"/>
        </w:rPr>
      </w:pPr>
      <w:r w:rsidRPr="00605B64">
        <w:rPr>
          <w:noProof/>
        </w:rPr>
        <mc:AlternateContent>
          <mc:Choice Requires="wps">
            <w:drawing>
              <wp:anchor distT="0" distB="0" distL="114300" distR="114300" simplePos="0" relativeHeight="251667456" behindDoc="1" locked="0" layoutInCell="1" allowOverlap="1" wp14:anchorId="00F3C7D4" wp14:editId="2345C49E">
                <wp:simplePos x="0" y="0"/>
                <wp:positionH relativeFrom="column">
                  <wp:posOffset>494030</wp:posOffset>
                </wp:positionH>
                <wp:positionV relativeFrom="paragraph">
                  <wp:posOffset>628015</wp:posOffset>
                </wp:positionV>
                <wp:extent cx="2070735" cy="1613535"/>
                <wp:effectExtent l="0" t="0" r="24765" b="24765"/>
                <wp:wrapSquare wrapText="bothSides"/>
                <wp:docPr id="4" name="Text Box 4"/>
                <wp:cNvGraphicFramePr/>
                <a:graphic xmlns:a="http://schemas.openxmlformats.org/drawingml/2006/main">
                  <a:graphicData uri="http://schemas.microsoft.com/office/word/2010/wordprocessingShape">
                    <wps:wsp>
                      <wps:cNvSpPr txBox="1"/>
                      <wps:spPr>
                        <a:xfrm>
                          <a:off x="0" y="0"/>
                          <a:ext cx="2070735" cy="161353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8CC75B9"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t>is executed</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CD1F83" w14:textId="77777777" w:rsidR="00BC5DEE" w:rsidRPr="0002308C" w:rsidRDefault="00BC5DEE" w:rsidP="007837A3">
                            <w:pPr>
                              <w:pStyle w:val="ListParagraph"/>
                              <w:numPr>
                                <w:ilvl w:val="0"/>
                                <w:numId w:val="2"/>
                              </w:numPr>
                              <w:bidi w:val="0"/>
                              <w:spacing w:after="0" w:line="276" w:lineRule="auto"/>
                            </w:pP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t>s</w:t>
                            </w:r>
                            <w:r w:rsidRPr="000644D0">
                              <w:t xml:space="preserve">till </w:t>
                            </w:r>
                            <w:r>
                              <w:t>under processing</w:t>
                            </w:r>
                            <w:r w:rsidRPr="000644D0">
                              <w:t>;</w:t>
                            </w:r>
                          </w:p>
                          <w:p w14:paraId="763EAE3E"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0644D0">
                              <w:t>will move</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644D0">
                              <w:t>to</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w:t>
                            </w:r>
                            <w:r w:rsidRPr="000644D0">
                              <w:t>first</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AF6F91" w14:textId="77777777" w:rsidR="00BC5DEE" w:rsidRDefault="00BC5DEE" w:rsidP="007837A3">
                            <w:pPr>
                              <w:pStyle w:val="ListParagraph"/>
                              <w:numPr>
                                <w:ilvl w:val="0"/>
                                <w:numId w:val="2"/>
                              </w:numPr>
                              <w:bidi w:val="0"/>
                              <w:spacing w:after="0" w:line="276" w:lineRule="auto"/>
                            </w:pPr>
                            <w:r>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w:t>
                            </w:r>
                            <w:r w:rsidRPr="000644D0">
                              <w:t>will move to</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w:t>
                            </w:r>
                            <w:r w:rsidRPr="000644D0">
                              <w:t>when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w:t>
                            </w:r>
                            <w:r>
                              <w:t>is</w:t>
                            </w:r>
                            <w:r w:rsidRPr="000644D0">
                              <w:t xml:space="preserve"> </w:t>
                            </w:r>
                            <w:r>
                              <w:t>executed</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C7D4" id="Text Box 4" o:spid="_x0000_s1030" type="#_x0000_t202" style="position:absolute;left:0;text-align:left;margin-left:38.9pt;margin-top:49.45pt;width:163.05pt;height:12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" fillcolor="white [3201]" strokecolor="#a4063e [3204]" strokeweight="2pt">
                <v:textbox inset=",7.2pt,,0">
                  <w:txbxContent>
                    <w:p w14:paraId="58CC75B9"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t>is executed</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CD1F83" w14:textId="77777777" w:rsidR="00BC5DEE" w:rsidRPr="0002308C" w:rsidRDefault="00BC5DEE" w:rsidP="007837A3">
                      <w:pPr>
                        <w:pStyle w:val="ListParagraph"/>
                        <w:numPr>
                          <w:ilvl w:val="0"/>
                          <w:numId w:val="2"/>
                        </w:numPr>
                        <w:bidi w:val="0"/>
                        <w:spacing w:after="0" w:line="276" w:lineRule="auto"/>
                      </w:pP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t>s</w:t>
                      </w:r>
                      <w:r w:rsidRPr="000644D0">
                        <w:t xml:space="preserve">till </w:t>
                      </w:r>
                      <w:r>
                        <w:t>under processing</w:t>
                      </w:r>
                      <w:r w:rsidRPr="000644D0">
                        <w:t>;</w:t>
                      </w:r>
                    </w:p>
                    <w:p w14:paraId="763EAE3E"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0644D0">
                        <w:t>will move</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644D0">
                        <w:t>to</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w:t>
                      </w:r>
                      <w:r w:rsidRPr="000644D0">
                        <w:t>first</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AF6F91" w14:textId="77777777" w:rsidR="00BC5DEE" w:rsidRDefault="00BC5DEE" w:rsidP="007837A3">
                      <w:pPr>
                        <w:pStyle w:val="ListParagraph"/>
                        <w:numPr>
                          <w:ilvl w:val="0"/>
                          <w:numId w:val="2"/>
                        </w:numPr>
                        <w:bidi w:val="0"/>
                        <w:spacing w:after="0" w:line="276" w:lineRule="auto"/>
                      </w:pPr>
                      <w:r>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w:t>
                      </w:r>
                      <w:r w:rsidRPr="000644D0">
                        <w:t>will move to</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w:t>
                      </w:r>
                      <w:r w:rsidRPr="000644D0">
                        <w:t>when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w:t>
                      </w:r>
                      <w:r>
                        <w:t>is</w:t>
                      </w:r>
                      <w:r w:rsidRPr="000644D0">
                        <w:t xml:space="preserve"> </w:t>
                      </w:r>
                      <w:r>
                        <w:t>executed</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r w:rsidRPr="005E010C">
        <w:rPr>
          <w:rFonts w:ascii="Calibri" w:eastAsia="Calibri" w:hAnsi="Calibri"/>
          <w:color w:val="4D5154" w:themeColor="text1" w:themeTint="BF"/>
          <w:sz w:val="24"/>
          <w:lang w:bidi="ar-SY"/>
        </w:rPr>
        <w:t xml:space="preserve">System will </w:t>
      </w:r>
      <w:r>
        <w:rPr>
          <w:rFonts w:ascii="Calibri" w:eastAsia="Calibri" w:hAnsi="Calibri"/>
          <w:color w:val="4D5154" w:themeColor="text1" w:themeTint="BF"/>
          <w:sz w:val="24"/>
          <w:lang w:bidi="ar-SY"/>
        </w:rPr>
        <w:t xml:space="preserve">execute action C </w:t>
      </w:r>
      <w:r w:rsidRPr="005E010C">
        <w:rPr>
          <w:rFonts w:ascii="Calibri" w:eastAsia="Calibri" w:hAnsi="Calibri"/>
          <w:color w:val="4D5154" w:themeColor="text1" w:themeTint="BF"/>
          <w:sz w:val="24"/>
          <w:lang w:bidi="ar-SY"/>
        </w:rPr>
        <w:t>when one of the actions</w:t>
      </w:r>
      <w:r>
        <w:rPr>
          <w:rFonts w:ascii="Calibri" w:eastAsia="Calibri" w:hAnsi="Calibri"/>
          <w:color w:val="4D5154" w:themeColor="text1" w:themeTint="BF"/>
          <w:sz w:val="24"/>
          <w:lang w:bidi="ar-SY"/>
        </w:rPr>
        <w:t xml:space="preserve"> (A or B)</w:t>
      </w:r>
      <w:r w:rsidRPr="005E010C">
        <w:rPr>
          <w:rFonts w:ascii="Calibri" w:eastAsia="Calibri" w:hAnsi="Calibri"/>
          <w:color w:val="4D5154" w:themeColor="text1" w:themeTint="BF"/>
          <w:sz w:val="24"/>
          <w:lang w:bidi="ar-SY"/>
        </w:rPr>
        <w:t xml:space="preserve"> is </w:t>
      </w:r>
      <w:r>
        <w:rPr>
          <w:rFonts w:ascii="Calibri" w:eastAsia="Calibri" w:hAnsi="Calibri"/>
          <w:color w:val="4D5154" w:themeColor="text1" w:themeTint="BF"/>
          <w:sz w:val="24"/>
          <w:lang w:bidi="ar-SY"/>
        </w:rPr>
        <w:t xml:space="preserve">done, the remaining ones will </w:t>
      </w:r>
      <w:r w:rsidRPr="005E010C">
        <w:rPr>
          <w:rFonts w:ascii="Calibri" w:eastAsia="Calibri" w:hAnsi="Calibri"/>
          <w:color w:val="4D5154" w:themeColor="text1" w:themeTint="BF"/>
          <w:sz w:val="24"/>
          <w:lang w:bidi="ar-SY"/>
        </w:rPr>
        <w:t xml:space="preserve">move to </w:t>
      </w:r>
      <w:r>
        <w:rPr>
          <w:rFonts w:ascii="Calibri" w:eastAsia="Calibri" w:hAnsi="Calibri"/>
          <w:color w:val="4D5154" w:themeColor="text1" w:themeTint="BF"/>
          <w:sz w:val="24"/>
          <w:lang w:bidi="ar-SY"/>
        </w:rPr>
        <w:t>action C</w:t>
      </w:r>
      <w:r w:rsidRPr="005E010C">
        <w:rPr>
          <w:rFonts w:ascii="Calibri" w:eastAsia="Calibri" w:hAnsi="Calibri"/>
          <w:color w:val="4D5154" w:themeColor="text1" w:themeTint="BF"/>
          <w:sz w:val="24"/>
          <w:lang w:bidi="ar-SY"/>
        </w:rPr>
        <w:t xml:space="preserve"> when they are executed </w:t>
      </w:r>
    </w:p>
    <w:p w14:paraId="68537F57" w14:textId="77777777" w:rsidR="007837A3" w:rsidRPr="005E010C" w:rsidRDefault="007837A3" w:rsidP="007837A3">
      <w:pPr>
        <w:pStyle w:val="ListParagraph"/>
        <w:bidi w:val="0"/>
        <w:rPr>
          <w:rFonts w:eastAsia="Calibri"/>
          <w:b/>
          <w:bCs/>
          <w:lang w:bidi="ar-SY"/>
        </w:rPr>
      </w:pPr>
      <w:r>
        <w:rPr>
          <w:b/>
          <w:bCs/>
          <w:noProof/>
        </w:rPr>
        <w:drawing>
          <wp:inline distT="0" distB="0" distL="0" distR="0" wp14:anchorId="4694A882" wp14:editId="501150AA">
            <wp:extent cx="2667000" cy="2070100"/>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4909E4" w14:textId="77777777" w:rsidR="007837A3" w:rsidRPr="00DD0906" w:rsidRDefault="007837A3" w:rsidP="007837A3">
      <w:pPr>
        <w:pStyle w:val="ListParagraph"/>
        <w:numPr>
          <w:ilvl w:val="0"/>
          <w:numId w:val="14"/>
        </w:numPr>
        <w:bidi w:val="0"/>
        <w:rPr>
          <w:rFonts w:ascii="Calibri" w:eastAsia="Calibri" w:hAnsi="Calibri"/>
          <w:color w:val="4D5154" w:themeColor="text1" w:themeTint="BF"/>
          <w:sz w:val="24"/>
          <w:u w:val="single"/>
          <w:lang w:bidi="ar-SY"/>
        </w:rPr>
      </w:pPr>
      <w:r w:rsidRPr="00DD0906">
        <w:rPr>
          <w:rFonts w:ascii="Calibri" w:eastAsia="Calibri" w:hAnsi="Calibri"/>
          <w:color w:val="4D5154" w:themeColor="text1" w:themeTint="BF"/>
          <w:sz w:val="24"/>
          <w:u w:val="single"/>
          <w:lang w:bidi="ar-SY"/>
        </w:rPr>
        <w:t>Only one way to the end</w:t>
      </w:r>
      <w:r w:rsidRPr="00DD0906">
        <w:rPr>
          <w:rFonts w:ascii="Calibri" w:eastAsia="Calibri" w:hAnsi="Calibri" w:hint="cs"/>
          <w:color w:val="4D5154" w:themeColor="text1" w:themeTint="BF"/>
          <w:sz w:val="24"/>
          <w:u w:val="single"/>
          <w:rtl/>
          <w:lang w:bidi="ar-SY"/>
        </w:rPr>
        <w:t>:</w:t>
      </w:r>
    </w:p>
    <w:p w14:paraId="1B0D4F24" w14:textId="77777777" w:rsidR="007837A3" w:rsidRDefault="007837A3" w:rsidP="007837A3">
      <w:pPr>
        <w:pStyle w:val="ListParagraph"/>
        <w:bidi w:val="0"/>
        <w:rPr>
          <w:rFonts w:ascii="Calibri" w:eastAsia="Calibri" w:hAnsi="Calibri"/>
          <w:color w:val="4D5154" w:themeColor="text1" w:themeTint="BF"/>
          <w:sz w:val="24"/>
          <w:lang w:bidi="ar-SY"/>
        </w:rPr>
      </w:pPr>
      <w:r w:rsidRPr="00B5643F">
        <w:rPr>
          <w:rFonts w:ascii="Calibri" w:eastAsia="Calibri" w:hAnsi="Calibri"/>
          <w:color w:val="4D5154" w:themeColor="text1" w:themeTint="BF"/>
          <w:sz w:val="24"/>
          <w:lang w:bidi="ar-SY"/>
        </w:rPr>
        <w:t>System will move to</w:t>
      </w:r>
      <w:r>
        <w:rPr>
          <w:rFonts w:ascii="Calibri" w:eastAsia="Calibri" w:hAnsi="Calibri"/>
          <w:color w:val="4D5154" w:themeColor="text1" w:themeTint="BF"/>
          <w:sz w:val="24"/>
          <w:lang w:bidi="ar-SY"/>
        </w:rPr>
        <w:t xml:space="preserve"> the</w:t>
      </w:r>
      <w:r w:rsidRPr="00B5643F">
        <w:rPr>
          <w:rFonts w:ascii="Calibri" w:eastAsia="Calibri" w:hAnsi="Calibri"/>
          <w:color w:val="4D5154" w:themeColor="text1" w:themeTint="BF"/>
          <w:sz w:val="24"/>
          <w:lang w:bidi="ar-SY"/>
        </w:rPr>
        <w:t xml:space="preserve"> next action</w:t>
      </w:r>
      <w:r>
        <w:rPr>
          <w:rFonts w:ascii="Calibri" w:eastAsia="Calibri" w:hAnsi="Calibri"/>
          <w:color w:val="4D5154" w:themeColor="text1" w:themeTint="BF"/>
          <w:sz w:val="24"/>
          <w:lang w:bidi="ar-SY"/>
        </w:rPr>
        <w:t xml:space="preserve"> (action C) </w:t>
      </w:r>
      <w:r w:rsidRPr="005E010C">
        <w:rPr>
          <w:rFonts w:ascii="Calibri" w:eastAsia="Calibri" w:hAnsi="Calibri"/>
          <w:color w:val="4D5154" w:themeColor="text1" w:themeTint="BF"/>
          <w:sz w:val="24"/>
          <w:lang w:bidi="ar-SY"/>
        </w:rPr>
        <w:t>when</w:t>
      </w:r>
      <w:r>
        <w:rPr>
          <w:rFonts w:ascii="Calibri" w:eastAsia="Calibri" w:hAnsi="Calibri"/>
          <w:color w:val="4D5154" w:themeColor="text1" w:themeTint="BF"/>
          <w:sz w:val="24"/>
          <w:lang w:bidi="ar-SY"/>
        </w:rPr>
        <w:t xml:space="preserve"> one of the actions is done and</w:t>
      </w:r>
      <w:r w:rsidRPr="005E010C">
        <w:rPr>
          <w:rFonts w:ascii="Calibri" w:eastAsia="Calibri" w:hAnsi="Calibri"/>
          <w:color w:val="4D5154" w:themeColor="text1" w:themeTint="BF"/>
          <w:sz w:val="24"/>
          <w:lang w:bidi="ar-SY"/>
        </w:rPr>
        <w:t xml:space="preserve"> the remaining ones will</w:t>
      </w:r>
      <w:r>
        <w:rPr>
          <w:rFonts w:ascii="Calibri" w:eastAsia="Calibri" w:hAnsi="Calibri"/>
          <w:color w:val="4D5154" w:themeColor="text1" w:themeTint="BF"/>
          <w:sz w:val="24"/>
          <w:lang w:bidi="ar-SY"/>
        </w:rPr>
        <w:t xml:space="preserve"> be canceled.</w:t>
      </w:r>
    </w:p>
    <w:p w14:paraId="68A1CD5A" w14:textId="77777777" w:rsidR="007837A3" w:rsidRPr="00B5643F" w:rsidRDefault="007837A3" w:rsidP="007837A3">
      <w:pPr>
        <w:pStyle w:val="ListParagraph"/>
        <w:bidi w:val="0"/>
        <w:rPr>
          <w:rFonts w:ascii="Calibri" w:eastAsia="Calibri" w:hAnsi="Calibri"/>
          <w:color w:val="4D5154" w:themeColor="text1" w:themeTint="BF"/>
          <w:sz w:val="24"/>
          <w:rtl/>
          <w:lang w:bidi="ar-SY"/>
        </w:rPr>
      </w:pPr>
    </w:p>
    <w:p w14:paraId="224FD528" w14:textId="77777777" w:rsidR="007837A3" w:rsidRDefault="007837A3" w:rsidP="007837A3">
      <w:pPr>
        <w:tabs>
          <w:tab w:val="left" w:pos="480"/>
          <w:tab w:val="left" w:pos="1272"/>
          <w:tab w:val="center" w:pos="4968"/>
        </w:tabs>
        <w:rPr>
          <w:rFonts w:eastAsia="Calibri"/>
          <w:b/>
          <w:bCs/>
          <w:lang w:bidi="ar-SY"/>
        </w:rPr>
      </w:pPr>
      <w:r>
        <w:rPr>
          <w:rFonts w:eastAsia="Calibri"/>
          <w:b/>
          <w:bCs/>
          <w:noProof/>
        </w:rPr>
        <mc:AlternateContent>
          <mc:Choice Requires="wps">
            <w:drawing>
              <wp:anchor distT="0" distB="0" distL="114300" distR="114300" simplePos="0" relativeHeight="251666432" behindDoc="0" locked="0" layoutInCell="1" allowOverlap="1" wp14:anchorId="43506C37" wp14:editId="7F544761">
                <wp:simplePos x="0" y="0"/>
                <wp:positionH relativeFrom="column">
                  <wp:posOffset>4091940</wp:posOffset>
                </wp:positionH>
                <wp:positionV relativeFrom="page">
                  <wp:posOffset>1257300</wp:posOffset>
                </wp:positionV>
                <wp:extent cx="374650" cy="342900"/>
                <wp:effectExtent l="0" t="0" r="0" b="0"/>
                <wp:wrapNone/>
                <wp:docPr id="6" name="Multiply 6"/>
                <wp:cNvGraphicFramePr/>
                <a:graphic xmlns:a="http://schemas.openxmlformats.org/drawingml/2006/main">
                  <a:graphicData uri="http://schemas.microsoft.com/office/word/2010/wordprocessingShape">
                    <wps:wsp>
                      <wps:cNvSpPr/>
                      <wps:spPr>
                        <a:xfrm rot="19174390">
                          <a:off x="0" y="0"/>
                          <a:ext cx="374650" cy="342900"/>
                        </a:xfrm>
                        <a:prstGeom prst="mathMultiply">
                          <a:avLst>
                            <a:gd name="adj1" fmla="val 3112"/>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4C8D" id="Multiply 6" o:spid="_x0000_s1026" style="position:absolute;margin-left:322.2pt;margin-top:99pt;width:29.5pt;height:27pt;rotation:-26494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37465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" path="m86379,86292r7205,-7872l187325,164217,281066,78420r7205,7872l195228,171450r93043,85158l281066,264480,187325,178683,93584,264480r-7205,-7872l179422,171450,86379,86292xe" fillcolor="red" strokecolor="red" strokeweight="2pt">
                <v:path arrowok="t" o:connecttype="custom" o:connectlocs="86379,86292;93584,78420;187325,164217;281066,78420;288271,86292;195228,171450;288271,256608;281066,264480;187325,178683;93584,264480;86379,256608;179422,171450;86379,86292" o:connectangles="0,0,0,0,0,0,0,0,0,0,0,0,0"/>
                <w10:wrap anchory="page"/>
              </v:shape>
            </w:pict>
          </mc:Fallback>
        </mc:AlternateContent>
      </w:r>
      <w:r w:rsidRPr="00605B64">
        <w:rPr>
          <w:noProof/>
        </w:rPr>
        <mc:AlternateContent>
          <mc:Choice Requires="wps">
            <w:drawing>
              <wp:anchor distT="0" distB="0" distL="114300" distR="114300" simplePos="0" relativeHeight="251668480" behindDoc="1" locked="0" layoutInCell="1" allowOverlap="1" wp14:anchorId="5F43466D" wp14:editId="32F1BCE8">
                <wp:simplePos x="0" y="0"/>
                <wp:positionH relativeFrom="column">
                  <wp:posOffset>487680</wp:posOffset>
                </wp:positionH>
                <wp:positionV relativeFrom="paragraph">
                  <wp:posOffset>557530</wp:posOffset>
                </wp:positionV>
                <wp:extent cx="2070735" cy="1013460"/>
                <wp:effectExtent l="0" t="0" r="24765" b="15240"/>
                <wp:wrapSquare wrapText="bothSides"/>
                <wp:docPr id="7" name="Text Box 7"/>
                <wp:cNvGraphicFramePr/>
                <a:graphic xmlns:a="http://schemas.openxmlformats.org/drawingml/2006/main">
                  <a:graphicData uri="http://schemas.microsoft.com/office/word/2010/wordprocessingShape">
                    <wps:wsp>
                      <wps:cNvSpPr txBox="1"/>
                      <wps:spPr>
                        <a:xfrm>
                          <a:off x="0" y="0"/>
                          <a:ext cx="2070735" cy="10134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57EF02"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t>is executed</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78F7B0"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0644D0">
                              <w:t>will move</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644D0">
                              <w:t>to</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w:t>
                            </w:r>
                          </w:p>
                          <w:p w14:paraId="01C32496" w14:textId="77777777" w:rsidR="00BC5DEE"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w:t>
                            </w:r>
                            <w:r w:rsidRPr="000644D0">
                              <w:t>will</w:t>
                            </w:r>
                            <w:r>
                              <w:t xml:space="preserve"> cancel</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3466D" id="Text Box 7" o:spid="_x0000_s1031" type="#_x0000_t202" style="position:absolute;margin-left:38.4pt;margin-top:43.9pt;width:163.05pt;height:79.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" fillcolor="white [3201]" strokecolor="#a4063e [3204]" strokeweight="2pt">
                <v:textbox inset=",7.2pt,,0">
                  <w:txbxContent>
                    <w:p w14:paraId="2E57EF02"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t>is executed</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78F7B0" w14:textId="77777777" w:rsidR="00BC5DEE" w:rsidRPr="0002308C"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0644D0">
                        <w:t>will move</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644D0">
                        <w:t>to</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w:t>
                      </w:r>
                    </w:p>
                    <w:p w14:paraId="01C32496" w14:textId="77777777" w:rsidR="00BC5DEE" w:rsidRDefault="00BC5DEE" w:rsidP="007837A3">
                      <w:pPr>
                        <w:pStyle w:val="ListParagraph"/>
                        <w:numPr>
                          <w:ilvl w:val="0"/>
                          <w:numId w:val="2"/>
                        </w:numPr>
                        <w:bidi w:val="0"/>
                        <w:spacing w:after="0" w:line="276" w:lineRule="auto"/>
                      </w:pPr>
                      <w:r w:rsidRPr="005E010C">
                        <w:t>Action</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w:t>
                      </w:r>
                      <w:r w:rsidRPr="000644D0">
                        <w:t>will</w:t>
                      </w:r>
                      <w:r>
                        <w:t xml:space="preserve"> cancel</w:t>
                      </w:r>
                      <w:r>
                        <w:rPr>
                          <w:color w:val="161718"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r>
        <w:rPr>
          <w:rFonts w:eastAsia="Calibri"/>
          <w:b/>
          <w:bCs/>
          <w:lang w:bidi="ar-SY"/>
        </w:rPr>
        <w:tab/>
      </w:r>
      <w:r>
        <w:rPr>
          <w:rFonts w:eastAsia="Calibri"/>
          <w:b/>
          <w:bCs/>
          <w:noProof/>
        </w:rPr>
        <w:drawing>
          <wp:inline distT="0" distB="0" distL="0" distR="0" wp14:anchorId="7EE8ED0A" wp14:editId="48DA93E4">
            <wp:extent cx="2667000" cy="2070100"/>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rFonts w:eastAsia="Calibri"/>
          <w:b/>
          <w:bCs/>
          <w:lang w:bidi="ar-SY"/>
        </w:rPr>
        <w:tab/>
      </w:r>
    </w:p>
    <w:p w14:paraId="6BB122BD" w14:textId="77777777" w:rsidR="007837A3" w:rsidRDefault="007837A3" w:rsidP="007837A3"/>
    <w:p w14:paraId="058EAA3E" w14:textId="77777777" w:rsidR="007837A3" w:rsidRPr="00B331DE" w:rsidRDefault="007837A3" w:rsidP="007837A3">
      <w:pPr>
        <w:pStyle w:val="Heading6"/>
        <w:numPr>
          <w:ilvl w:val="0"/>
          <w:numId w:val="23"/>
        </w:numPr>
      </w:pPr>
      <w:r w:rsidRPr="00B331DE">
        <w:t>Integration Action:</w:t>
      </w:r>
    </w:p>
    <w:p w14:paraId="4D25D07C" w14:textId="77777777" w:rsidR="007837A3" w:rsidRDefault="007837A3" w:rsidP="007837A3">
      <w:pPr>
        <w:ind w:left="360"/>
        <w:jc w:val="both"/>
        <w:rPr>
          <w:rFonts w:cstheme="minorHAnsi"/>
          <w:iCs/>
          <w:szCs w:val="24"/>
        </w:rPr>
      </w:pPr>
      <w:r w:rsidRPr="005F5E3A">
        <w:rPr>
          <w:rFonts w:cstheme="minorHAnsi"/>
          <w:iCs/>
          <w:szCs w:val="24"/>
        </w:rPr>
        <w:t>It will be explained in detail</w:t>
      </w:r>
      <w:r>
        <w:rPr>
          <w:rFonts w:cstheme="minorHAnsi"/>
          <w:iCs/>
          <w:szCs w:val="24"/>
        </w:rPr>
        <w:t>s in Integration Module Document.</w:t>
      </w:r>
    </w:p>
    <w:p w14:paraId="3EBBF538" w14:textId="77777777" w:rsidR="007837A3" w:rsidRDefault="007837A3" w:rsidP="007837A3">
      <w:pPr>
        <w:rPr>
          <w:rFonts w:cstheme="minorHAnsi"/>
          <w:iCs/>
          <w:szCs w:val="24"/>
        </w:rPr>
      </w:pPr>
    </w:p>
    <w:p w14:paraId="4BBB4CD2" w14:textId="188214AB" w:rsidR="007837A3" w:rsidRDefault="007837A3" w:rsidP="00BC5DEE">
      <w:pPr>
        <w:pStyle w:val="Heading5"/>
        <w:rPr>
          <w:rFonts w:eastAsiaTheme="minorEastAsia"/>
          <w:u w:val="single"/>
        </w:rPr>
      </w:pPr>
      <w:r w:rsidRPr="007141E1">
        <w:rPr>
          <w:rFonts w:eastAsiaTheme="minorEastAsia"/>
          <w:u w:val="single"/>
        </w:rPr>
        <w:t>Workflow</w:t>
      </w:r>
      <w:r>
        <w:rPr>
          <w:rFonts w:eastAsiaTheme="minorEastAsia"/>
          <w:u w:val="single"/>
        </w:rPr>
        <w:t xml:space="preserve"> Template</w:t>
      </w:r>
      <w:r w:rsidRPr="007141E1">
        <w:rPr>
          <w:rFonts w:eastAsiaTheme="minorEastAsia"/>
          <w:u w:val="single"/>
        </w:rPr>
        <w:t xml:space="preserve"> </w:t>
      </w:r>
      <w:r w:rsidR="00BC5DEE">
        <w:rPr>
          <w:rFonts w:eastAsiaTheme="minorEastAsia"/>
          <w:u w:val="single"/>
        </w:rPr>
        <w:t>Use</w:t>
      </w:r>
      <w:r w:rsidRPr="007141E1">
        <w:rPr>
          <w:rFonts w:eastAsiaTheme="minorEastAsia"/>
          <w:u w:val="single"/>
        </w:rPr>
        <w:t xml:space="preserve"> Cases:</w:t>
      </w:r>
    </w:p>
    <w:p w14:paraId="6B7EE835" w14:textId="77777777" w:rsidR="007837A3" w:rsidRDefault="007837A3" w:rsidP="007837A3">
      <w:r>
        <w:t xml:space="preserve">Below the test cases related to </w:t>
      </w:r>
      <w:commentRangeStart w:id="35"/>
      <w:commentRangeStart w:id="36"/>
      <w:r>
        <w:t>workflow template management…</w:t>
      </w:r>
      <w:commentRangeEnd w:id="35"/>
      <w:r>
        <w:rPr>
          <w:rStyle w:val="CommentReference"/>
          <w:rFonts w:asciiTheme="minorHAnsi" w:eastAsiaTheme="minorHAnsi" w:hAnsiTheme="minorHAnsi"/>
          <w:color w:val="auto"/>
        </w:rPr>
        <w:commentReference w:id="35"/>
      </w:r>
      <w:commentRangeEnd w:id="36"/>
      <w:r>
        <w:rPr>
          <w:rStyle w:val="CommentReference"/>
          <w:rFonts w:asciiTheme="minorHAnsi" w:eastAsiaTheme="minorHAnsi" w:hAnsiTheme="minorHAnsi"/>
          <w:color w:val="auto"/>
        </w:rPr>
        <w:commentReference w:id="36"/>
      </w:r>
    </w:p>
    <w:p w14:paraId="7E9F23E0" w14:textId="77777777" w:rsidR="007837A3" w:rsidRDefault="007837A3" w:rsidP="007837A3">
      <w:pPr>
        <w:jc w:val="center"/>
      </w:pPr>
      <w:r>
        <w:object w:dxaOrig="8436" w:dyaOrig="6480" w14:anchorId="7CE5B392">
          <v:shape id="_x0000_i1026" type="#_x0000_t75" style="width:342pt;height:264pt" o:ole="">
            <v:imagedata r:id="rId28" o:title=""/>
          </v:shape>
          <o:OLEObject Type="Embed" ProgID="Visio.Drawing.15" ShapeID="_x0000_i1026" DrawAspect="Content" ObjectID="_1711695498" r:id="rId29"/>
        </w:object>
      </w:r>
    </w:p>
    <w:p w14:paraId="3A30347F" w14:textId="7A09EE0A" w:rsidR="007837A3" w:rsidRPr="0025318B" w:rsidRDefault="007837A3" w:rsidP="007837A3">
      <w:pPr>
        <w:pStyle w:val="Caption"/>
        <w:jc w:val="center"/>
        <w:rPr>
          <w:color w:val="auto"/>
        </w:rPr>
      </w:pPr>
      <w:bookmarkStart w:id="37" w:name="_Toc91511330"/>
      <w:r w:rsidRPr="0025318B">
        <w:rPr>
          <w:color w:val="auto"/>
        </w:rPr>
        <w:t xml:space="preserve">Figure </w:t>
      </w:r>
      <w:r w:rsidRPr="0025318B">
        <w:rPr>
          <w:color w:val="auto"/>
        </w:rPr>
        <w:fldChar w:fldCharType="begin"/>
      </w:r>
      <w:r w:rsidRPr="0025318B">
        <w:rPr>
          <w:color w:val="auto"/>
        </w:rPr>
        <w:instrText xml:space="preserve"> SEQ Figure \* ARABIC </w:instrText>
      </w:r>
      <w:r w:rsidRPr="0025318B">
        <w:rPr>
          <w:color w:val="auto"/>
        </w:rPr>
        <w:fldChar w:fldCharType="separate"/>
      </w:r>
      <w:r w:rsidR="0062550A">
        <w:rPr>
          <w:noProof/>
          <w:color w:val="auto"/>
        </w:rPr>
        <w:t>1</w:t>
      </w:r>
      <w:r w:rsidRPr="0025318B">
        <w:rPr>
          <w:color w:val="auto"/>
        </w:rPr>
        <w:fldChar w:fldCharType="end"/>
      </w:r>
      <w:r w:rsidRPr="0025318B">
        <w:rPr>
          <w:color w:val="auto"/>
        </w:rPr>
        <w:t>- Workflow Template Management</w:t>
      </w:r>
      <w:bookmarkEnd w:id="37"/>
    </w:p>
    <w:p w14:paraId="665ACA2B" w14:textId="77777777" w:rsidR="007837A3" w:rsidRDefault="007837A3" w:rsidP="007837A3"/>
    <w:p w14:paraId="440AD240" w14:textId="77777777" w:rsidR="007837A3" w:rsidRDefault="007837A3" w:rsidP="007837A3"/>
    <w:p w14:paraId="6E30BA0A" w14:textId="77777777" w:rsidR="007837A3" w:rsidRDefault="007837A3" w:rsidP="007837A3"/>
    <w:p w14:paraId="5E5DF4D6" w14:textId="77777777" w:rsidR="007837A3" w:rsidRDefault="007837A3" w:rsidP="007837A3"/>
    <w:p w14:paraId="5586A276" w14:textId="77777777" w:rsidR="007837A3" w:rsidRDefault="007837A3" w:rsidP="007837A3"/>
    <w:p w14:paraId="29137836" w14:textId="77777777" w:rsidR="007837A3" w:rsidRDefault="007837A3" w:rsidP="007837A3"/>
    <w:p w14:paraId="6AF7864F" w14:textId="77777777" w:rsidR="007837A3" w:rsidRPr="00DE17CD" w:rsidRDefault="007837A3" w:rsidP="007837A3"/>
    <w:p w14:paraId="34E8649C" w14:textId="77777777" w:rsidR="007837A3" w:rsidRDefault="007837A3" w:rsidP="007837A3">
      <w:pPr>
        <w:pStyle w:val="Heading6"/>
        <w:numPr>
          <w:ilvl w:val="0"/>
          <w:numId w:val="3"/>
        </w:numPr>
        <w:rPr>
          <w:rFonts w:cstheme="minorHAnsi"/>
          <w:iCs/>
          <w:szCs w:val="24"/>
        </w:rPr>
      </w:pPr>
      <w:r>
        <w:rPr>
          <w:rFonts w:cstheme="minorHAnsi"/>
          <w:iCs/>
          <w:szCs w:val="24"/>
        </w:rPr>
        <w:t>Create Workflow Use Case</w:t>
      </w:r>
    </w:p>
    <w:p w14:paraId="52687B54" w14:textId="77777777" w:rsidR="007837A3" w:rsidRPr="00E741F5" w:rsidRDefault="007837A3" w:rsidP="007837A3"/>
    <w:tbl>
      <w:tblPr>
        <w:tblW w:w="9174"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2"/>
        <w:gridCol w:w="3146"/>
        <w:gridCol w:w="3146"/>
      </w:tblGrid>
      <w:tr w:rsidR="007837A3" w14:paraId="6F37283F" w14:textId="77777777" w:rsidTr="00C81F9B">
        <w:trPr>
          <w:trHeight w:val="329"/>
          <w:jc w:val="center"/>
        </w:trPr>
        <w:tc>
          <w:tcPr>
            <w:tcW w:w="2882" w:type="dxa"/>
            <w:shd w:val="clear" w:color="auto" w:fill="E6E7E8"/>
          </w:tcPr>
          <w:p w14:paraId="0D502A5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2" w:type="dxa"/>
            <w:gridSpan w:val="2"/>
            <w:shd w:val="clear" w:color="auto" w:fill="FFFFFF"/>
          </w:tcPr>
          <w:p w14:paraId="577644B8" w14:textId="77777777" w:rsidR="007837A3" w:rsidRPr="000123FE" w:rsidRDefault="007837A3" w:rsidP="00C81F9B">
            <w:pPr>
              <w:jc w:val="center"/>
              <w:rPr>
                <w:rFonts w:eastAsia="Calibri" w:cs="Calibri"/>
                <w:b/>
                <w:color w:val="4D5154"/>
                <w:sz w:val="22"/>
              </w:rPr>
            </w:pPr>
            <w:r w:rsidRPr="00F26107">
              <w:rPr>
                <w:rFonts w:eastAsia="Calibri" w:cs="Calibri"/>
                <w:b/>
                <w:color w:val="4D5154"/>
                <w:szCs w:val="24"/>
              </w:rPr>
              <w:t>1</w:t>
            </w:r>
          </w:p>
        </w:tc>
      </w:tr>
      <w:tr w:rsidR="007837A3" w14:paraId="05251B5F" w14:textId="77777777" w:rsidTr="00C81F9B">
        <w:trPr>
          <w:trHeight w:val="284"/>
          <w:jc w:val="center"/>
        </w:trPr>
        <w:tc>
          <w:tcPr>
            <w:tcW w:w="2882" w:type="dxa"/>
            <w:shd w:val="clear" w:color="auto" w:fill="E6E7E8"/>
          </w:tcPr>
          <w:p w14:paraId="320FFE2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2" w:type="dxa"/>
            <w:gridSpan w:val="2"/>
            <w:shd w:val="clear" w:color="auto" w:fill="E6E7E8"/>
          </w:tcPr>
          <w:p w14:paraId="2A97304F" w14:textId="77777777" w:rsidR="007837A3" w:rsidRPr="000123FE" w:rsidRDefault="007837A3" w:rsidP="00C81F9B">
            <w:pPr>
              <w:jc w:val="center"/>
              <w:rPr>
                <w:rFonts w:eastAsia="Calibri"/>
              </w:rPr>
            </w:pPr>
            <w:r>
              <w:rPr>
                <w:rFonts w:cstheme="minorHAnsi"/>
                <w:iCs/>
                <w:szCs w:val="24"/>
              </w:rPr>
              <w:t>Create workflow</w:t>
            </w:r>
            <w:r w:rsidRPr="00B85FA3">
              <w:rPr>
                <w:rFonts w:cstheme="minorHAnsi"/>
                <w:iCs/>
                <w:szCs w:val="24"/>
              </w:rPr>
              <w:t xml:space="preserve"> </w:t>
            </w:r>
            <w:r>
              <w:rPr>
                <w:rFonts w:cstheme="minorHAnsi"/>
                <w:iCs/>
                <w:szCs w:val="24"/>
              </w:rPr>
              <w:t>(Add)</w:t>
            </w:r>
          </w:p>
        </w:tc>
      </w:tr>
      <w:tr w:rsidR="007837A3" w14:paraId="577F104E" w14:textId="77777777" w:rsidTr="00C81F9B">
        <w:trPr>
          <w:trHeight w:val="284"/>
          <w:jc w:val="center"/>
        </w:trPr>
        <w:tc>
          <w:tcPr>
            <w:tcW w:w="2882" w:type="dxa"/>
            <w:shd w:val="clear" w:color="auto" w:fill="E6E7E8"/>
          </w:tcPr>
          <w:p w14:paraId="7B97C8BA"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2" w:type="dxa"/>
            <w:gridSpan w:val="2"/>
            <w:shd w:val="clear" w:color="auto" w:fill="FFFFFF"/>
          </w:tcPr>
          <w:p w14:paraId="08FC70C6"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09FD8B11" w14:textId="77777777" w:rsidTr="00C81F9B">
        <w:trPr>
          <w:trHeight w:val="284"/>
          <w:jc w:val="center"/>
        </w:trPr>
        <w:tc>
          <w:tcPr>
            <w:tcW w:w="2882" w:type="dxa"/>
            <w:shd w:val="clear" w:color="auto" w:fill="E6E7E8"/>
          </w:tcPr>
          <w:p w14:paraId="40A158E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2" w:type="dxa"/>
            <w:gridSpan w:val="2"/>
            <w:shd w:val="clear" w:color="auto" w:fill="FFFFFF"/>
          </w:tcPr>
          <w:p w14:paraId="08DC6439" w14:textId="77777777" w:rsidR="007837A3" w:rsidRPr="000123FE" w:rsidRDefault="007837A3" w:rsidP="00C81F9B">
            <w:pPr>
              <w:rPr>
                <w:rFonts w:eastAsia="Calibri"/>
              </w:rPr>
            </w:pPr>
            <w:r w:rsidRPr="00831D86">
              <w:rPr>
                <w:rFonts w:eastAsia="Calibri"/>
              </w:rPr>
              <w:t>This use case represents cr</w:t>
            </w:r>
            <w:r>
              <w:rPr>
                <w:rFonts w:eastAsia="Calibri"/>
              </w:rPr>
              <w:t>eate a new workflow including new actions in TLI system.</w:t>
            </w:r>
          </w:p>
        </w:tc>
      </w:tr>
      <w:tr w:rsidR="007837A3" w14:paraId="19C10B42" w14:textId="77777777" w:rsidTr="00C81F9B">
        <w:trPr>
          <w:trHeight w:val="284"/>
          <w:jc w:val="center"/>
        </w:trPr>
        <w:tc>
          <w:tcPr>
            <w:tcW w:w="2882" w:type="dxa"/>
            <w:shd w:val="clear" w:color="auto" w:fill="E6E7E8"/>
          </w:tcPr>
          <w:p w14:paraId="5ECCD308"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2" w:type="dxa"/>
            <w:gridSpan w:val="2"/>
            <w:shd w:val="clear" w:color="auto" w:fill="FFFFFF"/>
          </w:tcPr>
          <w:p w14:paraId="72C8BB29" w14:textId="77777777" w:rsidR="007837A3" w:rsidRPr="000123FE" w:rsidRDefault="007837A3" w:rsidP="00C81F9B">
            <w:pPr>
              <w:rPr>
                <w:color w:val="282660"/>
                <w:sz w:val="28"/>
                <w:szCs w:val="28"/>
              </w:rPr>
            </w:pPr>
            <w:r w:rsidRPr="000123FE">
              <w:rPr>
                <w:rFonts w:eastAsia="Calibri"/>
              </w:rPr>
              <w:t xml:space="preserve">User want to </w:t>
            </w:r>
            <w:r>
              <w:rPr>
                <w:rFonts w:eastAsia="Calibri"/>
              </w:rPr>
              <w:t>create new workflow.</w:t>
            </w:r>
          </w:p>
        </w:tc>
      </w:tr>
      <w:tr w:rsidR="007837A3" w14:paraId="545A9A0D" w14:textId="77777777" w:rsidTr="00C81F9B">
        <w:trPr>
          <w:trHeight w:val="284"/>
          <w:jc w:val="center"/>
        </w:trPr>
        <w:tc>
          <w:tcPr>
            <w:tcW w:w="2882" w:type="dxa"/>
            <w:shd w:val="clear" w:color="auto" w:fill="E6E7E8"/>
          </w:tcPr>
          <w:p w14:paraId="1DD9A41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2" w:type="dxa"/>
            <w:gridSpan w:val="2"/>
            <w:shd w:val="clear" w:color="auto" w:fill="FFFFFF"/>
          </w:tcPr>
          <w:p w14:paraId="4178DA47" w14:textId="77777777" w:rsidR="007837A3" w:rsidRPr="000123FE" w:rsidRDefault="007837A3" w:rsidP="00C81F9B">
            <w:pPr>
              <w:rPr>
                <w:rFonts w:eastAsia="Calibri"/>
              </w:rPr>
            </w:pPr>
            <w:r w:rsidRPr="000123FE">
              <w:rPr>
                <w:rFonts w:eastAsia="Calibri"/>
              </w:rPr>
              <w:t>User has to have a permission</w:t>
            </w:r>
          </w:p>
        </w:tc>
      </w:tr>
      <w:tr w:rsidR="007837A3" w14:paraId="79D4FF5D" w14:textId="77777777" w:rsidTr="00C81F9B">
        <w:trPr>
          <w:trHeight w:val="284"/>
          <w:jc w:val="center"/>
        </w:trPr>
        <w:tc>
          <w:tcPr>
            <w:tcW w:w="2882" w:type="dxa"/>
            <w:shd w:val="clear" w:color="auto" w:fill="E6E7E8"/>
          </w:tcPr>
          <w:p w14:paraId="32D4D0C5"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2" w:type="dxa"/>
            <w:gridSpan w:val="2"/>
            <w:shd w:val="clear" w:color="auto" w:fill="FFFFFF"/>
          </w:tcPr>
          <w:p w14:paraId="2959EC8F" w14:textId="77777777" w:rsidR="007837A3" w:rsidRPr="000123FE" w:rsidRDefault="007837A3" w:rsidP="00C81F9B">
            <w:pPr>
              <w:jc w:val="center"/>
              <w:rPr>
                <w:rFonts w:eastAsia="Calibri"/>
              </w:rPr>
            </w:pPr>
            <w:r w:rsidRPr="000123FE">
              <w:rPr>
                <w:rFonts w:eastAsia="Calibri"/>
              </w:rPr>
              <w:t>-</w:t>
            </w:r>
          </w:p>
        </w:tc>
      </w:tr>
      <w:tr w:rsidR="007837A3" w14:paraId="77368286" w14:textId="77777777" w:rsidTr="00C81F9B">
        <w:trPr>
          <w:trHeight w:val="284"/>
          <w:jc w:val="center"/>
        </w:trPr>
        <w:tc>
          <w:tcPr>
            <w:tcW w:w="2882" w:type="dxa"/>
            <w:shd w:val="clear" w:color="auto" w:fill="E6E7E8"/>
          </w:tcPr>
          <w:p w14:paraId="7B5595A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2" w:type="dxa"/>
            <w:gridSpan w:val="2"/>
            <w:shd w:val="clear" w:color="auto" w:fill="FFFFFF"/>
          </w:tcPr>
          <w:p w14:paraId="1D5C4101" w14:textId="77777777" w:rsidR="007837A3" w:rsidRPr="000123FE" w:rsidRDefault="007837A3" w:rsidP="00C81F9B">
            <w:pPr>
              <w:rPr>
                <w:rFonts w:eastAsia="Calibri"/>
              </w:rPr>
            </w:pPr>
            <w:r w:rsidRPr="000123FE">
              <w:rPr>
                <w:rFonts w:eastAsia="Calibri"/>
              </w:rPr>
              <w:t>Admin, Permitted User</w:t>
            </w:r>
          </w:p>
        </w:tc>
      </w:tr>
      <w:tr w:rsidR="007837A3" w14:paraId="40D1252C" w14:textId="77777777" w:rsidTr="00C81F9B">
        <w:trPr>
          <w:trHeight w:val="284"/>
          <w:jc w:val="center"/>
        </w:trPr>
        <w:tc>
          <w:tcPr>
            <w:tcW w:w="2882" w:type="dxa"/>
            <w:shd w:val="clear" w:color="auto" w:fill="E6E7E8"/>
          </w:tcPr>
          <w:p w14:paraId="013A539B"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2" w:type="dxa"/>
            <w:gridSpan w:val="2"/>
            <w:shd w:val="clear" w:color="auto" w:fill="FFFFFF"/>
          </w:tcPr>
          <w:p w14:paraId="35A61DC7" w14:textId="77777777" w:rsidR="007837A3" w:rsidRPr="000123FE" w:rsidRDefault="007837A3" w:rsidP="00C81F9B">
            <w:pPr>
              <w:rPr>
                <w:rFonts w:eastAsia="Calibri"/>
              </w:rPr>
            </w:pPr>
            <w:r w:rsidRPr="000123FE">
              <w:rPr>
                <w:rFonts w:eastAsia="Calibri"/>
              </w:rPr>
              <w:t>High</w:t>
            </w:r>
          </w:p>
        </w:tc>
      </w:tr>
      <w:tr w:rsidR="007837A3" w14:paraId="7A3629DD" w14:textId="77777777" w:rsidTr="00C81F9B">
        <w:trPr>
          <w:trHeight w:val="284"/>
          <w:jc w:val="center"/>
        </w:trPr>
        <w:tc>
          <w:tcPr>
            <w:tcW w:w="2882" w:type="dxa"/>
            <w:vMerge w:val="restart"/>
            <w:shd w:val="clear" w:color="auto" w:fill="E6E7E8"/>
          </w:tcPr>
          <w:p w14:paraId="328BF20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3DD11012" w14:textId="77777777" w:rsidR="007837A3" w:rsidRPr="00E16AD2" w:rsidRDefault="007837A3" w:rsidP="00C81F9B">
            <w:pPr>
              <w:spacing w:line="240" w:lineRule="auto"/>
              <w:jc w:val="center"/>
              <w:rPr>
                <w:rFonts w:cstheme="minorHAnsi"/>
                <w:b/>
                <w:bCs/>
                <w:szCs w:val="24"/>
              </w:rPr>
            </w:pPr>
          </w:p>
        </w:tc>
        <w:tc>
          <w:tcPr>
            <w:tcW w:w="3146" w:type="dxa"/>
            <w:shd w:val="clear" w:color="auto" w:fill="E6E7E8"/>
          </w:tcPr>
          <w:p w14:paraId="18626359" w14:textId="77777777" w:rsidR="007837A3" w:rsidRDefault="007837A3" w:rsidP="00C81F9B">
            <w:pPr>
              <w:jc w:val="center"/>
            </w:pPr>
            <w:r>
              <w:rPr>
                <w:b/>
              </w:rPr>
              <w:t>Actor Action</w:t>
            </w:r>
          </w:p>
        </w:tc>
        <w:tc>
          <w:tcPr>
            <w:tcW w:w="3146" w:type="dxa"/>
            <w:shd w:val="clear" w:color="auto" w:fill="E6E7E8"/>
          </w:tcPr>
          <w:p w14:paraId="118A1AE3" w14:textId="77777777" w:rsidR="007837A3" w:rsidRPr="00A05ED3" w:rsidRDefault="007837A3" w:rsidP="00C81F9B">
            <w:pPr>
              <w:jc w:val="center"/>
              <w:rPr>
                <w:b/>
                <w:bCs/>
              </w:rPr>
            </w:pPr>
            <w:r w:rsidRPr="00A05ED3">
              <w:rPr>
                <w:b/>
                <w:bCs/>
              </w:rPr>
              <w:t>System Response</w:t>
            </w:r>
          </w:p>
        </w:tc>
      </w:tr>
      <w:tr w:rsidR="007837A3" w14:paraId="0C0F81A1" w14:textId="77777777" w:rsidTr="00C81F9B">
        <w:trPr>
          <w:trHeight w:val="737"/>
          <w:jc w:val="center"/>
        </w:trPr>
        <w:tc>
          <w:tcPr>
            <w:tcW w:w="2882" w:type="dxa"/>
            <w:vMerge/>
            <w:shd w:val="clear" w:color="auto" w:fill="E6E7E8"/>
          </w:tcPr>
          <w:p w14:paraId="0AF0F45B" w14:textId="77777777" w:rsidR="007837A3" w:rsidRDefault="007837A3" w:rsidP="00C81F9B">
            <w:pPr>
              <w:widowControl w:val="0"/>
              <w:pBdr>
                <w:top w:val="nil"/>
                <w:left w:val="nil"/>
                <w:bottom w:val="nil"/>
                <w:right w:val="nil"/>
                <w:between w:val="nil"/>
              </w:pBdr>
            </w:pPr>
          </w:p>
        </w:tc>
        <w:tc>
          <w:tcPr>
            <w:tcW w:w="3146" w:type="dxa"/>
            <w:shd w:val="clear" w:color="auto" w:fill="FFFFFF"/>
          </w:tcPr>
          <w:p w14:paraId="58DAFE48" w14:textId="77777777" w:rsidR="007837A3" w:rsidRDefault="007837A3" w:rsidP="00C81F9B">
            <w:r>
              <w:rPr>
                <w:b/>
              </w:rPr>
              <w:t>Step 1</w:t>
            </w:r>
            <w:r>
              <w:t xml:space="preserve">: </w:t>
            </w:r>
            <w:r>
              <w:rPr>
                <w:rFonts w:cstheme="minorHAnsi"/>
                <w:iCs/>
                <w:szCs w:val="24"/>
              </w:rPr>
              <w:t>user</w:t>
            </w:r>
            <w:r w:rsidRPr="00F907F5">
              <w:rPr>
                <w:rFonts w:cstheme="minorHAnsi"/>
                <w:iCs/>
                <w:szCs w:val="24"/>
              </w:rPr>
              <w:t xml:space="preserve"> </w:t>
            </w:r>
            <w:r>
              <w:rPr>
                <w:rFonts w:cstheme="minorHAnsi"/>
                <w:iCs/>
                <w:szCs w:val="24"/>
              </w:rPr>
              <w:t>choose select “Template” under “manage workflow”</w:t>
            </w:r>
            <w:r>
              <w:t>, then</w:t>
            </w:r>
            <w:r>
              <w:rPr>
                <w:rFonts w:cstheme="minorHAnsi"/>
                <w:iCs/>
                <w:szCs w:val="24"/>
              </w:rPr>
              <w:t xml:space="preserve"> click on add button;</w:t>
            </w:r>
          </w:p>
          <w:p w14:paraId="6459E4F9" w14:textId="77777777" w:rsidR="007837A3" w:rsidRDefault="007837A3" w:rsidP="00C81F9B"/>
          <w:p w14:paraId="67B215F9" w14:textId="77777777" w:rsidR="007837A3" w:rsidRDefault="007837A3" w:rsidP="00C81F9B"/>
          <w:p w14:paraId="3601D26A" w14:textId="77777777" w:rsidR="007837A3" w:rsidRDefault="007837A3" w:rsidP="00C81F9B"/>
          <w:p w14:paraId="7EF207FE" w14:textId="77777777" w:rsidR="007837A3" w:rsidRDefault="007837A3" w:rsidP="00C81F9B"/>
          <w:p w14:paraId="26299329" w14:textId="77777777" w:rsidR="007837A3" w:rsidRDefault="007837A3" w:rsidP="00C81F9B"/>
          <w:p w14:paraId="23FF5759" w14:textId="77777777" w:rsidR="007837A3" w:rsidRDefault="007837A3" w:rsidP="00C81F9B"/>
          <w:p w14:paraId="15C6C7CD" w14:textId="77777777" w:rsidR="007837A3" w:rsidRDefault="007837A3" w:rsidP="00C81F9B"/>
          <w:p w14:paraId="05EBCE7B" w14:textId="77777777" w:rsidR="007837A3" w:rsidRDefault="007837A3" w:rsidP="00C81F9B">
            <w:pPr>
              <w:rPr>
                <w:rtl/>
              </w:rPr>
            </w:pPr>
          </w:p>
          <w:p w14:paraId="425CF157" w14:textId="77777777" w:rsidR="007837A3" w:rsidRDefault="007837A3" w:rsidP="00C81F9B"/>
          <w:p w14:paraId="02A37A57" w14:textId="77777777" w:rsidR="007837A3" w:rsidRDefault="007837A3" w:rsidP="00C81F9B"/>
          <w:p w14:paraId="54990604" w14:textId="77777777" w:rsidR="007837A3" w:rsidRDefault="007837A3" w:rsidP="00C81F9B"/>
          <w:p w14:paraId="0D8899F4" w14:textId="77777777" w:rsidR="007837A3" w:rsidRDefault="007837A3" w:rsidP="00C81F9B"/>
          <w:p w14:paraId="4C86EF98" w14:textId="77777777" w:rsidR="007837A3" w:rsidRDefault="007837A3" w:rsidP="00C81F9B"/>
          <w:p w14:paraId="6FA27EC5" w14:textId="77777777" w:rsidR="007837A3" w:rsidRDefault="007837A3" w:rsidP="00C81F9B"/>
          <w:p w14:paraId="47E642A1" w14:textId="77777777" w:rsidR="007837A3" w:rsidRDefault="007837A3" w:rsidP="00C81F9B"/>
          <w:p w14:paraId="6796E617" w14:textId="77777777" w:rsidR="007837A3" w:rsidRDefault="007837A3" w:rsidP="00C81F9B"/>
          <w:p w14:paraId="2305E4C3" w14:textId="77777777" w:rsidR="007837A3" w:rsidRDefault="007837A3" w:rsidP="00C81F9B"/>
          <w:p w14:paraId="3425CF9A" w14:textId="77777777" w:rsidR="007837A3" w:rsidRDefault="007837A3" w:rsidP="00C81F9B"/>
          <w:p w14:paraId="299A1AB8" w14:textId="77777777" w:rsidR="007837A3" w:rsidRDefault="007837A3" w:rsidP="00C81F9B">
            <w:pPr>
              <w:rPr>
                <w:rFonts w:cstheme="minorHAnsi"/>
                <w:iCs/>
                <w:szCs w:val="24"/>
              </w:rPr>
            </w:pPr>
            <w:r w:rsidRPr="002C6F72">
              <w:rPr>
                <w:rFonts w:cstheme="minorHAnsi"/>
                <w:b/>
                <w:bCs/>
                <w:iCs/>
                <w:szCs w:val="24"/>
              </w:rPr>
              <w:t>Step 3:</w:t>
            </w:r>
            <w:r>
              <w:rPr>
                <w:rFonts w:cstheme="minorHAnsi"/>
                <w:iCs/>
                <w:szCs w:val="24"/>
              </w:rPr>
              <w:t xml:space="preserve"> user will insert workflow name and fill the other fields</w:t>
            </w:r>
          </w:p>
          <w:p w14:paraId="17FFBB2B" w14:textId="77777777" w:rsidR="007837A3" w:rsidRDefault="007837A3" w:rsidP="00C81F9B">
            <w:pPr>
              <w:rPr>
                <w:rFonts w:cstheme="minorHAnsi"/>
                <w:b/>
                <w:bCs/>
                <w:iCs/>
                <w:szCs w:val="24"/>
                <w:u w:val="single"/>
              </w:rPr>
            </w:pPr>
          </w:p>
          <w:p w14:paraId="48BC2E8C" w14:textId="77777777" w:rsidR="007837A3" w:rsidRPr="00A93F1D" w:rsidRDefault="007837A3" w:rsidP="00C81F9B">
            <w:pPr>
              <w:rPr>
                <w:rFonts w:cstheme="minorHAnsi"/>
                <w:b/>
                <w:bCs/>
                <w:iCs/>
                <w:szCs w:val="24"/>
                <w:u w:val="single"/>
              </w:rPr>
            </w:pPr>
            <w:r w:rsidRPr="00A93F1D">
              <w:rPr>
                <w:rFonts w:cstheme="minorHAnsi"/>
                <w:b/>
                <w:bCs/>
                <w:iCs/>
                <w:szCs w:val="24"/>
                <w:u w:val="single"/>
              </w:rPr>
              <w:t>Option1:</w:t>
            </w:r>
          </w:p>
          <w:p w14:paraId="76528719" w14:textId="77777777" w:rsidR="007837A3" w:rsidRPr="00990BE8" w:rsidRDefault="007837A3" w:rsidP="00C81F9B">
            <w:pPr>
              <w:rPr>
                <w:rFonts w:cstheme="minorHAnsi"/>
                <w:iCs/>
                <w:szCs w:val="24"/>
              </w:rPr>
            </w:pPr>
            <w:r w:rsidRPr="00990BE8">
              <w:rPr>
                <w:rFonts w:cstheme="minorHAnsi"/>
                <w:iCs/>
                <w:szCs w:val="24"/>
              </w:rPr>
              <w:t>If user click on “save &amp; continue” button the new info will be saved and moved to the next step;</w:t>
            </w:r>
          </w:p>
          <w:p w14:paraId="5715CCE8" w14:textId="77777777" w:rsidR="007837A3" w:rsidRDefault="007837A3" w:rsidP="00C81F9B">
            <w:pPr>
              <w:rPr>
                <w:rFonts w:cstheme="minorHAnsi"/>
                <w:b/>
                <w:bCs/>
                <w:iCs/>
                <w:szCs w:val="24"/>
                <w:u w:val="single"/>
              </w:rPr>
            </w:pPr>
          </w:p>
          <w:p w14:paraId="7A62BFD0" w14:textId="77777777" w:rsidR="007837A3" w:rsidRDefault="007837A3" w:rsidP="00C81F9B">
            <w:pPr>
              <w:rPr>
                <w:rFonts w:cstheme="minorHAnsi"/>
                <w:iCs/>
                <w:szCs w:val="24"/>
              </w:rPr>
            </w:pPr>
            <w:commentRangeStart w:id="38"/>
            <w:commentRangeStart w:id="39"/>
            <w:r w:rsidRPr="00A93F1D">
              <w:rPr>
                <w:rFonts w:cstheme="minorHAnsi"/>
                <w:b/>
                <w:bCs/>
                <w:iCs/>
                <w:szCs w:val="24"/>
                <w:u w:val="single"/>
              </w:rPr>
              <w:t>O</w:t>
            </w:r>
            <w:r>
              <w:rPr>
                <w:rFonts w:cstheme="minorHAnsi"/>
                <w:b/>
                <w:bCs/>
                <w:iCs/>
                <w:szCs w:val="24"/>
                <w:u w:val="single"/>
              </w:rPr>
              <w:t>ption2</w:t>
            </w:r>
            <w:r>
              <w:rPr>
                <w:rFonts w:cstheme="minorHAnsi"/>
                <w:iCs/>
                <w:szCs w:val="24"/>
              </w:rPr>
              <w:t>:</w:t>
            </w:r>
          </w:p>
          <w:p w14:paraId="39657F1B" w14:textId="77777777" w:rsidR="007837A3" w:rsidRDefault="007837A3" w:rsidP="00C81F9B">
            <w:pPr>
              <w:rPr>
                <w:rFonts w:cstheme="minorHAnsi"/>
                <w:iCs/>
                <w:szCs w:val="24"/>
              </w:rPr>
            </w:pPr>
            <w:r>
              <w:rPr>
                <w:rFonts w:cstheme="minorHAnsi"/>
                <w:iCs/>
                <w:szCs w:val="24"/>
              </w:rPr>
              <w:t xml:space="preserve">If user click on “save &amp; exit” button, the new info will be saved, system will close adding interface; </w:t>
            </w:r>
            <w:commentRangeEnd w:id="38"/>
            <w:r>
              <w:rPr>
                <w:rStyle w:val="CommentReference"/>
                <w:rFonts w:asciiTheme="minorHAnsi" w:eastAsiaTheme="minorHAnsi" w:hAnsiTheme="minorHAnsi"/>
                <w:color w:val="auto"/>
              </w:rPr>
              <w:commentReference w:id="38"/>
            </w:r>
            <w:commentRangeEnd w:id="39"/>
            <w:r>
              <w:rPr>
                <w:rStyle w:val="CommentReference"/>
                <w:rFonts w:asciiTheme="minorHAnsi" w:eastAsiaTheme="minorHAnsi" w:hAnsiTheme="minorHAnsi"/>
                <w:color w:val="auto"/>
              </w:rPr>
              <w:commentReference w:id="39"/>
            </w:r>
          </w:p>
          <w:p w14:paraId="05CA020F" w14:textId="77777777" w:rsidR="007837A3" w:rsidRDefault="007837A3" w:rsidP="00C81F9B">
            <w:pPr>
              <w:rPr>
                <w:rFonts w:cstheme="minorHAnsi"/>
                <w:b/>
                <w:bCs/>
                <w:iCs/>
                <w:szCs w:val="24"/>
              </w:rPr>
            </w:pPr>
          </w:p>
          <w:p w14:paraId="31BDA55C" w14:textId="77777777" w:rsidR="007837A3" w:rsidRDefault="007837A3" w:rsidP="00C81F9B">
            <w:pPr>
              <w:pStyle w:val="Heading2"/>
              <w:rPr>
                <w:rFonts w:ascii="Calibri" w:eastAsia="Calibri" w:hAnsi="Calibri" w:cs="Calibri"/>
                <w:color w:val="4D5154"/>
                <w:sz w:val="24"/>
                <w:szCs w:val="24"/>
              </w:rPr>
            </w:pPr>
          </w:p>
          <w:p w14:paraId="537D7ED5" w14:textId="77777777" w:rsidR="007837A3" w:rsidRDefault="007837A3" w:rsidP="00C81F9B">
            <w:pPr>
              <w:pStyle w:val="Heading2"/>
              <w:rPr>
                <w:rFonts w:ascii="Calibri" w:eastAsia="Calibri" w:hAnsi="Calibri" w:cs="Calibri"/>
                <w:color w:val="4D5154"/>
                <w:sz w:val="24"/>
                <w:szCs w:val="24"/>
              </w:rPr>
            </w:pPr>
          </w:p>
          <w:p w14:paraId="10778501" w14:textId="77777777" w:rsidR="007837A3" w:rsidRDefault="007837A3" w:rsidP="00C81F9B">
            <w:pPr>
              <w:pStyle w:val="Heading2"/>
              <w:rPr>
                <w:rFonts w:ascii="Calibri" w:eastAsia="Calibri" w:hAnsi="Calibri" w:cs="Calibri"/>
                <w:color w:val="4D5154"/>
                <w:sz w:val="24"/>
                <w:szCs w:val="24"/>
              </w:rPr>
            </w:pPr>
          </w:p>
          <w:p w14:paraId="54361FC0" w14:textId="77777777" w:rsidR="007837A3" w:rsidRDefault="007837A3" w:rsidP="00C81F9B">
            <w:pPr>
              <w:pStyle w:val="Heading2"/>
              <w:rPr>
                <w:rFonts w:ascii="Calibri" w:eastAsia="Calibri" w:hAnsi="Calibri" w:cs="Calibri"/>
                <w:color w:val="4D5154"/>
                <w:sz w:val="24"/>
                <w:szCs w:val="24"/>
              </w:rPr>
            </w:pPr>
          </w:p>
          <w:p w14:paraId="3B6CDEEB" w14:textId="77777777" w:rsidR="007837A3" w:rsidRDefault="007837A3" w:rsidP="00C81F9B">
            <w:r w:rsidRPr="00500A77">
              <w:rPr>
                <w:rFonts w:eastAsia="Calibri" w:cs="Calibri"/>
                <w:b/>
                <w:bCs/>
                <w:color w:val="4D5154"/>
              </w:rPr>
              <w:t>Step5</w:t>
            </w:r>
            <w:r>
              <w:rPr>
                <w:rFonts w:eastAsia="Calibri" w:cs="Calibri"/>
                <w:color w:val="4D5154"/>
              </w:rPr>
              <w:t xml:space="preserve">: </w:t>
            </w:r>
            <w:r w:rsidRPr="00990BE8">
              <w:rPr>
                <w:rFonts w:cstheme="minorHAnsi"/>
                <w:iCs/>
                <w:szCs w:val="24"/>
              </w:rPr>
              <w:t>user will select first ticket status then adds all</w:t>
            </w:r>
            <w:r>
              <w:t xml:space="preserve"> workflow types by insert type name then click on add button;</w:t>
            </w:r>
          </w:p>
          <w:p w14:paraId="5AB0B2DD" w14:textId="77777777" w:rsidR="007837A3" w:rsidRDefault="007837A3" w:rsidP="00C81F9B">
            <w:r>
              <w:rPr>
                <w:rFonts w:cstheme="minorHAnsi"/>
                <w:iCs/>
                <w:szCs w:val="24"/>
              </w:rPr>
              <w:t>user</w:t>
            </w:r>
            <w:r w:rsidRPr="00FF3DE7">
              <w:rPr>
                <w:rFonts w:cstheme="minorHAnsi"/>
                <w:iCs/>
                <w:szCs w:val="24"/>
              </w:rPr>
              <w:t xml:space="preserve"> can delete added type</w:t>
            </w:r>
            <w:r>
              <w:rPr>
                <w:rFonts w:cstheme="minorHAnsi"/>
                <w:iCs/>
                <w:szCs w:val="24"/>
              </w:rPr>
              <w:t>s</w:t>
            </w:r>
            <w:r w:rsidRPr="00FF3DE7">
              <w:rPr>
                <w:rFonts w:cstheme="minorHAnsi"/>
                <w:iCs/>
                <w:szCs w:val="24"/>
              </w:rPr>
              <w:t xml:space="preserve"> by click on delete button</w:t>
            </w:r>
            <w:r>
              <w:rPr>
                <w:rFonts w:cstheme="minorHAnsi"/>
                <w:iCs/>
                <w:szCs w:val="24"/>
              </w:rPr>
              <w:t xml:space="preserve"> next to the type;</w:t>
            </w:r>
          </w:p>
          <w:p w14:paraId="47CAABCA" w14:textId="77777777" w:rsidR="007837A3" w:rsidRPr="00DE3961" w:rsidRDefault="007837A3" w:rsidP="00C81F9B">
            <w:pPr>
              <w:rPr>
                <w:rFonts w:eastAsia="Calibri"/>
                <w:bCs/>
              </w:rPr>
            </w:pPr>
          </w:p>
          <w:p w14:paraId="452D469D" w14:textId="77777777" w:rsidR="007837A3" w:rsidRDefault="007837A3" w:rsidP="00C81F9B">
            <w:pPr>
              <w:rPr>
                <w:rFonts w:eastAsia="Calibri"/>
              </w:rPr>
            </w:pPr>
          </w:p>
          <w:p w14:paraId="74FAD3E4" w14:textId="77777777" w:rsidR="007837A3" w:rsidRDefault="007837A3" w:rsidP="00C81F9B">
            <w:pPr>
              <w:rPr>
                <w:rFonts w:eastAsia="Calibri"/>
              </w:rPr>
            </w:pPr>
          </w:p>
          <w:p w14:paraId="559FD062" w14:textId="77777777" w:rsidR="007837A3" w:rsidRDefault="007837A3" w:rsidP="00C81F9B">
            <w:pPr>
              <w:rPr>
                <w:rFonts w:eastAsia="Calibri"/>
              </w:rPr>
            </w:pPr>
          </w:p>
          <w:p w14:paraId="6F0A117F" w14:textId="77777777" w:rsidR="007837A3" w:rsidRDefault="007837A3" w:rsidP="00C81F9B">
            <w:pPr>
              <w:rPr>
                <w:rFonts w:eastAsia="Calibri"/>
              </w:rPr>
            </w:pPr>
          </w:p>
          <w:p w14:paraId="704E236E" w14:textId="77777777" w:rsidR="007837A3" w:rsidRDefault="007837A3" w:rsidP="00C81F9B">
            <w:pPr>
              <w:rPr>
                <w:rFonts w:eastAsia="Calibri"/>
              </w:rPr>
            </w:pPr>
          </w:p>
          <w:p w14:paraId="00B21B31" w14:textId="77777777" w:rsidR="007837A3" w:rsidRDefault="007837A3" w:rsidP="00C81F9B">
            <w:pPr>
              <w:rPr>
                <w:rFonts w:eastAsia="Calibri"/>
              </w:rPr>
            </w:pPr>
          </w:p>
          <w:p w14:paraId="4BC9CD63" w14:textId="77777777" w:rsidR="007837A3" w:rsidRDefault="007837A3" w:rsidP="00C81F9B">
            <w:pPr>
              <w:rPr>
                <w:rFonts w:eastAsia="Calibri"/>
              </w:rPr>
            </w:pPr>
          </w:p>
          <w:p w14:paraId="17D93DB6" w14:textId="77777777" w:rsidR="007837A3" w:rsidRDefault="007837A3" w:rsidP="00C81F9B">
            <w:pPr>
              <w:rPr>
                <w:rFonts w:eastAsia="Calibri"/>
              </w:rPr>
            </w:pPr>
          </w:p>
          <w:p w14:paraId="04213FE5" w14:textId="77777777" w:rsidR="007837A3" w:rsidRDefault="007837A3" w:rsidP="00C81F9B">
            <w:pPr>
              <w:rPr>
                <w:rFonts w:eastAsia="Calibri"/>
              </w:rPr>
            </w:pPr>
          </w:p>
          <w:p w14:paraId="0A9CE054" w14:textId="77777777" w:rsidR="007837A3" w:rsidRDefault="007837A3" w:rsidP="00C81F9B">
            <w:pPr>
              <w:rPr>
                <w:rFonts w:eastAsia="Calibri"/>
              </w:rPr>
            </w:pPr>
          </w:p>
          <w:p w14:paraId="3F56A978" w14:textId="77777777" w:rsidR="007837A3" w:rsidRDefault="007837A3" w:rsidP="00C81F9B">
            <w:pPr>
              <w:rPr>
                <w:rFonts w:eastAsia="Calibri"/>
              </w:rPr>
            </w:pPr>
          </w:p>
          <w:p w14:paraId="7AB027D9" w14:textId="77777777" w:rsidR="007837A3" w:rsidRDefault="007837A3" w:rsidP="00C81F9B">
            <w:pPr>
              <w:rPr>
                <w:rFonts w:eastAsia="Calibri"/>
              </w:rPr>
            </w:pPr>
          </w:p>
          <w:p w14:paraId="52F5A611" w14:textId="77777777" w:rsidR="007837A3" w:rsidRDefault="007837A3" w:rsidP="00C81F9B">
            <w:pPr>
              <w:rPr>
                <w:rFonts w:eastAsia="Calibri"/>
              </w:rPr>
            </w:pPr>
          </w:p>
          <w:p w14:paraId="34F0CC4B" w14:textId="77777777" w:rsidR="007837A3" w:rsidRDefault="007837A3" w:rsidP="00C81F9B">
            <w:pPr>
              <w:rPr>
                <w:rFonts w:eastAsia="Calibri"/>
              </w:rPr>
            </w:pPr>
          </w:p>
          <w:p w14:paraId="14DA253A" w14:textId="77777777" w:rsidR="007837A3" w:rsidRDefault="007837A3" w:rsidP="00C81F9B">
            <w:pPr>
              <w:rPr>
                <w:rFonts w:eastAsia="Calibri"/>
              </w:rPr>
            </w:pPr>
          </w:p>
          <w:p w14:paraId="0FD2DC98" w14:textId="77777777" w:rsidR="007837A3" w:rsidRDefault="007837A3" w:rsidP="00C81F9B">
            <w:pPr>
              <w:rPr>
                <w:rFonts w:eastAsia="Calibri"/>
              </w:rPr>
            </w:pPr>
            <w:r w:rsidRPr="004B2D5E">
              <w:rPr>
                <w:rFonts w:eastAsia="Calibri"/>
                <w:b/>
                <w:bCs/>
              </w:rPr>
              <w:t xml:space="preserve">Step7: </w:t>
            </w:r>
            <w:r>
              <w:rPr>
                <w:rFonts w:eastAsia="Calibri"/>
              </w:rPr>
              <w:t>user will select permitted custody then click on “Save &amp; Continue” to save info and move on to the next step.</w:t>
            </w:r>
          </w:p>
          <w:p w14:paraId="27656160" w14:textId="77777777" w:rsidR="007837A3" w:rsidRPr="00B86753" w:rsidRDefault="007837A3" w:rsidP="00C81F9B">
            <w:pPr>
              <w:rPr>
                <w:rFonts w:eastAsia="Calibri"/>
              </w:rPr>
            </w:pPr>
          </w:p>
          <w:p w14:paraId="77557584" w14:textId="77777777" w:rsidR="007837A3" w:rsidRDefault="007837A3" w:rsidP="00C81F9B">
            <w:pPr>
              <w:rPr>
                <w:rFonts w:eastAsia="Calibri"/>
              </w:rPr>
            </w:pPr>
          </w:p>
          <w:p w14:paraId="248A3A66" w14:textId="77777777" w:rsidR="007837A3" w:rsidRDefault="007837A3" w:rsidP="00C81F9B">
            <w:pPr>
              <w:rPr>
                <w:rFonts w:eastAsia="Calibri"/>
              </w:rPr>
            </w:pPr>
          </w:p>
          <w:p w14:paraId="65EF0ED4" w14:textId="77777777" w:rsidR="007837A3" w:rsidRDefault="007837A3" w:rsidP="00C81F9B">
            <w:pPr>
              <w:rPr>
                <w:rFonts w:eastAsia="Calibri"/>
              </w:rPr>
            </w:pPr>
          </w:p>
          <w:p w14:paraId="1F18C890" w14:textId="77777777" w:rsidR="007837A3" w:rsidRDefault="007837A3" w:rsidP="00C81F9B">
            <w:pPr>
              <w:rPr>
                <w:rFonts w:eastAsia="Calibri"/>
              </w:rPr>
            </w:pPr>
          </w:p>
          <w:p w14:paraId="14D30538" w14:textId="77777777" w:rsidR="007837A3" w:rsidRDefault="007837A3" w:rsidP="00C81F9B">
            <w:pPr>
              <w:rPr>
                <w:rFonts w:eastAsia="Calibri"/>
              </w:rPr>
            </w:pPr>
          </w:p>
          <w:p w14:paraId="7E7C0510" w14:textId="77777777" w:rsidR="007837A3" w:rsidRDefault="007837A3" w:rsidP="00C81F9B">
            <w:pPr>
              <w:rPr>
                <w:rFonts w:eastAsia="Calibri"/>
                <w:b/>
                <w:bCs/>
              </w:rPr>
            </w:pPr>
          </w:p>
          <w:p w14:paraId="76DB4134" w14:textId="77777777" w:rsidR="007837A3" w:rsidRDefault="007837A3" w:rsidP="00C81F9B">
            <w:pPr>
              <w:rPr>
                <w:rFonts w:eastAsia="Calibri"/>
              </w:rPr>
            </w:pPr>
            <w:r w:rsidRPr="00F80D8F">
              <w:rPr>
                <w:rFonts w:eastAsia="Calibri"/>
                <w:b/>
                <w:bCs/>
              </w:rPr>
              <w:t>Step9:</w:t>
            </w:r>
            <w:r>
              <w:rPr>
                <w:rFonts w:eastAsia="Calibri"/>
                <w:b/>
                <w:bCs/>
              </w:rPr>
              <w:t xml:space="preserve"> </w:t>
            </w:r>
            <w:r>
              <w:rPr>
                <w:rFonts w:eastAsia="Calibri"/>
              </w:rPr>
              <w:t>user will add workflow actions, then click on “Save &amp; Continue” to save info and move on to the next step.</w:t>
            </w:r>
          </w:p>
          <w:p w14:paraId="5461549C" w14:textId="77777777" w:rsidR="007837A3" w:rsidRDefault="007837A3" w:rsidP="00C81F9B">
            <w:pPr>
              <w:rPr>
                <w:rFonts w:cstheme="minorHAnsi"/>
                <w:iCs/>
                <w:szCs w:val="24"/>
              </w:rPr>
            </w:pPr>
          </w:p>
          <w:p w14:paraId="34F7D417" w14:textId="77777777" w:rsidR="007837A3" w:rsidRPr="00A7660A" w:rsidRDefault="007837A3" w:rsidP="00C81F9B">
            <w:pPr>
              <w:rPr>
                <w:rFonts w:cstheme="minorHAnsi"/>
                <w:iCs/>
                <w:szCs w:val="24"/>
              </w:rPr>
            </w:pPr>
            <w:r>
              <w:rPr>
                <w:rFonts w:cstheme="minorHAnsi"/>
                <w:iCs/>
                <w:szCs w:val="24"/>
              </w:rPr>
              <w:t>user</w:t>
            </w:r>
            <w:r w:rsidRPr="00A7660A">
              <w:rPr>
                <w:rFonts w:cstheme="minorHAnsi"/>
                <w:iCs/>
                <w:szCs w:val="24"/>
              </w:rPr>
              <w:t xml:space="preserve"> can delete added action by click on “delete” button.</w:t>
            </w:r>
          </w:p>
          <w:p w14:paraId="22905405" w14:textId="77777777" w:rsidR="007837A3" w:rsidRDefault="007837A3" w:rsidP="00C81F9B">
            <w:pPr>
              <w:rPr>
                <w:rFonts w:cstheme="minorHAnsi"/>
                <w:iCs/>
                <w:szCs w:val="24"/>
              </w:rPr>
            </w:pPr>
          </w:p>
          <w:p w14:paraId="15F3F93E" w14:textId="77777777" w:rsidR="007837A3" w:rsidRPr="00A7660A" w:rsidRDefault="007837A3" w:rsidP="00C81F9B">
            <w:pPr>
              <w:rPr>
                <w:rFonts w:cstheme="minorHAnsi"/>
                <w:iCs/>
                <w:szCs w:val="24"/>
              </w:rPr>
            </w:pPr>
            <w:r>
              <w:rPr>
                <w:rFonts w:cstheme="minorHAnsi"/>
                <w:iCs/>
                <w:szCs w:val="24"/>
              </w:rPr>
              <w:t>user</w:t>
            </w:r>
            <w:r w:rsidRPr="00A7660A">
              <w:rPr>
                <w:rFonts w:cstheme="minorHAnsi"/>
                <w:iCs/>
                <w:szCs w:val="24"/>
              </w:rPr>
              <w:t xml:space="preserve"> can edit added action by click on “edit” button.</w:t>
            </w:r>
          </w:p>
          <w:p w14:paraId="4BAD868E" w14:textId="77777777" w:rsidR="007837A3" w:rsidRDefault="007837A3" w:rsidP="00C81F9B">
            <w:pPr>
              <w:rPr>
                <w:rFonts w:cstheme="minorHAnsi"/>
                <w:iCs/>
                <w:szCs w:val="24"/>
              </w:rPr>
            </w:pPr>
          </w:p>
          <w:p w14:paraId="5B0FD6EB" w14:textId="77777777" w:rsidR="007837A3" w:rsidRPr="00A7660A" w:rsidRDefault="007837A3" w:rsidP="00C81F9B">
            <w:pPr>
              <w:rPr>
                <w:rFonts w:cstheme="minorHAnsi"/>
                <w:iCs/>
                <w:szCs w:val="24"/>
              </w:rPr>
            </w:pPr>
            <w:r>
              <w:rPr>
                <w:rFonts w:cstheme="minorHAnsi"/>
                <w:iCs/>
                <w:szCs w:val="24"/>
              </w:rPr>
              <w:t>user</w:t>
            </w:r>
            <w:r w:rsidRPr="00A7660A">
              <w:rPr>
                <w:rFonts w:cstheme="minorHAnsi"/>
                <w:iCs/>
                <w:szCs w:val="24"/>
              </w:rPr>
              <w:t xml:space="preserve"> can </w:t>
            </w:r>
            <w:r>
              <w:rPr>
                <w:rFonts w:cstheme="minorHAnsi"/>
                <w:iCs/>
                <w:szCs w:val="24"/>
              </w:rPr>
              <w:t>view</w:t>
            </w:r>
            <w:r w:rsidRPr="00A7660A">
              <w:rPr>
                <w:rFonts w:cstheme="minorHAnsi"/>
                <w:iCs/>
                <w:szCs w:val="24"/>
              </w:rPr>
              <w:t xml:space="preserve"> details </w:t>
            </w:r>
            <w:r>
              <w:rPr>
                <w:rFonts w:cstheme="minorHAnsi"/>
                <w:iCs/>
                <w:szCs w:val="24"/>
              </w:rPr>
              <w:t>of</w:t>
            </w:r>
            <w:r w:rsidRPr="00A7660A">
              <w:rPr>
                <w:rFonts w:cstheme="minorHAnsi"/>
                <w:iCs/>
                <w:szCs w:val="24"/>
              </w:rPr>
              <w:t xml:space="preserve"> added action by click on “</w:t>
            </w:r>
            <w:r>
              <w:rPr>
                <w:rFonts w:cstheme="minorHAnsi"/>
                <w:iCs/>
                <w:szCs w:val="24"/>
              </w:rPr>
              <w:t>view</w:t>
            </w:r>
            <w:r w:rsidRPr="00A7660A">
              <w:rPr>
                <w:rFonts w:cstheme="minorHAnsi"/>
                <w:iCs/>
                <w:szCs w:val="24"/>
              </w:rPr>
              <w:t xml:space="preserve"> details” button.</w:t>
            </w:r>
          </w:p>
          <w:p w14:paraId="09B4CD57" w14:textId="77777777" w:rsidR="007837A3" w:rsidRDefault="007837A3" w:rsidP="00C81F9B">
            <w:pPr>
              <w:rPr>
                <w:rFonts w:cstheme="minorHAnsi"/>
                <w:iCs/>
                <w:szCs w:val="24"/>
              </w:rPr>
            </w:pPr>
          </w:p>
          <w:p w14:paraId="78363F85" w14:textId="77777777" w:rsidR="007837A3" w:rsidRDefault="007837A3" w:rsidP="00C81F9B">
            <w:pPr>
              <w:rPr>
                <w:rFonts w:cstheme="minorHAnsi"/>
                <w:iCs/>
                <w:szCs w:val="24"/>
              </w:rPr>
            </w:pPr>
          </w:p>
          <w:p w14:paraId="542FC501" w14:textId="77777777" w:rsidR="007837A3" w:rsidRDefault="007837A3" w:rsidP="00C81F9B">
            <w:pPr>
              <w:rPr>
                <w:rFonts w:eastAsia="Calibri"/>
              </w:rPr>
            </w:pPr>
          </w:p>
          <w:p w14:paraId="47A5A296" w14:textId="77777777" w:rsidR="007837A3" w:rsidRDefault="007837A3" w:rsidP="00C81F9B">
            <w:pPr>
              <w:rPr>
                <w:rFonts w:eastAsia="Calibri"/>
                <w:b/>
                <w:bCs/>
              </w:rPr>
            </w:pPr>
          </w:p>
          <w:p w14:paraId="385B2B8F" w14:textId="77777777" w:rsidR="007837A3" w:rsidRDefault="007837A3" w:rsidP="00C81F9B">
            <w:pPr>
              <w:rPr>
                <w:rFonts w:eastAsia="Calibri"/>
                <w:b/>
                <w:bCs/>
              </w:rPr>
            </w:pPr>
          </w:p>
          <w:p w14:paraId="1CA2E957" w14:textId="77777777" w:rsidR="007837A3" w:rsidRPr="00F80D8F" w:rsidRDefault="007837A3" w:rsidP="00C81F9B">
            <w:pPr>
              <w:rPr>
                <w:rFonts w:eastAsia="Calibri"/>
                <w:lang w:bidi="ar-SY"/>
              </w:rPr>
            </w:pPr>
            <w:r w:rsidRPr="0022272B">
              <w:rPr>
                <w:rFonts w:eastAsia="Calibri"/>
                <w:b/>
                <w:bCs/>
              </w:rPr>
              <w:t>Step11:</w:t>
            </w:r>
            <w:r>
              <w:rPr>
                <w:rFonts w:eastAsia="Calibri"/>
              </w:rPr>
              <w:t xml:space="preserve"> user will </w:t>
            </w:r>
            <w:r>
              <w:rPr>
                <w:rFonts w:eastAsia="Calibri"/>
                <w:lang w:bidi="ar-SY"/>
              </w:rPr>
              <w:t>order the added actions by setting the relation between them, then click “save” button to save the created workflow template.</w:t>
            </w:r>
          </w:p>
        </w:tc>
        <w:tc>
          <w:tcPr>
            <w:tcW w:w="3146" w:type="dxa"/>
            <w:shd w:val="clear" w:color="auto" w:fill="FFFFFF"/>
          </w:tcPr>
          <w:p w14:paraId="30DE60A9" w14:textId="77777777" w:rsidR="007837A3" w:rsidRDefault="007837A3" w:rsidP="00C81F9B"/>
          <w:p w14:paraId="5E2EF3C2" w14:textId="77777777" w:rsidR="007837A3" w:rsidRDefault="007837A3" w:rsidP="00C81F9B"/>
          <w:p w14:paraId="4A4A3470" w14:textId="77777777" w:rsidR="007837A3" w:rsidRDefault="007837A3" w:rsidP="00C81F9B">
            <w:pPr>
              <w:rPr>
                <w:b/>
                <w:bCs/>
              </w:rPr>
            </w:pPr>
          </w:p>
          <w:p w14:paraId="1BCA9A29" w14:textId="77777777" w:rsidR="007837A3" w:rsidRDefault="007837A3" w:rsidP="00C81F9B">
            <w:pPr>
              <w:rPr>
                <w:b/>
                <w:bCs/>
              </w:rPr>
            </w:pPr>
          </w:p>
          <w:p w14:paraId="4688D8D5" w14:textId="77777777" w:rsidR="007837A3" w:rsidRDefault="007837A3" w:rsidP="00C81F9B">
            <w:pPr>
              <w:rPr>
                <w:rFonts w:cstheme="minorHAnsi"/>
                <w:iCs/>
                <w:szCs w:val="24"/>
              </w:rPr>
            </w:pPr>
            <w:r w:rsidRPr="00736BA6">
              <w:rPr>
                <w:b/>
                <w:bCs/>
              </w:rPr>
              <w:t>Step 2</w:t>
            </w:r>
            <w:r w:rsidRPr="00F15C78">
              <w:rPr>
                <w:rFonts w:cstheme="minorHAnsi"/>
                <w:iCs/>
                <w:szCs w:val="24"/>
              </w:rPr>
              <w:t>:</w:t>
            </w:r>
            <w:r w:rsidRPr="00745F10">
              <w:rPr>
                <w:rFonts w:cstheme="minorHAnsi"/>
                <w:iCs/>
                <w:szCs w:val="24"/>
              </w:rPr>
              <w:t xml:space="preserve"> </w:t>
            </w:r>
            <w:r w:rsidRPr="005C0E37">
              <w:rPr>
                <w:rFonts w:cstheme="minorHAnsi"/>
                <w:iCs/>
                <w:szCs w:val="24"/>
              </w:rPr>
              <w:t>system will display an interface containing</w:t>
            </w:r>
            <w:r>
              <w:rPr>
                <w:rFonts w:cstheme="minorHAnsi"/>
                <w:iCs/>
                <w:szCs w:val="24"/>
              </w:rPr>
              <w:t>:</w:t>
            </w:r>
          </w:p>
          <w:p w14:paraId="0AF3373A" w14:textId="77777777" w:rsidR="007837A3" w:rsidRPr="00D84EF4" w:rsidRDefault="007837A3" w:rsidP="00C81F9B">
            <w:pPr>
              <w:pStyle w:val="ListParagraph"/>
              <w:numPr>
                <w:ilvl w:val="0"/>
                <w:numId w:val="5"/>
              </w:numPr>
              <w:bidi w:val="0"/>
            </w:pPr>
            <w:r>
              <w:rPr>
                <w:rFonts w:ascii="Calibri" w:eastAsiaTheme="minorEastAsia" w:hAnsi="Calibri" w:cstheme="minorHAnsi"/>
                <w:iCs/>
                <w:color w:val="4D5154" w:themeColor="text1" w:themeTint="BF"/>
                <w:sz w:val="24"/>
                <w:szCs w:val="24"/>
              </w:rPr>
              <w:t>Input Field to insert new workflow name.</w:t>
            </w:r>
          </w:p>
          <w:p w14:paraId="2F9A695D" w14:textId="77777777" w:rsidR="007837A3" w:rsidRPr="00BF00DC" w:rsidRDefault="007837A3" w:rsidP="00C81F9B">
            <w:pPr>
              <w:pStyle w:val="ListParagraph"/>
              <w:numPr>
                <w:ilvl w:val="0"/>
                <w:numId w:val="5"/>
              </w:numPr>
              <w:bidi w:val="0"/>
            </w:pPr>
            <w:r>
              <w:rPr>
                <w:rFonts w:ascii="Calibri" w:eastAsiaTheme="minorEastAsia" w:hAnsi="Calibri" w:cstheme="minorHAnsi"/>
                <w:iCs/>
                <w:color w:val="4D5154" w:themeColor="text1" w:themeTint="BF"/>
                <w:sz w:val="24"/>
                <w:szCs w:val="24"/>
              </w:rPr>
              <w:t>Dropdown list to select workflow site status.</w:t>
            </w:r>
          </w:p>
          <w:p w14:paraId="51C8DE97" w14:textId="77777777" w:rsidR="007837A3" w:rsidRPr="00236D4F" w:rsidRDefault="007837A3" w:rsidP="00C81F9B">
            <w:pPr>
              <w:pStyle w:val="ListParagraph"/>
              <w:numPr>
                <w:ilvl w:val="0"/>
                <w:numId w:val="5"/>
              </w:numPr>
              <w:bidi w:val="0"/>
            </w:pPr>
            <w:r>
              <w:rPr>
                <w:rFonts w:ascii="Calibri" w:eastAsiaTheme="minorEastAsia" w:hAnsi="Calibri" w:cstheme="minorHAnsi"/>
                <w:iCs/>
                <w:color w:val="4D5154" w:themeColor="text1" w:themeTint="BF"/>
                <w:sz w:val="24"/>
                <w:szCs w:val="24"/>
              </w:rPr>
              <w:t>Checkbox to enable the reminder feature.</w:t>
            </w:r>
          </w:p>
          <w:p w14:paraId="22101D7A" w14:textId="77777777" w:rsidR="007837A3" w:rsidRPr="00C907D5" w:rsidRDefault="007837A3" w:rsidP="00C81F9B">
            <w:pPr>
              <w:pStyle w:val="ListParagraph"/>
              <w:numPr>
                <w:ilvl w:val="0"/>
                <w:numId w:val="5"/>
              </w:numPr>
              <w:bidi w:val="0"/>
            </w:pPr>
            <w:commentRangeStart w:id="40"/>
            <w:commentRangeStart w:id="41"/>
            <w:r w:rsidRPr="00E00FD8">
              <w:rPr>
                <w:rFonts w:ascii="Calibri" w:eastAsiaTheme="minorEastAsia" w:hAnsi="Calibri" w:cstheme="minorHAnsi"/>
                <w:iCs/>
                <w:color w:val="4D5154" w:themeColor="text1" w:themeTint="BF"/>
                <w:sz w:val="24"/>
                <w:szCs w:val="24"/>
              </w:rPr>
              <w:t>Input Field</w:t>
            </w:r>
            <w:r>
              <w:rPr>
                <w:rFonts w:ascii="Calibri" w:eastAsiaTheme="minorEastAsia" w:hAnsi="Calibri" w:cstheme="minorHAnsi"/>
                <w:iCs/>
                <w:color w:val="FF0000"/>
                <w:sz w:val="24"/>
                <w:szCs w:val="24"/>
              </w:rPr>
              <w:t xml:space="preserve"> </w:t>
            </w:r>
            <w:r>
              <w:rPr>
                <w:rFonts w:ascii="Calibri" w:eastAsiaTheme="minorEastAsia" w:hAnsi="Calibri" w:cstheme="minorHAnsi"/>
                <w:iCs/>
                <w:color w:val="4D5154" w:themeColor="text1" w:themeTint="BF"/>
                <w:sz w:val="24"/>
                <w:szCs w:val="24"/>
              </w:rPr>
              <w:t xml:space="preserve">to specify the period between </w:t>
            </w:r>
            <w:commentRangeEnd w:id="40"/>
            <w:r>
              <w:rPr>
                <w:rStyle w:val="CommentReference"/>
              </w:rPr>
              <w:commentReference w:id="40"/>
            </w:r>
            <w:commentRangeEnd w:id="41"/>
            <w:r>
              <w:rPr>
                <w:rStyle w:val="CommentReference"/>
              </w:rPr>
              <w:commentReference w:id="41"/>
            </w:r>
            <w:r>
              <w:rPr>
                <w:rFonts w:ascii="Calibri" w:eastAsiaTheme="minorEastAsia" w:hAnsi="Calibri" w:cstheme="minorHAnsi"/>
                <w:iCs/>
                <w:color w:val="4D5154" w:themeColor="text1" w:themeTint="BF"/>
                <w:sz w:val="24"/>
                <w:szCs w:val="24"/>
              </w:rPr>
              <w:t>reminders.</w:t>
            </w:r>
          </w:p>
          <w:p w14:paraId="5F4783E5" w14:textId="77777777" w:rsidR="007837A3" w:rsidRPr="00236D4F" w:rsidRDefault="007837A3" w:rsidP="00C81F9B">
            <w:pPr>
              <w:pStyle w:val="ListParagraph"/>
              <w:numPr>
                <w:ilvl w:val="0"/>
                <w:numId w:val="5"/>
              </w:numPr>
              <w:bidi w:val="0"/>
            </w:pPr>
            <w:r>
              <w:rPr>
                <w:rFonts w:ascii="Calibri" w:eastAsiaTheme="minorEastAsia" w:hAnsi="Calibri" w:cstheme="minorHAnsi"/>
                <w:iCs/>
                <w:color w:val="4D5154" w:themeColor="text1" w:themeTint="BF"/>
                <w:sz w:val="24"/>
                <w:szCs w:val="24"/>
              </w:rPr>
              <w:t>Checkbox to</w:t>
            </w:r>
            <w:r>
              <w:rPr>
                <w:rFonts w:cstheme="minorHAnsi"/>
                <w:iCs/>
                <w:szCs w:val="24"/>
              </w:rPr>
              <w:t xml:space="preserve"> </w:t>
            </w:r>
            <w:r>
              <w:rPr>
                <w:rFonts w:ascii="Calibri" w:eastAsiaTheme="minorEastAsia" w:hAnsi="Calibri" w:cstheme="minorHAnsi"/>
                <w:iCs/>
                <w:color w:val="4D5154" w:themeColor="text1" w:themeTint="BF"/>
                <w:sz w:val="24"/>
                <w:szCs w:val="24"/>
              </w:rPr>
              <w:t>enable the escalation feature.</w:t>
            </w:r>
          </w:p>
          <w:p w14:paraId="559BD955" w14:textId="77777777" w:rsidR="007837A3" w:rsidRPr="00BB3C61" w:rsidRDefault="007837A3" w:rsidP="00C81F9B">
            <w:pPr>
              <w:pStyle w:val="ListParagraph"/>
              <w:numPr>
                <w:ilvl w:val="0"/>
                <w:numId w:val="5"/>
              </w:numPr>
              <w:bidi w:val="0"/>
            </w:pPr>
            <w:commentRangeStart w:id="42"/>
            <w:commentRangeStart w:id="43"/>
            <w:r w:rsidRPr="00E00FD8">
              <w:rPr>
                <w:rFonts w:ascii="Calibri" w:eastAsiaTheme="minorEastAsia" w:hAnsi="Calibri" w:cstheme="minorHAnsi"/>
                <w:iCs/>
                <w:color w:val="4D5154" w:themeColor="text1" w:themeTint="BF"/>
                <w:sz w:val="24"/>
                <w:szCs w:val="24"/>
              </w:rPr>
              <w:t>Input Field</w:t>
            </w:r>
            <w:r>
              <w:rPr>
                <w:rFonts w:ascii="Calibri" w:eastAsiaTheme="minorEastAsia" w:hAnsi="Calibri" w:cstheme="minorHAnsi"/>
                <w:iCs/>
                <w:color w:val="FF0000"/>
                <w:sz w:val="24"/>
                <w:szCs w:val="24"/>
              </w:rPr>
              <w:t xml:space="preserve"> </w:t>
            </w:r>
            <w:r>
              <w:rPr>
                <w:rFonts w:ascii="Calibri" w:eastAsiaTheme="minorEastAsia" w:hAnsi="Calibri" w:cstheme="minorHAnsi"/>
                <w:iCs/>
                <w:color w:val="4D5154" w:themeColor="text1" w:themeTint="BF"/>
                <w:sz w:val="24"/>
                <w:szCs w:val="24"/>
              </w:rPr>
              <w:t>to specify the period between two escalations.</w:t>
            </w:r>
          </w:p>
          <w:p w14:paraId="56ED765B" w14:textId="77777777" w:rsidR="007837A3" w:rsidRPr="004F7744" w:rsidRDefault="007837A3" w:rsidP="00C81F9B">
            <w:pPr>
              <w:pStyle w:val="ListParagraph"/>
              <w:numPr>
                <w:ilvl w:val="0"/>
                <w:numId w:val="5"/>
              </w:numPr>
              <w:bidi w:val="0"/>
            </w:pPr>
            <w:r>
              <w:rPr>
                <w:rFonts w:ascii="Calibri" w:eastAsiaTheme="minorEastAsia" w:hAnsi="Calibri" w:cstheme="minorHAnsi"/>
                <w:iCs/>
                <w:color w:val="4D5154" w:themeColor="text1" w:themeTint="BF"/>
                <w:sz w:val="24"/>
                <w:szCs w:val="24"/>
              </w:rPr>
              <w:t>Dropdown list to select level of escalation.</w:t>
            </w:r>
            <w:commentRangeEnd w:id="42"/>
            <w:r>
              <w:rPr>
                <w:rStyle w:val="CommentReference"/>
              </w:rPr>
              <w:commentReference w:id="42"/>
            </w:r>
            <w:commentRangeEnd w:id="43"/>
            <w:r>
              <w:rPr>
                <w:rStyle w:val="CommentReference"/>
              </w:rPr>
              <w:commentReference w:id="43"/>
            </w:r>
          </w:p>
          <w:p w14:paraId="6EE27126"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rPr>
            </w:pPr>
          </w:p>
          <w:p w14:paraId="001BB4D2"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rPr>
            </w:pPr>
          </w:p>
          <w:p w14:paraId="41F49310"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rPr>
            </w:pPr>
          </w:p>
          <w:p w14:paraId="5EBA9E2F"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rPr>
            </w:pPr>
          </w:p>
          <w:p w14:paraId="38536357"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rPr>
            </w:pPr>
          </w:p>
          <w:p w14:paraId="7216DA84"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rPr>
            </w:pPr>
          </w:p>
          <w:p w14:paraId="71C9F8F4" w14:textId="77777777" w:rsidR="007837A3" w:rsidRDefault="007837A3" w:rsidP="00C81F9B">
            <w:pPr>
              <w:rPr>
                <w:rFonts w:cstheme="minorHAnsi"/>
                <w:iCs/>
                <w:szCs w:val="24"/>
              </w:rPr>
            </w:pPr>
          </w:p>
          <w:p w14:paraId="6C60A458" w14:textId="77777777" w:rsidR="007837A3" w:rsidRDefault="007837A3" w:rsidP="00C81F9B">
            <w:pPr>
              <w:rPr>
                <w:rFonts w:cstheme="minorHAnsi"/>
                <w:iCs/>
                <w:szCs w:val="24"/>
              </w:rPr>
            </w:pPr>
          </w:p>
          <w:p w14:paraId="528DBFF9" w14:textId="77777777" w:rsidR="007837A3" w:rsidRDefault="007837A3" w:rsidP="00C81F9B">
            <w:pPr>
              <w:rPr>
                <w:rFonts w:cstheme="minorHAnsi"/>
                <w:iCs/>
                <w:szCs w:val="24"/>
              </w:rPr>
            </w:pPr>
          </w:p>
          <w:p w14:paraId="230AA4FA" w14:textId="77777777" w:rsidR="007837A3" w:rsidRPr="00CD0520" w:rsidRDefault="007837A3" w:rsidP="00C81F9B">
            <w:pPr>
              <w:rPr>
                <w:rFonts w:cstheme="minorHAnsi"/>
                <w:iCs/>
                <w:szCs w:val="24"/>
              </w:rPr>
            </w:pPr>
          </w:p>
          <w:p w14:paraId="6A67C569" w14:textId="77777777" w:rsidR="007837A3" w:rsidRDefault="007837A3" w:rsidP="00C81F9B">
            <w:pPr>
              <w:rPr>
                <w:rFonts w:cstheme="minorHAnsi"/>
                <w:b/>
                <w:bCs/>
                <w:iCs/>
                <w:szCs w:val="24"/>
              </w:rPr>
            </w:pPr>
          </w:p>
          <w:p w14:paraId="2A0D4EFF" w14:textId="77777777" w:rsidR="007837A3" w:rsidRDefault="007837A3" w:rsidP="00C81F9B">
            <w:pPr>
              <w:rPr>
                <w:rFonts w:cstheme="minorHAnsi"/>
                <w:b/>
                <w:bCs/>
                <w:iCs/>
                <w:szCs w:val="24"/>
              </w:rPr>
            </w:pPr>
          </w:p>
          <w:p w14:paraId="5B9C5E28" w14:textId="77777777" w:rsidR="007837A3" w:rsidRDefault="007837A3" w:rsidP="00C81F9B">
            <w:pPr>
              <w:rPr>
                <w:rFonts w:cstheme="minorHAnsi"/>
                <w:b/>
                <w:bCs/>
                <w:iCs/>
                <w:szCs w:val="24"/>
              </w:rPr>
            </w:pPr>
          </w:p>
          <w:p w14:paraId="18D5165A" w14:textId="77777777" w:rsidR="007837A3" w:rsidRDefault="007837A3" w:rsidP="00C81F9B">
            <w:pPr>
              <w:rPr>
                <w:rFonts w:cstheme="minorHAnsi"/>
                <w:b/>
                <w:bCs/>
                <w:iCs/>
                <w:szCs w:val="24"/>
              </w:rPr>
            </w:pPr>
          </w:p>
          <w:p w14:paraId="41C72ACD" w14:textId="77777777" w:rsidR="007837A3" w:rsidRDefault="007837A3" w:rsidP="00C81F9B">
            <w:pPr>
              <w:rPr>
                <w:rFonts w:cstheme="minorHAnsi"/>
                <w:b/>
                <w:bCs/>
                <w:iCs/>
                <w:szCs w:val="24"/>
              </w:rPr>
            </w:pPr>
          </w:p>
          <w:p w14:paraId="10C1C57B" w14:textId="77777777" w:rsidR="007837A3" w:rsidRDefault="007837A3" w:rsidP="00C81F9B">
            <w:pPr>
              <w:rPr>
                <w:rFonts w:cstheme="minorHAnsi"/>
                <w:b/>
                <w:bCs/>
                <w:iCs/>
                <w:szCs w:val="24"/>
              </w:rPr>
            </w:pPr>
          </w:p>
          <w:p w14:paraId="74C1AC57" w14:textId="77777777" w:rsidR="007837A3" w:rsidRDefault="007837A3" w:rsidP="00C81F9B">
            <w:r w:rsidRPr="00013B2F">
              <w:rPr>
                <w:rFonts w:cstheme="minorHAnsi"/>
                <w:b/>
                <w:bCs/>
                <w:iCs/>
                <w:szCs w:val="24"/>
              </w:rPr>
              <w:t>Step 4:</w:t>
            </w:r>
            <w:r w:rsidRPr="00F907F5">
              <w:rPr>
                <w:rFonts w:cstheme="minorHAnsi"/>
                <w:iCs/>
                <w:szCs w:val="24"/>
              </w:rPr>
              <w:t xml:space="preserve"> </w:t>
            </w:r>
            <w:r w:rsidRPr="005C0E37">
              <w:rPr>
                <w:rFonts w:cstheme="minorHAnsi"/>
                <w:iCs/>
                <w:szCs w:val="24"/>
              </w:rPr>
              <w:t xml:space="preserve">system will display </w:t>
            </w:r>
            <w:r>
              <w:rPr>
                <w:rFonts w:cstheme="minorHAnsi"/>
                <w:iCs/>
                <w:szCs w:val="24"/>
              </w:rPr>
              <w:t xml:space="preserve">a new interface to add workflow types and </w:t>
            </w:r>
            <w:r w:rsidRPr="00990BE8">
              <w:rPr>
                <w:rFonts w:cstheme="minorHAnsi"/>
                <w:iCs/>
                <w:szCs w:val="24"/>
              </w:rPr>
              <w:t>define the first status of the ticket;</w:t>
            </w:r>
          </w:p>
          <w:p w14:paraId="44FD6956" w14:textId="77777777" w:rsidR="007837A3" w:rsidRPr="009B526B" w:rsidRDefault="007837A3" w:rsidP="00C81F9B"/>
          <w:p w14:paraId="48BED917" w14:textId="77777777" w:rsidR="007837A3" w:rsidRPr="009B526B" w:rsidRDefault="007837A3" w:rsidP="00C81F9B"/>
          <w:p w14:paraId="5C9B20D2" w14:textId="77777777" w:rsidR="007837A3" w:rsidRPr="009B526B" w:rsidRDefault="007837A3" w:rsidP="00C81F9B"/>
          <w:p w14:paraId="4646ED7C" w14:textId="77777777" w:rsidR="007837A3" w:rsidRPr="009B526B" w:rsidRDefault="007837A3" w:rsidP="00C81F9B"/>
          <w:p w14:paraId="2A1175AE" w14:textId="77777777" w:rsidR="007837A3" w:rsidRPr="009B526B" w:rsidRDefault="007837A3" w:rsidP="00C81F9B"/>
          <w:p w14:paraId="7ADC608F" w14:textId="77777777" w:rsidR="007837A3" w:rsidRPr="009B526B" w:rsidRDefault="007837A3" w:rsidP="00C81F9B"/>
          <w:p w14:paraId="737151AC" w14:textId="77777777" w:rsidR="007837A3" w:rsidRPr="009B526B" w:rsidRDefault="007837A3" w:rsidP="00C81F9B"/>
          <w:p w14:paraId="5D5719E9" w14:textId="77777777" w:rsidR="007837A3" w:rsidRDefault="007837A3" w:rsidP="00C81F9B"/>
          <w:p w14:paraId="7189E52B" w14:textId="77777777" w:rsidR="007837A3" w:rsidRDefault="007837A3" w:rsidP="00C81F9B">
            <w:pPr>
              <w:rPr>
                <w:b/>
                <w:bCs/>
              </w:rPr>
            </w:pPr>
          </w:p>
          <w:p w14:paraId="5229A78B" w14:textId="77777777" w:rsidR="007837A3" w:rsidRDefault="007837A3" w:rsidP="00C81F9B">
            <w:r w:rsidRPr="009B526B">
              <w:rPr>
                <w:b/>
                <w:bCs/>
              </w:rPr>
              <w:t xml:space="preserve">Step6: </w:t>
            </w:r>
            <w:r>
              <w:t>system will display a new interface to add workflow permissions to TLIS custody and integration system, which allow to open ticket of this workflow, the interface will contain the following lists:</w:t>
            </w:r>
          </w:p>
          <w:p w14:paraId="230D6254" w14:textId="77777777" w:rsidR="007837A3" w:rsidRPr="00990BE8" w:rsidRDefault="007837A3" w:rsidP="00C81F9B">
            <w:pPr>
              <w:pStyle w:val="ListParagraph"/>
              <w:numPr>
                <w:ilvl w:val="0"/>
                <w:numId w:val="6"/>
              </w:numPr>
              <w:bidi w:val="0"/>
              <w:rPr>
                <w:rFonts w:ascii="Calibri" w:eastAsiaTheme="minorEastAsia" w:hAnsi="Calibri"/>
                <w:color w:val="4D5154" w:themeColor="text1" w:themeTint="BF"/>
                <w:sz w:val="24"/>
              </w:rPr>
            </w:pPr>
            <w:r w:rsidRPr="00990BE8">
              <w:rPr>
                <w:rFonts w:ascii="Calibri" w:eastAsiaTheme="minorEastAsia" w:hAnsi="Calibri"/>
                <w:color w:val="4D5154" w:themeColor="text1" w:themeTint="BF"/>
                <w:sz w:val="24"/>
              </w:rPr>
              <w:t>Dropdown lists: to select</w:t>
            </w:r>
            <w:r w:rsidRPr="006650D9">
              <w:rPr>
                <w:rFonts w:ascii="Calibri" w:eastAsiaTheme="minorEastAsia" w:hAnsi="Calibri"/>
                <w:color w:val="FF0000"/>
                <w:sz w:val="24"/>
              </w:rPr>
              <w:t xml:space="preserve"> </w:t>
            </w:r>
            <w:r w:rsidRPr="00990BE8">
              <w:rPr>
                <w:rFonts w:ascii="Calibri" w:eastAsiaTheme="minorEastAsia" w:hAnsi="Calibri"/>
                <w:color w:val="4D5154" w:themeColor="text1" w:themeTint="BF"/>
                <w:sz w:val="24"/>
              </w:rPr>
              <w:t>multi users</w:t>
            </w:r>
          </w:p>
          <w:p w14:paraId="5381FA65" w14:textId="77777777" w:rsidR="007837A3" w:rsidRPr="00990BE8" w:rsidRDefault="007837A3" w:rsidP="00C81F9B">
            <w:pPr>
              <w:pStyle w:val="ListParagraph"/>
              <w:numPr>
                <w:ilvl w:val="0"/>
                <w:numId w:val="6"/>
              </w:numPr>
              <w:bidi w:val="0"/>
              <w:rPr>
                <w:rFonts w:ascii="Calibri" w:eastAsiaTheme="minorEastAsia" w:hAnsi="Calibri"/>
                <w:color w:val="4D5154" w:themeColor="text1" w:themeTint="BF"/>
                <w:sz w:val="24"/>
              </w:rPr>
            </w:pPr>
            <w:r w:rsidRPr="00990BE8">
              <w:rPr>
                <w:rFonts w:ascii="Calibri" w:eastAsiaTheme="minorEastAsia" w:hAnsi="Calibri"/>
                <w:color w:val="4D5154" w:themeColor="text1" w:themeTint="BF"/>
                <w:sz w:val="24"/>
              </w:rPr>
              <w:t>Dropdown lists: to select multi groups</w:t>
            </w:r>
          </w:p>
          <w:p w14:paraId="3C6FD247" w14:textId="77777777" w:rsidR="007837A3" w:rsidRPr="00990BE8" w:rsidRDefault="007837A3" w:rsidP="00C81F9B">
            <w:pPr>
              <w:pStyle w:val="ListParagraph"/>
              <w:numPr>
                <w:ilvl w:val="0"/>
                <w:numId w:val="6"/>
              </w:numPr>
              <w:bidi w:val="0"/>
              <w:rPr>
                <w:rFonts w:ascii="Calibri" w:eastAsiaTheme="minorEastAsia" w:hAnsi="Calibri"/>
                <w:color w:val="4D5154" w:themeColor="text1" w:themeTint="BF"/>
                <w:sz w:val="24"/>
              </w:rPr>
            </w:pPr>
            <w:r w:rsidRPr="00990BE8">
              <w:rPr>
                <w:rFonts w:ascii="Calibri" w:eastAsiaTheme="minorEastAsia" w:hAnsi="Calibri"/>
                <w:color w:val="4D5154" w:themeColor="text1" w:themeTint="BF"/>
                <w:sz w:val="24"/>
              </w:rPr>
              <w:t>Dropdown lists: to select multi actors</w:t>
            </w:r>
          </w:p>
          <w:p w14:paraId="28E2C29D" w14:textId="77777777" w:rsidR="007837A3" w:rsidRPr="00990BE8" w:rsidRDefault="007837A3" w:rsidP="00C81F9B">
            <w:pPr>
              <w:pStyle w:val="ListParagraph"/>
              <w:numPr>
                <w:ilvl w:val="0"/>
                <w:numId w:val="6"/>
              </w:numPr>
              <w:bidi w:val="0"/>
              <w:rPr>
                <w:rFonts w:ascii="Calibri" w:eastAsiaTheme="minorEastAsia" w:hAnsi="Calibri"/>
                <w:color w:val="4D5154" w:themeColor="text1" w:themeTint="BF"/>
                <w:sz w:val="24"/>
              </w:rPr>
            </w:pPr>
            <w:r w:rsidRPr="00990BE8">
              <w:rPr>
                <w:rFonts w:ascii="Calibri" w:eastAsiaTheme="minorEastAsia" w:hAnsi="Calibri"/>
                <w:color w:val="4D5154" w:themeColor="text1" w:themeTint="BF"/>
                <w:sz w:val="24"/>
              </w:rPr>
              <w:t>Dropdown lists: to select multi integration systems</w:t>
            </w:r>
            <w:r w:rsidRPr="00315A52">
              <w:rPr>
                <w:rFonts w:ascii="Calibri" w:eastAsiaTheme="minorEastAsia" w:hAnsi="Calibri"/>
                <w:color w:val="4D5154" w:themeColor="text1" w:themeTint="BF"/>
                <w:sz w:val="24"/>
              </w:rPr>
              <w:t>.</w:t>
            </w:r>
          </w:p>
          <w:p w14:paraId="1E50CC31" w14:textId="77777777" w:rsidR="007837A3" w:rsidRDefault="007837A3" w:rsidP="00C81F9B"/>
          <w:p w14:paraId="1CB62E66" w14:textId="77777777" w:rsidR="007837A3" w:rsidRDefault="007837A3" w:rsidP="00C81F9B"/>
          <w:p w14:paraId="141EB42F" w14:textId="77777777" w:rsidR="007837A3" w:rsidRDefault="007837A3" w:rsidP="00C81F9B"/>
          <w:p w14:paraId="78F31A3B" w14:textId="77777777" w:rsidR="007837A3" w:rsidRDefault="007837A3" w:rsidP="00C81F9B">
            <w:pPr>
              <w:rPr>
                <w:b/>
                <w:bCs/>
              </w:rPr>
            </w:pPr>
          </w:p>
          <w:p w14:paraId="21423B40" w14:textId="77777777" w:rsidR="007837A3" w:rsidRDefault="007837A3" w:rsidP="00C81F9B">
            <w:pPr>
              <w:rPr>
                <w:b/>
                <w:bCs/>
              </w:rPr>
            </w:pPr>
          </w:p>
          <w:p w14:paraId="04E7DCCC" w14:textId="77777777" w:rsidR="007837A3" w:rsidRDefault="007837A3" w:rsidP="00C81F9B">
            <w:pPr>
              <w:rPr>
                <w:b/>
                <w:bCs/>
              </w:rPr>
            </w:pPr>
            <w:r w:rsidRPr="00FC6039">
              <w:rPr>
                <w:b/>
                <w:bCs/>
              </w:rPr>
              <w:t xml:space="preserve">Step8: </w:t>
            </w:r>
            <w:r w:rsidRPr="00B86753">
              <w:t>sys</w:t>
            </w:r>
            <w:r>
              <w:t xml:space="preserve">tem will save the workflow types and permission then display a new interface to </w:t>
            </w:r>
            <w:r w:rsidRPr="00A7660A">
              <w:t>add action to the workflow</w:t>
            </w:r>
            <w:r>
              <w:t>.</w:t>
            </w:r>
          </w:p>
          <w:p w14:paraId="4E0E29B8" w14:textId="77777777" w:rsidR="007837A3" w:rsidRPr="009D23D8" w:rsidRDefault="007837A3" w:rsidP="00C81F9B"/>
          <w:p w14:paraId="106346BF" w14:textId="77777777" w:rsidR="007837A3" w:rsidRPr="009D23D8" w:rsidRDefault="007837A3" w:rsidP="00C81F9B"/>
          <w:p w14:paraId="4B9DCB21" w14:textId="77777777" w:rsidR="007837A3" w:rsidRPr="009D23D8" w:rsidRDefault="007837A3" w:rsidP="00C81F9B"/>
          <w:p w14:paraId="7F867E3C" w14:textId="77777777" w:rsidR="007837A3" w:rsidRPr="009D23D8" w:rsidRDefault="007837A3" w:rsidP="00C81F9B"/>
          <w:p w14:paraId="65A5CE6A" w14:textId="77777777" w:rsidR="007837A3" w:rsidRPr="009D23D8" w:rsidRDefault="007837A3" w:rsidP="00C81F9B"/>
          <w:p w14:paraId="24EC93D9" w14:textId="77777777" w:rsidR="007837A3" w:rsidRPr="009D23D8" w:rsidRDefault="007837A3" w:rsidP="00C81F9B"/>
          <w:p w14:paraId="22F0AF6B" w14:textId="77777777" w:rsidR="007837A3" w:rsidRPr="009D23D8" w:rsidRDefault="007837A3" w:rsidP="00C81F9B"/>
          <w:p w14:paraId="06866F92" w14:textId="77777777" w:rsidR="007837A3" w:rsidRPr="009D23D8" w:rsidRDefault="007837A3" w:rsidP="00C81F9B"/>
          <w:p w14:paraId="6E72E364" w14:textId="77777777" w:rsidR="007837A3" w:rsidRPr="009D23D8" w:rsidRDefault="007837A3" w:rsidP="00C81F9B"/>
          <w:p w14:paraId="488A6BBD" w14:textId="77777777" w:rsidR="007837A3" w:rsidRPr="009D23D8" w:rsidRDefault="007837A3" w:rsidP="00C81F9B"/>
          <w:p w14:paraId="0154079B" w14:textId="77777777" w:rsidR="007837A3" w:rsidRPr="009D23D8" w:rsidRDefault="007837A3" w:rsidP="00C81F9B"/>
          <w:p w14:paraId="0FB485E6" w14:textId="77777777" w:rsidR="007837A3" w:rsidRPr="009D23D8" w:rsidRDefault="007837A3" w:rsidP="00C81F9B"/>
          <w:p w14:paraId="1B819210" w14:textId="77777777" w:rsidR="007837A3" w:rsidRPr="009D23D8" w:rsidRDefault="007837A3" w:rsidP="00C81F9B"/>
          <w:p w14:paraId="54CD360F" w14:textId="77777777" w:rsidR="007837A3" w:rsidRDefault="007837A3" w:rsidP="00C81F9B">
            <w:pPr>
              <w:rPr>
                <w:rtl/>
                <w:lang w:bidi="ar-SY"/>
              </w:rPr>
            </w:pPr>
          </w:p>
          <w:p w14:paraId="5F9FAF28" w14:textId="77777777" w:rsidR="007837A3" w:rsidRPr="00AD2007" w:rsidRDefault="007837A3" w:rsidP="00C81F9B">
            <w:r w:rsidRPr="009D23D8">
              <w:rPr>
                <w:b/>
                <w:bCs/>
              </w:rPr>
              <w:t xml:space="preserve">Step10: </w:t>
            </w:r>
            <w:r>
              <w:t>system will display a new interface to specify the relations between all added actions in order to complete the creation of workflow.</w:t>
            </w:r>
          </w:p>
        </w:tc>
      </w:tr>
      <w:tr w:rsidR="007837A3" w14:paraId="653298AD" w14:textId="77777777" w:rsidTr="00C81F9B">
        <w:trPr>
          <w:trHeight w:val="284"/>
          <w:jc w:val="center"/>
        </w:trPr>
        <w:tc>
          <w:tcPr>
            <w:tcW w:w="2882" w:type="dxa"/>
            <w:shd w:val="clear" w:color="auto" w:fill="E6E7E8"/>
          </w:tcPr>
          <w:p w14:paraId="49ECA6C6"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2" w:type="dxa"/>
            <w:gridSpan w:val="2"/>
            <w:shd w:val="clear" w:color="auto" w:fill="FFFFFF"/>
          </w:tcPr>
          <w:p w14:paraId="16C6D6FE" w14:textId="77777777" w:rsidR="007837A3" w:rsidRDefault="007837A3" w:rsidP="00C81F9B">
            <w:pPr>
              <w:jc w:val="center"/>
              <w:rPr>
                <w:rFonts w:eastAsia="Calibri"/>
              </w:rPr>
            </w:pPr>
            <w:r>
              <w:rPr>
                <w:rFonts w:eastAsia="Calibri"/>
              </w:rPr>
              <w:t>-</w:t>
            </w:r>
          </w:p>
        </w:tc>
      </w:tr>
      <w:tr w:rsidR="007837A3" w14:paraId="27FFA266" w14:textId="77777777" w:rsidTr="00C81F9B">
        <w:trPr>
          <w:trHeight w:val="368"/>
          <w:jc w:val="center"/>
        </w:trPr>
        <w:tc>
          <w:tcPr>
            <w:tcW w:w="2882" w:type="dxa"/>
            <w:shd w:val="clear" w:color="auto" w:fill="E6E7E8"/>
          </w:tcPr>
          <w:p w14:paraId="61180CD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2" w:type="dxa"/>
            <w:gridSpan w:val="2"/>
          </w:tcPr>
          <w:p w14:paraId="72B1BF2A" w14:textId="77777777" w:rsidR="007837A3" w:rsidRPr="00A7660A" w:rsidRDefault="007837A3" w:rsidP="00C81F9B">
            <w:pPr>
              <w:pStyle w:val="ListParagraph"/>
              <w:numPr>
                <w:ilvl w:val="0"/>
                <w:numId w:val="1"/>
              </w:numPr>
              <w:bidi w:val="0"/>
              <w:spacing w:line="240" w:lineRule="auto"/>
              <w:rPr>
                <w:rFonts w:ascii="Calibri" w:eastAsiaTheme="minorEastAsia" w:hAnsi="Calibri" w:cstheme="minorHAnsi"/>
                <w:iCs/>
                <w:color w:val="4D5154" w:themeColor="text1" w:themeTint="BF"/>
                <w:sz w:val="24"/>
                <w:szCs w:val="24"/>
              </w:rPr>
            </w:pPr>
            <w:r w:rsidRPr="00E43A22">
              <w:rPr>
                <w:rFonts w:ascii="Calibri" w:eastAsiaTheme="minorEastAsia" w:hAnsi="Calibri" w:cstheme="minorHAnsi"/>
                <w:iCs/>
                <w:color w:val="4D5154" w:themeColor="text1" w:themeTint="BF"/>
                <w:sz w:val="24"/>
                <w:szCs w:val="24"/>
              </w:rPr>
              <w:t xml:space="preserve">A new workflow </w:t>
            </w:r>
            <w:r>
              <w:rPr>
                <w:rFonts w:ascii="Calibri" w:eastAsiaTheme="minorEastAsia" w:hAnsi="Calibri" w:cstheme="minorHAnsi"/>
                <w:iCs/>
                <w:color w:val="4D5154" w:themeColor="text1" w:themeTint="BF"/>
                <w:sz w:val="24"/>
                <w:szCs w:val="24"/>
              </w:rPr>
              <w:t xml:space="preserve">template </w:t>
            </w:r>
            <w:r w:rsidRPr="00E43A22">
              <w:rPr>
                <w:rFonts w:ascii="Calibri" w:eastAsiaTheme="minorEastAsia" w:hAnsi="Calibri" w:cstheme="minorHAnsi"/>
                <w:iCs/>
                <w:color w:val="4D5154" w:themeColor="text1" w:themeTint="BF"/>
                <w:sz w:val="24"/>
                <w:szCs w:val="24"/>
              </w:rPr>
              <w:t xml:space="preserve">will be </w:t>
            </w:r>
            <w:r>
              <w:rPr>
                <w:rFonts w:ascii="Calibri" w:eastAsiaTheme="minorEastAsia" w:hAnsi="Calibri" w:cstheme="minorHAnsi"/>
                <w:iCs/>
                <w:color w:val="4D5154" w:themeColor="text1" w:themeTint="BF"/>
                <w:sz w:val="24"/>
                <w:szCs w:val="24"/>
              </w:rPr>
              <w:t xml:space="preserve">created and </w:t>
            </w:r>
            <w:r w:rsidRPr="00E43A22">
              <w:rPr>
                <w:rFonts w:ascii="Calibri" w:eastAsiaTheme="minorEastAsia" w:hAnsi="Calibri" w:cstheme="minorHAnsi"/>
                <w:iCs/>
                <w:color w:val="4D5154" w:themeColor="text1" w:themeTint="BF"/>
                <w:sz w:val="24"/>
                <w:szCs w:val="24"/>
              </w:rPr>
              <w:t>added to TLI system.</w:t>
            </w:r>
          </w:p>
        </w:tc>
      </w:tr>
      <w:tr w:rsidR="007837A3" w14:paraId="25989EB7" w14:textId="77777777" w:rsidTr="00C81F9B">
        <w:trPr>
          <w:trHeight w:val="426"/>
          <w:jc w:val="center"/>
        </w:trPr>
        <w:tc>
          <w:tcPr>
            <w:tcW w:w="2882" w:type="dxa"/>
            <w:shd w:val="clear" w:color="auto" w:fill="E6E7E8"/>
          </w:tcPr>
          <w:p w14:paraId="1505EB83" w14:textId="77777777" w:rsidR="007837A3" w:rsidRPr="00E16AD2" w:rsidRDefault="007837A3" w:rsidP="00C81F9B">
            <w:pPr>
              <w:spacing w:line="240" w:lineRule="auto"/>
              <w:jc w:val="center"/>
              <w:rPr>
                <w:rFonts w:cstheme="minorHAnsi"/>
                <w:szCs w:val="24"/>
              </w:rPr>
            </w:pPr>
            <w:r w:rsidRPr="00E16AD2">
              <w:rPr>
                <w:rFonts w:cstheme="minorHAnsi"/>
                <w:b/>
                <w:bCs/>
                <w:szCs w:val="24"/>
              </w:rPr>
              <w:t>Business Rule:</w:t>
            </w:r>
          </w:p>
        </w:tc>
        <w:tc>
          <w:tcPr>
            <w:tcW w:w="6292" w:type="dxa"/>
            <w:gridSpan w:val="2"/>
          </w:tcPr>
          <w:p w14:paraId="1F28CCDF" w14:textId="77777777" w:rsidR="007837A3" w:rsidRPr="003E121C" w:rsidRDefault="007837A3" w:rsidP="00C81F9B">
            <w:pPr>
              <w:pStyle w:val="ListParagraph"/>
              <w:numPr>
                <w:ilvl w:val="0"/>
                <w:numId w:val="1"/>
              </w:numPr>
              <w:bidi w:val="0"/>
              <w:spacing w:line="240" w:lineRule="auto"/>
              <w:jc w:val="both"/>
              <w:rPr>
                <w:rFonts w:ascii="Calibri" w:eastAsiaTheme="minorEastAsia" w:hAnsi="Calibri" w:cstheme="minorHAnsi"/>
                <w:b/>
                <w:bCs/>
                <w:iCs/>
                <w:color w:val="4D5154" w:themeColor="text1" w:themeTint="BF"/>
                <w:sz w:val="24"/>
                <w:szCs w:val="24"/>
              </w:rPr>
            </w:pPr>
            <w:r>
              <w:rPr>
                <w:rFonts w:ascii="Calibri" w:eastAsiaTheme="minorEastAsia" w:hAnsi="Calibri" w:cstheme="minorHAnsi"/>
                <w:iCs/>
                <w:color w:val="4D5154" w:themeColor="text1" w:themeTint="BF"/>
                <w:sz w:val="24"/>
                <w:szCs w:val="24"/>
              </w:rPr>
              <w:t>Workflow name must be unique.</w:t>
            </w:r>
          </w:p>
          <w:p w14:paraId="7B48370A" w14:textId="77777777" w:rsidR="007837A3" w:rsidRDefault="007837A3" w:rsidP="00C81F9B">
            <w:pPr>
              <w:pStyle w:val="ListParagraph"/>
              <w:numPr>
                <w:ilvl w:val="0"/>
                <w:numId w:val="1"/>
              </w:numPr>
              <w:bidi w:val="0"/>
              <w:spacing w:line="240" w:lineRule="auto"/>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Workflow Type</w:t>
            </w:r>
            <w:r w:rsidRPr="00A04844">
              <w:rPr>
                <w:rFonts w:ascii="Calibri" w:eastAsiaTheme="minorEastAsia" w:hAnsi="Calibri" w:cstheme="minorHAnsi"/>
                <w:iCs/>
                <w:color w:val="4D5154" w:themeColor="text1" w:themeTint="BF"/>
                <w:sz w:val="24"/>
                <w:szCs w:val="24"/>
              </w:rPr>
              <w:t xml:space="preserve"> must be unique</w:t>
            </w:r>
            <w:r>
              <w:rPr>
                <w:rFonts w:ascii="Calibri" w:eastAsiaTheme="minorEastAsia" w:hAnsi="Calibri" w:cstheme="minorHAnsi"/>
                <w:iCs/>
                <w:color w:val="4D5154" w:themeColor="text1" w:themeTint="BF"/>
                <w:sz w:val="24"/>
                <w:szCs w:val="24"/>
              </w:rPr>
              <w:t xml:space="preserve"> on workflow level</w:t>
            </w:r>
            <w:r w:rsidRPr="00A04844">
              <w:rPr>
                <w:rFonts w:ascii="Calibri" w:eastAsiaTheme="minorEastAsia" w:hAnsi="Calibri" w:cstheme="minorHAnsi"/>
                <w:iCs/>
                <w:color w:val="4D5154" w:themeColor="text1" w:themeTint="BF"/>
                <w:sz w:val="24"/>
                <w:szCs w:val="24"/>
              </w:rPr>
              <w:t>.</w:t>
            </w:r>
          </w:p>
          <w:p w14:paraId="1C746509" w14:textId="77777777" w:rsidR="007837A3" w:rsidRDefault="007837A3" w:rsidP="00C81F9B">
            <w:pPr>
              <w:pStyle w:val="ListParagraph"/>
              <w:numPr>
                <w:ilvl w:val="0"/>
                <w:numId w:val="1"/>
              </w:numPr>
              <w:bidi w:val="0"/>
              <w:spacing w:line="240" w:lineRule="auto"/>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At least one permitted custody must be selected in add workflow permission step.</w:t>
            </w:r>
          </w:p>
          <w:p w14:paraId="0BB9398F" w14:textId="77777777" w:rsidR="00B44952" w:rsidRDefault="007837A3" w:rsidP="00C81F9B">
            <w:pPr>
              <w:pStyle w:val="ListParagraph"/>
              <w:numPr>
                <w:ilvl w:val="0"/>
                <w:numId w:val="1"/>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Workflow type is not mandatory</w:t>
            </w:r>
            <w:r w:rsidRPr="00FF3DE7">
              <w:rPr>
                <w:rFonts w:ascii="Calibri" w:eastAsiaTheme="minorEastAsia" w:hAnsi="Calibri" w:cstheme="minorHAnsi"/>
                <w:iCs/>
                <w:color w:val="4D5154" w:themeColor="text1" w:themeTint="BF"/>
                <w:sz w:val="24"/>
                <w:szCs w:val="24"/>
              </w:rPr>
              <w:t>.</w:t>
            </w:r>
          </w:p>
          <w:p w14:paraId="71CD8B11" w14:textId="77777777" w:rsidR="00B44952" w:rsidRDefault="00B44952" w:rsidP="00B44952">
            <w:pPr>
              <w:pStyle w:val="ListParagraph"/>
              <w:numPr>
                <w:ilvl w:val="0"/>
                <w:numId w:val="1"/>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Escalation period and level are mandatory to be filled if the escalation feature checkbox is checked</w:t>
            </w:r>
          </w:p>
          <w:p w14:paraId="3854BB0C" w14:textId="34F74414" w:rsidR="007837A3" w:rsidRPr="00A7660A" w:rsidRDefault="00B44952" w:rsidP="00D3165F">
            <w:pPr>
              <w:pStyle w:val="ListParagraph"/>
              <w:numPr>
                <w:ilvl w:val="0"/>
                <w:numId w:val="1"/>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Reminder period is mandatory to be filled if the </w:t>
            </w:r>
            <w:r w:rsidR="00D3165F">
              <w:rPr>
                <w:rFonts w:ascii="Calibri" w:eastAsiaTheme="minorEastAsia" w:hAnsi="Calibri" w:cstheme="minorHAnsi"/>
                <w:iCs/>
                <w:color w:val="4D5154" w:themeColor="text1" w:themeTint="BF"/>
                <w:sz w:val="24"/>
                <w:szCs w:val="24"/>
              </w:rPr>
              <w:t>reminder</w:t>
            </w:r>
            <w:r>
              <w:rPr>
                <w:rFonts w:ascii="Calibri" w:eastAsiaTheme="minorEastAsia" w:hAnsi="Calibri" w:cstheme="minorHAnsi"/>
                <w:iCs/>
                <w:color w:val="4D5154" w:themeColor="text1" w:themeTint="BF"/>
                <w:sz w:val="24"/>
                <w:szCs w:val="24"/>
              </w:rPr>
              <w:t xml:space="preserve"> feature checkbox is checked</w:t>
            </w:r>
            <w:r w:rsidR="007837A3" w:rsidRPr="00A7660A">
              <w:rPr>
                <w:rFonts w:ascii="Calibri" w:eastAsiaTheme="minorEastAsia" w:hAnsi="Calibri" w:cstheme="minorHAnsi"/>
                <w:iCs/>
                <w:color w:val="4D5154" w:themeColor="text1" w:themeTint="BF"/>
                <w:sz w:val="24"/>
                <w:szCs w:val="24"/>
              </w:rPr>
              <w:t xml:space="preserve"> </w:t>
            </w:r>
          </w:p>
        </w:tc>
      </w:tr>
    </w:tbl>
    <w:p w14:paraId="6B0DA6C6" w14:textId="77777777" w:rsidR="007837A3" w:rsidRDefault="007837A3" w:rsidP="007837A3"/>
    <w:p w14:paraId="05C3E109" w14:textId="77777777" w:rsidR="007837A3" w:rsidRDefault="007837A3" w:rsidP="007837A3">
      <w:pPr>
        <w:pStyle w:val="Heading6"/>
        <w:numPr>
          <w:ilvl w:val="0"/>
          <w:numId w:val="3"/>
        </w:numPr>
        <w:rPr>
          <w:rFonts w:cstheme="minorHAnsi"/>
          <w:iCs/>
          <w:szCs w:val="24"/>
        </w:rPr>
      </w:pPr>
      <w:r>
        <w:rPr>
          <w:rFonts w:cstheme="minorHAnsi"/>
          <w:iCs/>
          <w:szCs w:val="24"/>
        </w:rPr>
        <w:t>Copy Workflow Use Case</w:t>
      </w:r>
    </w:p>
    <w:p w14:paraId="469CC759" w14:textId="77777777" w:rsidR="007837A3" w:rsidRPr="00135CAA" w:rsidRDefault="007837A3" w:rsidP="007837A3"/>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07BD5DD9" w14:textId="77777777" w:rsidTr="00C81F9B">
        <w:trPr>
          <w:trHeight w:val="329"/>
          <w:jc w:val="center"/>
        </w:trPr>
        <w:tc>
          <w:tcPr>
            <w:tcW w:w="2880" w:type="dxa"/>
            <w:shd w:val="clear" w:color="auto" w:fill="E6E7E8"/>
          </w:tcPr>
          <w:p w14:paraId="07987A33"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9" w:type="dxa"/>
            <w:gridSpan w:val="2"/>
            <w:shd w:val="clear" w:color="auto" w:fill="FFFFFF"/>
          </w:tcPr>
          <w:p w14:paraId="7F94BA55" w14:textId="77777777" w:rsidR="007837A3" w:rsidRPr="000123FE" w:rsidRDefault="007837A3" w:rsidP="00C81F9B">
            <w:pPr>
              <w:jc w:val="center"/>
              <w:rPr>
                <w:rFonts w:eastAsia="Calibri" w:cs="Calibri"/>
                <w:b/>
                <w:color w:val="4D5154"/>
                <w:sz w:val="22"/>
              </w:rPr>
            </w:pPr>
            <w:r w:rsidRPr="00F26107">
              <w:rPr>
                <w:rFonts w:eastAsia="Calibri" w:cs="Calibri"/>
                <w:b/>
                <w:color w:val="4D5154"/>
                <w:szCs w:val="24"/>
              </w:rPr>
              <w:t>2</w:t>
            </w:r>
          </w:p>
        </w:tc>
      </w:tr>
      <w:tr w:rsidR="007837A3" w14:paraId="16B0E6F5" w14:textId="77777777" w:rsidTr="00C81F9B">
        <w:trPr>
          <w:trHeight w:val="284"/>
          <w:jc w:val="center"/>
        </w:trPr>
        <w:tc>
          <w:tcPr>
            <w:tcW w:w="2880" w:type="dxa"/>
            <w:shd w:val="clear" w:color="auto" w:fill="E6E7E8"/>
          </w:tcPr>
          <w:p w14:paraId="06C5F0D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9" w:type="dxa"/>
            <w:gridSpan w:val="2"/>
            <w:shd w:val="clear" w:color="auto" w:fill="E6E7E8"/>
          </w:tcPr>
          <w:p w14:paraId="72B4A1D2" w14:textId="77777777" w:rsidR="007837A3" w:rsidRPr="000123FE" w:rsidRDefault="007837A3" w:rsidP="00C81F9B">
            <w:pPr>
              <w:jc w:val="center"/>
              <w:rPr>
                <w:rFonts w:eastAsia="Calibri"/>
              </w:rPr>
            </w:pPr>
            <w:r>
              <w:rPr>
                <w:rFonts w:cstheme="minorHAnsi"/>
                <w:iCs/>
                <w:szCs w:val="24"/>
              </w:rPr>
              <w:t>Copy workflow</w:t>
            </w:r>
          </w:p>
        </w:tc>
      </w:tr>
      <w:tr w:rsidR="007837A3" w14:paraId="34B8199E" w14:textId="77777777" w:rsidTr="00C81F9B">
        <w:trPr>
          <w:trHeight w:val="284"/>
          <w:jc w:val="center"/>
        </w:trPr>
        <w:tc>
          <w:tcPr>
            <w:tcW w:w="2880" w:type="dxa"/>
            <w:shd w:val="clear" w:color="auto" w:fill="E6E7E8"/>
          </w:tcPr>
          <w:p w14:paraId="1B990D9D"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9" w:type="dxa"/>
            <w:gridSpan w:val="2"/>
            <w:shd w:val="clear" w:color="auto" w:fill="FFFFFF"/>
          </w:tcPr>
          <w:p w14:paraId="59ABF3E2"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1FB4067F" w14:textId="77777777" w:rsidTr="00C81F9B">
        <w:trPr>
          <w:trHeight w:val="284"/>
          <w:jc w:val="center"/>
        </w:trPr>
        <w:tc>
          <w:tcPr>
            <w:tcW w:w="2880" w:type="dxa"/>
            <w:shd w:val="clear" w:color="auto" w:fill="E6E7E8"/>
          </w:tcPr>
          <w:p w14:paraId="15BB872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9" w:type="dxa"/>
            <w:gridSpan w:val="2"/>
            <w:shd w:val="clear" w:color="auto" w:fill="FFFFFF"/>
          </w:tcPr>
          <w:p w14:paraId="563DE62C" w14:textId="77777777" w:rsidR="007837A3" w:rsidRPr="000123FE" w:rsidRDefault="007837A3" w:rsidP="00C81F9B">
            <w:pPr>
              <w:rPr>
                <w:rFonts w:eastAsia="Calibri"/>
              </w:rPr>
            </w:pPr>
            <w:r w:rsidRPr="000123FE">
              <w:rPr>
                <w:rFonts w:eastAsia="Calibri"/>
              </w:rPr>
              <w:t xml:space="preserve">This use case represents </w:t>
            </w:r>
            <w:r>
              <w:rPr>
                <w:rFonts w:eastAsia="Calibri"/>
              </w:rPr>
              <w:t>copying workflow template.</w:t>
            </w:r>
          </w:p>
        </w:tc>
      </w:tr>
      <w:tr w:rsidR="007837A3" w14:paraId="78FEF4C4" w14:textId="77777777" w:rsidTr="00C81F9B">
        <w:trPr>
          <w:trHeight w:val="284"/>
          <w:jc w:val="center"/>
        </w:trPr>
        <w:tc>
          <w:tcPr>
            <w:tcW w:w="2880" w:type="dxa"/>
            <w:shd w:val="clear" w:color="auto" w:fill="E6E7E8"/>
          </w:tcPr>
          <w:p w14:paraId="5869E7D0"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9" w:type="dxa"/>
            <w:gridSpan w:val="2"/>
            <w:shd w:val="clear" w:color="auto" w:fill="FFFFFF"/>
          </w:tcPr>
          <w:p w14:paraId="71EF00CF" w14:textId="77777777" w:rsidR="007837A3" w:rsidRPr="000123FE" w:rsidRDefault="007837A3" w:rsidP="00C81F9B">
            <w:pPr>
              <w:rPr>
                <w:color w:val="282660"/>
                <w:sz w:val="28"/>
                <w:szCs w:val="28"/>
              </w:rPr>
            </w:pPr>
            <w:r w:rsidRPr="000123FE">
              <w:rPr>
                <w:rFonts w:eastAsia="Calibri"/>
              </w:rPr>
              <w:t>User want</w:t>
            </w:r>
            <w:r>
              <w:rPr>
                <w:rFonts w:eastAsia="Calibri"/>
              </w:rPr>
              <w:t>s</w:t>
            </w:r>
            <w:r w:rsidRPr="000123FE">
              <w:rPr>
                <w:rFonts w:eastAsia="Calibri"/>
              </w:rPr>
              <w:t xml:space="preserve"> to</w:t>
            </w:r>
            <w:r>
              <w:rPr>
                <w:rFonts w:eastAsia="Calibri"/>
              </w:rPr>
              <w:t xml:space="preserve"> take a copy of workflow template to reuse it in TLIS after </w:t>
            </w:r>
            <w:commentRangeStart w:id="44"/>
            <w:commentRangeStart w:id="45"/>
            <w:r>
              <w:rPr>
                <w:rFonts w:eastAsia="Calibri"/>
              </w:rPr>
              <w:t>updating its properties.</w:t>
            </w:r>
            <w:commentRangeEnd w:id="44"/>
            <w:r>
              <w:rPr>
                <w:rStyle w:val="CommentReference"/>
                <w:rFonts w:asciiTheme="minorHAnsi" w:eastAsiaTheme="minorHAnsi" w:hAnsiTheme="minorHAnsi"/>
                <w:color w:val="auto"/>
              </w:rPr>
              <w:commentReference w:id="44"/>
            </w:r>
            <w:commentRangeEnd w:id="45"/>
            <w:r>
              <w:rPr>
                <w:rStyle w:val="CommentReference"/>
                <w:rFonts w:asciiTheme="minorHAnsi" w:eastAsiaTheme="minorHAnsi" w:hAnsiTheme="minorHAnsi"/>
                <w:color w:val="auto"/>
              </w:rPr>
              <w:commentReference w:id="45"/>
            </w:r>
          </w:p>
        </w:tc>
      </w:tr>
      <w:tr w:rsidR="007837A3" w14:paraId="49618B5C" w14:textId="77777777" w:rsidTr="00C81F9B">
        <w:trPr>
          <w:trHeight w:val="284"/>
          <w:jc w:val="center"/>
        </w:trPr>
        <w:tc>
          <w:tcPr>
            <w:tcW w:w="2880" w:type="dxa"/>
            <w:shd w:val="clear" w:color="auto" w:fill="E6E7E8"/>
          </w:tcPr>
          <w:p w14:paraId="6800EED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9" w:type="dxa"/>
            <w:gridSpan w:val="2"/>
            <w:shd w:val="clear" w:color="auto" w:fill="FFFFFF"/>
          </w:tcPr>
          <w:p w14:paraId="06D8E1F8" w14:textId="77777777" w:rsidR="007837A3" w:rsidRPr="000123FE" w:rsidRDefault="007837A3" w:rsidP="00C81F9B">
            <w:pPr>
              <w:rPr>
                <w:rFonts w:eastAsia="Calibri"/>
              </w:rPr>
            </w:pPr>
            <w:r w:rsidRPr="000123FE">
              <w:rPr>
                <w:rFonts w:eastAsia="Calibri"/>
              </w:rPr>
              <w:t>User has to have a permission</w:t>
            </w:r>
          </w:p>
        </w:tc>
      </w:tr>
      <w:tr w:rsidR="007837A3" w14:paraId="26A9B74B" w14:textId="77777777" w:rsidTr="00C81F9B">
        <w:trPr>
          <w:trHeight w:val="284"/>
          <w:jc w:val="center"/>
        </w:trPr>
        <w:tc>
          <w:tcPr>
            <w:tcW w:w="2880" w:type="dxa"/>
            <w:shd w:val="clear" w:color="auto" w:fill="E6E7E8"/>
          </w:tcPr>
          <w:p w14:paraId="3E2C1EF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9" w:type="dxa"/>
            <w:gridSpan w:val="2"/>
            <w:shd w:val="clear" w:color="auto" w:fill="FFFFFF"/>
          </w:tcPr>
          <w:p w14:paraId="3DACBBB4" w14:textId="77777777" w:rsidR="007837A3" w:rsidRPr="000123FE" w:rsidRDefault="007837A3" w:rsidP="00C81F9B">
            <w:pPr>
              <w:jc w:val="center"/>
              <w:rPr>
                <w:rFonts w:eastAsia="Calibri"/>
              </w:rPr>
            </w:pPr>
            <w:r w:rsidRPr="000123FE">
              <w:rPr>
                <w:rFonts w:eastAsia="Calibri"/>
              </w:rPr>
              <w:t>-</w:t>
            </w:r>
          </w:p>
        </w:tc>
      </w:tr>
      <w:tr w:rsidR="007837A3" w14:paraId="30576126" w14:textId="77777777" w:rsidTr="00C81F9B">
        <w:trPr>
          <w:trHeight w:val="284"/>
          <w:jc w:val="center"/>
        </w:trPr>
        <w:tc>
          <w:tcPr>
            <w:tcW w:w="2880" w:type="dxa"/>
            <w:shd w:val="clear" w:color="auto" w:fill="E6E7E8"/>
          </w:tcPr>
          <w:p w14:paraId="57E975FC"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9" w:type="dxa"/>
            <w:gridSpan w:val="2"/>
            <w:shd w:val="clear" w:color="auto" w:fill="FFFFFF"/>
          </w:tcPr>
          <w:p w14:paraId="3260382A" w14:textId="77777777" w:rsidR="007837A3" w:rsidRPr="000123FE" w:rsidRDefault="007837A3" w:rsidP="00C81F9B">
            <w:pPr>
              <w:rPr>
                <w:rFonts w:eastAsia="Calibri"/>
              </w:rPr>
            </w:pPr>
            <w:r w:rsidRPr="000123FE">
              <w:rPr>
                <w:rFonts w:eastAsia="Calibri"/>
              </w:rPr>
              <w:t>Admin, Permitted User</w:t>
            </w:r>
          </w:p>
        </w:tc>
      </w:tr>
      <w:tr w:rsidR="007837A3" w14:paraId="1B085976" w14:textId="77777777" w:rsidTr="00C81F9B">
        <w:trPr>
          <w:trHeight w:val="284"/>
          <w:jc w:val="center"/>
        </w:trPr>
        <w:tc>
          <w:tcPr>
            <w:tcW w:w="2880" w:type="dxa"/>
            <w:shd w:val="clear" w:color="auto" w:fill="E6E7E8"/>
          </w:tcPr>
          <w:p w14:paraId="2336C9F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9" w:type="dxa"/>
            <w:gridSpan w:val="2"/>
            <w:shd w:val="clear" w:color="auto" w:fill="FFFFFF"/>
          </w:tcPr>
          <w:p w14:paraId="07EFF14A" w14:textId="77777777" w:rsidR="007837A3" w:rsidRPr="000123FE" w:rsidRDefault="007837A3" w:rsidP="00C81F9B">
            <w:pPr>
              <w:rPr>
                <w:rFonts w:eastAsia="Calibri"/>
              </w:rPr>
            </w:pPr>
            <w:r w:rsidRPr="000123FE">
              <w:rPr>
                <w:rFonts w:eastAsia="Calibri"/>
              </w:rPr>
              <w:t>High</w:t>
            </w:r>
          </w:p>
        </w:tc>
      </w:tr>
      <w:tr w:rsidR="007837A3" w14:paraId="2BF3B68F" w14:textId="77777777" w:rsidTr="00C81F9B">
        <w:trPr>
          <w:trHeight w:val="284"/>
          <w:jc w:val="center"/>
        </w:trPr>
        <w:tc>
          <w:tcPr>
            <w:tcW w:w="2880" w:type="dxa"/>
            <w:vMerge w:val="restart"/>
            <w:shd w:val="clear" w:color="auto" w:fill="E6E7E8"/>
          </w:tcPr>
          <w:p w14:paraId="2A5CB27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4137A50C" w14:textId="77777777" w:rsidR="007837A3" w:rsidRPr="00E16AD2" w:rsidRDefault="007837A3" w:rsidP="00C81F9B">
            <w:pPr>
              <w:spacing w:line="240" w:lineRule="auto"/>
              <w:jc w:val="center"/>
              <w:rPr>
                <w:rFonts w:cstheme="minorHAnsi"/>
                <w:b/>
                <w:bCs/>
                <w:szCs w:val="24"/>
              </w:rPr>
            </w:pPr>
          </w:p>
        </w:tc>
        <w:tc>
          <w:tcPr>
            <w:tcW w:w="3235" w:type="dxa"/>
            <w:shd w:val="clear" w:color="auto" w:fill="E6E7E8"/>
          </w:tcPr>
          <w:p w14:paraId="0EC39614" w14:textId="77777777" w:rsidR="007837A3" w:rsidRDefault="007837A3" w:rsidP="00C81F9B">
            <w:pPr>
              <w:jc w:val="center"/>
            </w:pPr>
            <w:r>
              <w:rPr>
                <w:b/>
              </w:rPr>
              <w:t>Actor Action</w:t>
            </w:r>
          </w:p>
        </w:tc>
        <w:tc>
          <w:tcPr>
            <w:tcW w:w="3064" w:type="dxa"/>
            <w:shd w:val="clear" w:color="auto" w:fill="E6E7E8"/>
          </w:tcPr>
          <w:p w14:paraId="00613325" w14:textId="77777777" w:rsidR="007837A3" w:rsidRPr="00A05ED3" w:rsidRDefault="007837A3" w:rsidP="00C81F9B">
            <w:pPr>
              <w:jc w:val="center"/>
              <w:rPr>
                <w:b/>
                <w:bCs/>
              </w:rPr>
            </w:pPr>
            <w:r w:rsidRPr="00A05ED3">
              <w:rPr>
                <w:b/>
                <w:bCs/>
              </w:rPr>
              <w:t>System Response</w:t>
            </w:r>
          </w:p>
        </w:tc>
      </w:tr>
      <w:tr w:rsidR="007837A3" w14:paraId="3CD7C8C0" w14:textId="77777777" w:rsidTr="00C81F9B">
        <w:trPr>
          <w:trHeight w:val="1232"/>
          <w:jc w:val="center"/>
        </w:trPr>
        <w:tc>
          <w:tcPr>
            <w:tcW w:w="2880" w:type="dxa"/>
            <w:vMerge/>
            <w:shd w:val="clear" w:color="auto" w:fill="E6E7E8"/>
          </w:tcPr>
          <w:p w14:paraId="3FAF548E" w14:textId="77777777" w:rsidR="007837A3" w:rsidRDefault="007837A3" w:rsidP="00C81F9B">
            <w:pPr>
              <w:widowControl w:val="0"/>
              <w:pBdr>
                <w:top w:val="nil"/>
                <w:left w:val="nil"/>
                <w:bottom w:val="nil"/>
                <w:right w:val="nil"/>
                <w:between w:val="nil"/>
              </w:pBdr>
            </w:pPr>
          </w:p>
        </w:tc>
        <w:tc>
          <w:tcPr>
            <w:tcW w:w="3235" w:type="dxa"/>
            <w:shd w:val="clear" w:color="auto" w:fill="FFFFFF"/>
          </w:tcPr>
          <w:p w14:paraId="444BB430" w14:textId="77777777" w:rsidR="007837A3" w:rsidRDefault="007837A3" w:rsidP="00C81F9B">
            <w:pPr>
              <w:rPr>
                <w:rFonts w:eastAsia="Calibri"/>
              </w:rPr>
            </w:pPr>
            <w:r>
              <w:rPr>
                <w:rFonts w:eastAsia="Calibri"/>
                <w:b/>
                <w:bCs/>
              </w:rPr>
              <w:t>Step1</w:t>
            </w:r>
            <w:r w:rsidRPr="000667E2">
              <w:rPr>
                <w:rFonts w:eastAsia="Calibri"/>
                <w:b/>
                <w:bCs/>
              </w:rPr>
              <w:t>:</w:t>
            </w:r>
            <w:r>
              <w:rPr>
                <w:rFonts w:eastAsia="Calibri"/>
              </w:rPr>
              <w:t xml:space="preserve"> user will click on copy button;</w:t>
            </w:r>
          </w:p>
          <w:p w14:paraId="274C5ECB" w14:textId="77777777" w:rsidR="007837A3" w:rsidRDefault="007837A3" w:rsidP="00C81F9B">
            <w:pPr>
              <w:rPr>
                <w:rFonts w:eastAsia="Calibri"/>
              </w:rPr>
            </w:pPr>
          </w:p>
          <w:p w14:paraId="37DD64EB" w14:textId="77777777" w:rsidR="007837A3" w:rsidRDefault="007837A3" w:rsidP="00C81F9B">
            <w:pPr>
              <w:rPr>
                <w:rFonts w:eastAsia="Calibri"/>
              </w:rPr>
            </w:pPr>
          </w:p>
          <w:p w14:paraId="437556AD" w14:textId="77777777" w:rsidR="007837A3" w:rsidRPr="00747CEE" w:rsidRDefault="007837A3" w:rsidP="00C81F9B">
            <w:pPr>
              <w:rPr>
                <w:rFonts w:eastAsia="Calibri"/>
              </w:rPr>
            </w:pPr>
          </w:p>
          <w:p w14:paraId="078AF362" w14:textId="77777777" w:rsidR="007837A3" w:rsidRDefault="007837A3" w:rsidP="00C81F9B">
            <w:pPr>
              <w:rPr>
                <w:rFonts w:cstheme="minorHAnsi"/>
                <w:iCs/>
                <w:szCs w:val="24"/>
              </w:rPr>
            </w:pPr>
            <w:r w:rsidRPr="00FB3896">
              <w:rPr>
                <w:b/>
                <w:bCs/>
              </w:rPr>
              <w:t>Step</w:t>
            </w:r>
            <w:r>
              <w:rPr>
                <w:b/>
                <w:bCs/>
              </w:rPr>
              <w:t>3</w:t>
            </w:r>
            <w:r w:rsidRPr="00FB3896">
              <w:rPr>
                <w:b/>
                <w:bCs/>
              </w:rPr>
              <w:t xml:space="preserve">: </w:t>
            </w:r>
            <w:r>
              <w:rPr>
                <w:rFonts w:cstheme="minorHAnsi"/>
                <w:iCs/>
                <w:szCs w:val="24"/>
              </w:rPr>
              <w:t>user</w:t>
            </w:r>
            <w:r w:rsidRPr="00F907F5">
              <w:rPr>
                <w:rFonts w:cstheme="minorHAnsi"/>
                <w:iCs/>
                <w:szCs w:val="24"/>
              </w:rPr>
              <w:t xml:space="preserve"> </w:t>
            </w:r>
            <w:r>
              <w:rPr>
                <w:rFonts w:cstheme="minorHAnsi"/>
                <w:iCs/>
                <w:szCs w:val="24"/>
              </w:rPr>
              <w:t>will insert workflow name and click on “Save” button;</w:t>
            </w:r>
          </w:p>
          <w:p w14:paraId="78A7A37B" w14:textId="77777777" w:rsidR="007837A3" w:rsidRPr="00CA3C8B" w:rsidRDefault="007837A3" w:rsidP="00C81F9B">
            <w:pPr>
              <w:rPr>
                <w:rFonts w:eastAsia="Calibri"/>
              </w:rPr>
            </w:pPr>
          </w:p>
        </w:tc>
        <w:tc>
          <w:tcPr>
            <w:tcW w:w="3064" w:type="dxa"/>
            <w:shd w:val="clear" w:color="auto" w:fill="FFFFFF"/>
          </w:tcPr>
          <w:p w14:paraId="52379E51" w14:textId="77777777" w:rsidR="007837A3" w:rsidRDefault="007837A3" w:rsidP="00C81F9B">
            <w:pPr>
              <w:rPr>
                <w:b/>
                <w:bCs/>
              </w:rPr>
            </w:pPr>
          </w:p>
          <w:p w14:paraId="3AC17459" w14:textId="77777777" w:rsidR="007837A3" w:rsidRDefault="007837A3" w:rsidP="00C81F9B">
            <w:pPr>
              <w:rPr>
                <w:b/>
                <w:bCs/>
              </w:rPr>
            </w:pPr>
          </w:p>
          <w:p w14:paraId="2A995BE4" w14:textId="77777777" w:rsidR="007837A3" w:rsidRDefault="007837A3" w:rsidP="00C81F9B">
            <w:pPr>
              <w:rPr>
                <w:rFonts w:cstheme="minorHAnsi"/>
                <w:iCs/>
                <w:szCs w:val="24"/>
              </w:rPr>
            </w:pPr>
            <w:r w:rsidRPr="00736BA6">
              <w:rPr>
                <w:b/>
                <w:bCs/>
              </w:rPr>
              <w:t xml:space="preserve">Step </w:t>
            </w:r>
            <w:r>
              <w:rPr>
                <w:b/>
                <w:bCs/>
              </w:rPr>
              <w:t>2</w:t>
            </w:r>
            <w:r w:rsidRPr="00F15C78">
              <w:rPr>
                <w:rFonts w:cstheme="minorHAnsi"/>
                <w:iCs/>
                <w:szCs w:val="24"/>
              </w:rPr>
              <w:t>:</w:t>
            </w:r>
            <w:r w:rsidRPr="00745F10">
              <w:rPr>
                <w:rFonts w:cstheme="minorHAnsi"/>
                <w:iCs/>
                <w:szCs w:val="24"/>
              </w:rPr>
              <w:t xml:space="preserve"> </w:t>
            </w:r>
            <w:r w:rsidRPr="00F43CCD">
              <w:rPr>
                <w:rFonts w:cstheme="minorHAnsi"/>
                <w:iCs/>
                <w:szCs w:val="24"/>
              </w:rPr>
              <w:t>system will display</w:t>
            </w:r>
            <w:r>
              <w:rPr>
                <w:rFonts w:cstheme="minorHAnsi"/>
                <w:iCs/>
                <w:szCs w:val="24"/>
              </w:rPr>
              <w:t xml:space="preserve"> a dialog contain input text to insert new workflow name;</w:t>
            </w:r>
          </w:p>
          <w:p w14:paraId="58670056" w14:textId="77777777" w:rsidR="007837A3" w:rsidRDefault="007837A3" w:rsidP="00C81F9B">
            <w:pPr>
              <w:rPr>
                <w:rFonts w:cstheme="minorHAnsi"/>
                <w:iCs/>
                <w:szCs w:val="24"/>
              </w:rPr>
            </w:pPr>
          </w:p>
          <w:p w14:paraId="0284BA2A" w14:textId="77777777" w:rsidR="007837A3" w:rsidRDefault="007837A3" w:rsidP="00C81F9B">
            <w:pPr>
              <w:rPr>
                <w:rFonts w:cstheme="minorHAnsi"/>
                <w:iCs/>
                <w:szCs w:val="24"/>
              </w:rPr>
            </w:pPr>
          </w:p>
          <w:p w14:paraId="38E68558" w14:textId="77777777" w:rsidR="007837A3" w:rsidRDefault="007837A3" w:rsidP="00C81F9B">
            <w:pPr>
              <w:rPr>
                <w:rFonts w:cstheme="minorHAnsi"/>
                <w:iCs/>
                <w:szCs w:val="24"/>
              </w:rPr>
            </w:pPr>
          </w:p>
          <w:p w14:paraId="7E9661A0" w14:textId="77777777" w:rsidR="007837A3" w:rsidRDefault="007837A3" w:rsidP="00C81F9B">
            <w:pPr>
              <w:rPr>
                <w:rFonts w:cstheme="minorHAnsi"/>
                <w:iCs/>
                <w:szCs w:val="24"/>
              </w:rPr>
            </w:pPr>
          </w:p>
          <w:p w14:paraId="6A2C341A" w14:textId="77777777" w:rsidR="007837A3" w:rsidRPr="006E48F1" w:rsidRDefault="007837A3" w:rsidP="00C81F9B">
            <w:pPr>
              <w:rPr>
                <w:rFonts w:eastAsia="Calibri"/>
              </w:rPr>
            </w:pPr>
            <w:r w:rsidRPr="00D212B2">
              <w:rPr>
                <w:rFonts w:cstheme="minorHAnsi"/>
                <w:b/>
                <w:bCs/>
                <w:iCs/>
                <w:szCs w:val="24"/>
              </w:rPr>
              <w:t>Step</w:t>
            </w:r>
            <w:r>
              <w:rPr>
                <w:rFonts w:cstheme="minorHAnsi"/>
                <w:b/>
                <w:bCs/>
                <w:iCs/>
                <w:szCs w:val="24"/>
              </w:rPr>
              <w:t xml:space="preserve"> 4</w:t>
            </w:r>
            <w:r>
              <w:rPr>
                <w:rFonts w:cstheme="minorHAnsi"/>
                <w:iCs/>
                <w:szCs w:val="24"/>
              </w:rPr>
              <w:t xml:space="preserve">: </w:t>
            </w:r>
            <w:r>
              <w:rPr>
                <w:rFonts w:eastAsia="Calibri"/>
              </w:rPr>
              <w:t>system will close the dialog and add new workflow to TLIS.</w:t>
            </w:r>
          </w:p>
        </w:tc>
      </w:tr>
      <w:tr w:rsidR="007837A3" w14:paraId="702C1968" w14:textId="77777777" w:rsidTr="00C81F9B">
        <w:trPr>
          <w:trHeight w:val="284"/>
          <w:jc w:val="center"/>
        </w:trPr>
        <w:tc>
          <w:tcPr>
            <w:tcW w:w="2880" w:type="dxa"/>
            <w:shd w:val="clear" w:color="auto" w:fill="E6E7E8"/>
          </w:tcPr>
          <w:p w14:paraId="3D3D388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9" w:type="dxa"/>
            <w:gridSpan w:val="2"/>
            <w:shd w:val="clear" w:color="auto" w:fill="FFFFFF"/>
          </w:tcPr>
          <w:p w14:paraId="70AE7785" w14:textId="77777777" w:rsidR="007837A3" w:rsidRDefault="007837A3" w:rsidP="00C81F9B">
            <w:pPr>
              <w:jc w:val="center"/>
              <w:rPr>
                <w:rFonts w:eastAsia="Calibri"/>
              </w:rPr>
            </w:pPr>
            <w:r>
              <w:rPr>
                <w:rFonts w:eastAsia="Calibri"/>
              </w:rPr>
              <w:t>-</w:t>
            </w:r>
          </w:p>
        </w:tc>
      </w:tr>
      <w:tr w:rsidR="007837A3" w14:paraId="37047779" w14:textId="77777777" w:rsidTr="00C81F9B">
        <w:trPr>
          <w:trHeight w:val="368"/>
          <w:jc w:val="center"/>
        </w:trPr>
        <w:tc>
          <w:tcPr>
            <w:tcW w:w="2880" w:type="dxa"/>
            <w:shd w:val="clear" w:color="auto" w:fill="E6E7E8"/>
          </w:tcPr>
          <w:p w14:paraId="66D7A0CB"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9" w:type="dxa"/>
            <w:gridSpan w:val="2"/>
          </w:tcPr>
          <w:p w14:paraId="794068E1" w14:textId="77777777" w:rsidR="007837A3" w:rsidRPr="00B912ED" w:rsidRDefault="007837A3" w:rsidP="00C81F9B">
            <w:pPr>
              <w:spacing w:line="240" w:lineRule="auto"/>
              <w:rPr>
                <w:rFonts w:cstheme="minorHAnsi"/>
                <w:iCs/>
                <w:szCs w:val="24"/>
              </w:rPr>
            </w:pPr>
            <w:r w:rsidRPr="00B912ED">
              <w:rPr>
                <w:rFonts w:cstheme="minorHAnsi"/>
                <w:iCs/>
                <w:szCs w:val="24"/>
              </w:rPr>
              <w:t>Copied workflow template will be displayed in the view table.</w:t>
            </w:r>
          </w:p>
        </w:tc>
      </w:tr>
      <w:tr w:rsidR="007837A3" w14:paraId="14B8702E" w14:textId="77777777" w:rsidTr="00C81F9B">
        <w:trPr>
          <w:trHeight w:val="426"/>
          <w:jc w:val="center"/>
        </w:trPr>
        <w:tc>
          <w:tcPr>
            <w:tcW w:w="2880" w:type="dxa"/>
            <w:shd w:val="clear" w:color="auto" w:fill="E6E7E8"/>
          </w:tcPr>
          <w:p w14:paraId="416840FD" w14:textId="77777777" w:rsidR="007837A3" w:rsidRPr="00B66D12" w:rsidRDefault="007837A3" w:rsidP="00C81F9B">
            <w:pPr>
              <w:spacing w:line="240" w:lineRule="auto"/>
              <w:jc w:val="center"/>
              <w:rPr>
                <w:rFonts w:cstheme="minorHAnsi"/>
                <w:b/>
                <w:bCs/>
                <w:iCs/>
                <w:szCs w:val="24"/>
              </w:rPr>
            </w:pPr>
            <w:r w:rsidRPr="00B66D12">
              <w:rPr>
                <w:rFonts w:cstheme="minorHAnsi"/>
                <w:b/>
                <w:bCs/>
                <w:iCs/>
                <w:szCs w:val="24"/>
              </w:rPr>
              <w:t>Business Rule:</w:t>
            </w:r>
          </w:p>
        </w:tc>
        <w:tc>
          <w:tcPr>
            <w:tcW w:w="6299" w:type="dxa"/>
            <w:gridSpan w:val="2"/>
          </w:tcPr>
          <w:p w14:paraId="5791F031" w14:textId="77777777" w:rsidR="007837A3" w:rsidRPr="00B912ED" w:rsidRDefault="007837A3" w:rsidP="00C81F9B">
            <w:pPr>
              <w:spacing w:line="240" w:lineRule="auto"/>
              <w:rPr>
                <w:rFonts w:cstheme="minorHAnsi"/>
                <w:iCs/>
                <w:szCs w:val="24"/>
              </w:rPr>
            </w:pPr>
            <w:r w:rsidRPr="00B912ED">
              <w:rPr>
                <w:rFonts w:cstheme="minorHAnsi"/>
                <w:iCs/>
                <w:szCs w:val="24"/>
              </w:rPr>
              <w:t>Workflow name must be unique.</w:t>
            </w:r>
          </w:p>
        </w:tc>
      </w:tr>
    </w:tbl>
    <w:p w14:paraId="02B4492A" w14:textId="77777777" w:rsidR="007837A3" w:rsidRDefault="007837A3" w:rsidP="007837A3"/>
    <w:p w14:paraId="5967896D" w14:textId="77777777" w:rsidR="007837A3" w:rsidRDefault="007837A3" w:rsidP="007837A3">
      <w:pPr>
        <w:pStyle w:val="Heading6"/>
        <w:numPr>
          <w:ilvl w:val="0"/>
          <w:numId w:val="3"/>
        </w:numPr>
        <w:rPr>
          <w:rFonts w:cstheme="minorHAnsi"/>
          <w:iCs/>
          <w:szCs w:val="24"/>
        </w:rPr>
      </w:pPr>
      <w:r>
        <w:rPr>
          <w:rFonts w:cstheme="minorHAnsi"/>
          <w:iCs/>
          <w:szCs w:val="24"/>
        </w:rPr>
        <w:t>Add Action to Workflow Use Case</w:t>
      </w:r>
    </w:p>
    <w:p w14:paraId="74100B24" w14:textId="77777777" w:rsidR="007837A3" w:rsidRPr="00E97FD8" w:rsidRDefault="007837A3" w:rsidP="007837A3"/>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605"/>
        <w:gridCol w:w="3510"/>
        <w:gridCol w:w="3064"/>
      </w:tblGrid>
      <w:tr w:rsidR="007837A3" w14:paraId="6F886BA8" w14:textId="77777777" w:rsidTr="00C81F9B">
        <w:trPr>
          <w:trHeight w:val="329"/>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26884E2E" w14:textId="77777777" w:rsidR="007837A3" w:rsidRDefault="007837A3" w:rsidP="00C81F9B">
            <w:pPr>
              <w:spacing w:line="240" w:lineRule="auto"/>
              <w:jc w:val="center"/>
              <w:rPr>
                <w:rFonts w:cstheme="minorHAnsi"/>
                <w:b/>
                <w:bCs/>
                <w:szCs w:val="24"/>
              </w:rPr>
            </w:pPr>
            <w:r>
              <w:rPr>
                <w:rFonts w:cstheme="minorHAnsi"/>
                <w:b/>
                <w:bCs/>
                <w:szCs w:val="24"/>
              </w:rPr>
              <w:t>ID</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62BF5FA" w14:textId="77777777" w:rsidR="007837A3" w:rsidRDefault="007837A3" w:rsidP="00C81F9B">
            <w:pPr>
              <w:jc w:val="center"/>
              <w:rPr>
                <w:rFonts w:eastAsia="Calibri" w:cs="Calibri"/>
                <w:b/>
                <w:color w:val="4D5154"/>
                <w:sz w:val="22"/>
              </w:rPr>
            </w:pPr>
            <w:r w:rsidRPr="00F26107">
              <w:rPr>
                <w:rFonts w:eastAsia="Calibri" w:cs="Calibri"/>
                <w:b/>
                <w:color w:val="4D5154"/>
                <w:szCs w:val="24"/>
              </w:rPr>
              <w:t>3</w:t>
            </w:r>
          </w:p>
        </w:tc>
      </w:tr>
      <w:tr w:rsidR="007837A3" w14:paraId="36617222"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5F970530" w14:textId="77777777" w:rsidR="007837A3" w:rsidRDefault="007837A3" w:rsidP="00C81F9B">
            <w:pPr>
              <w:spacing w:line="240" w:lineRule="auto"/>
              <w:jc w:val="center"/>
              <w:rPr>
                <w:rFonts w:cstheme="minorHAnsi"/>
                <w:b/>
                <w:bCs/>
                <w:szCs w:val="24"/>
              </w:rPr>
            </w:pPr>
            <w:r>
              <w:rPr>
                <w:rFonts w:cstheme="minorHAnsi"/>
                <w:b/>
                <w:bCs/>
                <w:szCs w:val="24"/>
              </w:rPr>
              <w:t>Name</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3FAEF7B3" w14:textId="77777777" w:rsidR="007837A3" w:rsidRDefault="007837A3" w:rsidP="00C81F9B">
            <w:pPr>
              <w:jc w:val="center"/>
              <w:rPr>
                <w:rFonts w:eastAsia="Calibri"/>
              </w:rPr>
            </w:pPr>
            <w:r>
              <w:rPr>
                <w:rFonts w:cstheme="minorHAnsi"/>
                <w:iCs/>
                <w:szCs w:val="24"/>
              </w:rPr>
              <w:t>Add Action to Workflow</w:t>
            </w:r>
          </w:p>
        </w:tc>
      </w:tr>
      <w:tr w:rsidR="007837A3" w14:paraId="470A9EB7"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53644F9A" w14:textId="77777777" w:rsidR="007837A3" w:rsidRDefault="007837A3" w:rsidP="00C81F9B">
            <w:pPr>
              <w:spacing w:line="240" w:lineRule="auto"/>
              <w:jc w:val="center"/>
              <w:rPr>
                <w:rFonts w:cstheme="minorHAnsi"/>
                <w:b/>
                <w:bCs/>
                <w:szCs w:val="24"/>
              </w:rPr>
            </w:pPr>
            <w:r>
              <w:rPr>
                <w:rFonts w:cstheme="minorHAnsi"/>
                <w:b/>
                <w:bCs/>
                <w:szCs w:val="24"/>
              </w:rPr>
              <w:t>Version Date</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A4EAB33" w14:textId="77777777" w:rsidR="007837A3" w:rsidRDefault="007837A3" w:rsidP="00C81F9B">
            <w:pPr>
              <w:jc w:val="center"/>
              <w:rPr>
                <w:rFonts w:eastAsia="Calibri"/>
              </w:rPr>
            </w:pPr>
            <w:r>
              <w:rPr>
                <w:rFonts w:eastAsia="Calibri"/>
              </w:rPr>
              <w:t>26/12/2021</w:t>
            </w:r>
          </w:p>
        </w:tc>
      </w:tr>
      <w:tr w:rsidR="007837A3" w14:paraId="5C2B6229"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7D77AE7D" w14:textId="77777777" w:rsidR="007837A3" w:rsidRDefault="007837A3" w:rsidP="00C81F9B">
            <w:pPr>
              <w:spacing w:line="240" w:lineRule="auto"/>
              <w:jc w:val="center"/>
              <w:rPr>
                <w:rFonts w:cstheme="minorHAnsi"/>
                <w:b/>
                <w:bCs/>
                <w:szCs w:val="24"/>
              </w:rPr>
            </w:pPr>
            <w:r>
              <w:rPr>
                <w:rFonts w:cstheme="minorHAnsi"/>
                <w:b/>
                <w:bCs/>
                <w:szCs w:val="24"/>
              </w:rPr>
              <w:t>Brief Description:</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36DF3B5" w14:textId="77777777" w:rsidR="007837A3" w:rsidRDefault="007837A3" w:rsidP="00C81F9B">
            <w:pPr>
              <w:jc w:val="both"/>
              <w:rPr>
                <w:rFonts w:eastAsia="Calibri"/>
              </w:rPr>
            </w:pPr>
            <w:r>
              <w:rPr>
                <w:rFonts w:eastAsia="Calibri"/>
              </w:rPr>
              <w:t>This use case represents adding action to workflow template.</w:t>
            </w:r>
          </w:p>
        </w:tc>
      </w:tr>
      <w:tr w:rsidR="007837A3" w14:paraId="7E97034C"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07619F08" w14:textId="77777777" w:rsidR="007837A3" w:rsidRDefault="007837A3" w:rsidP="00C81F9B">
            <w:pPr>
              <w:spacing w:line="240" w:lineRule="auto"/>
              <w:jc w:val="center"/>
              <w:rPr>
                <w:rFonts w:cstheme="minorHAnsi"/>
                <w:b/>
                <w:bCs/>
                <w:szCs w:val="24"/>
              </w:rPr>
            </w:pPr>
            <w:r>
              <w:rPr>
                <w:rFonts w:cstheme="minorHAnsi"/>
                <w:b/>
                <w:bCs/>
                <w:szCs w:val="24"/>
              </w:rPr>
              <w:t>Business [System] Trigger:</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71EAB1B" w14:textId="77777777" w:rsidR="007837A3" w:rsidRDefault="007837A3" w:rsidP="00C81F9B">
            <w:pPr>
              <w:jc w:val="both"/>
              <w:rPr>
                <w:color w:val="282660"/>
                <w:sz w:val="28"/>
                <w:szCs w:val="28"/>
              </w:rPr>
            </w:pPr>
            <w:r>
              <w:rPr>
                <w:rFonts w:eastAsia="Calibri"/>
              </w:rPr>
              <w:t>User want to add action while creating workflow template or editing unused one.</w:t>
            </w:r>
          </w:p>
        </w:tc>
      </w:tr>
      <w:tr w:rsidR="007837A3" w14:paraId="3CEED695" w14:textId="77777777" w:rsidTr="00C81F9B">
        <w:trPr>
          <w:trHeight w:val="719"/>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0266684F" w14:textId="77777777" w:rsidR="007837A3" w:rsidRDefault="007837A3" w:rsidP="00C81F9B">
            <w:pPr>
              <w:spacing w:line="240" w:lineRule="auto"/>
              <w:jc w:val="center"/>
              <w:rPr>
                <w:rFonts w:cstheme="minorHAnsi"/>
                <w:b/>
                <w:bCs/>
                <w:szCs w:val="24"/>
              </w:rPr>
            </w:pPr>
            <w:r>
              <w:rPr>
                <w:rFonts w:cstheme="minorHAnsi"/>
                <w:b/>
                <w:bCs/>
                <w:szCs w:val="24"/>
              </w:rPr>
              <w:t>Preconditions:</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DBC4F2E" w14:textId="77777777" w:rsidR="007837A3" w:rsidRPr="00C326AB"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sidRPr="00C326AB">
              <w:rPr>
                <w:rFonts w:ascii="Calibri" w:eastAsiaTheme="minorEastAsia" w:hAnsi="Calibri" w:cstheme="minorHAnsi"/>
                <w:iCs/>
                <w:color w:val="4D5154" w:themeColor="text1" w:themeTint="BF"/>
                <w:sz w:val="24"/>
                <w:szCs w:val="24"/>
              </w:rPr>
              <w:t>User has to have a permission</w:t>
            </w:r>
            <w:r>
              <w:rPr>
                <w:rFonts w:ascii="Calibri" w:eastAsiaTheme="minorEastAsia" w:hAnsi="Calibri" w:cstheme="minorHAnsi"/>
                <w:iCs/>
                <w:color w:val="4D5154" w:themeColor="text1" w:themeTint="BF"/>
                <w:sz w:val="24"/>
                <w:szCs w:val="24"/>
              </w:rPr>
              <w:t>.</w:t>
            </w:r>
          </w:p>
          <w:p w14:paraId="2C365F32" w14:textId="77777777" w:rsidR="007837A3" w:rsidRDefault="007837A3" w:rsidP="00C81F9B">
            <w:pPr>
              <w:pStyle w:val="ListParagraph"/>
              <w:numPr>
                <w:ilvl w:val="0"/>
                <w:numId w:val="11"/>
              </w:numPr>
              <w:bidi w:val="0"/>
              <w:rPr>
                <w:rFonts w:eastAsia="Calibri"/>
              </w:rPr>
            </w:pPr>
            <w:r w:rsidRPr="00CD73A3">
              <w:rPr>
                <w:rFonts w:ascii="Calibri" w:eastAsiaTheme="minorEastAsia" w:hAnsi="Calibri" w:cstheme="minorHAnsi"/>
                <w:iCs/>
                <w:color w:val="4D5154" w:themeColor="text1" w:themeTint="BF"/>
                <w:sz w:val="24"/>
                <w:szCs w:val="24"/>
              </w:rPr>
              <w:t>E</w:t>
            </w:r>
            <w:r>
              <w:rPr>
                <w:rFonts w:ascii="Calibri" w:eastAsiaTheme="minorEastAsia" w:hAnsi="Calibri" w:cstheme="minorHAnsi"/>
                <w:iCs/>
                <w:color w:val="4D5154" w:themeColor="text1" w:themeTint="BF"/>
                <w:sz w:val="24"/>
                <w:szCs w:val="24"/>
              </w:rPr>
              <w:t>dited workflow must be un</w:t>
            </w:r>
            <w:r w:rsidRPr="00CD73A3">
              <w:rPr>
                <w:rFonts w:ascii="Calibri" w:eastAsiaTheme="minorEastAsia" w:hAnsi="Calibri" w:cstheme="minorHAnsi"/>
                <w:iCs/>
                <w:color w:val="4D5154" w:themeColor="text1" w:themeTint="BF"/>
                <w:sz w:val="24"/>
                <w:szCs w:val="24"/>
              </w:rPr>
              <w:t>used</w:t>
            </w:r>
            <w:r>
              <w:rPr>
                <w:rFonts w:ascii="Calibri" w:eastAsiaTheme="minorEastAsia" w:hAnsi="Calibri" w:cstheme="minorHAnsi"/>
                <w:iCs/>
                <w:color w:val="4D5154" w:themeColor="text1" w:themeTint="BF"/>
                <w:sz w:val="24"/>
                <w:szCs w:val="24"/>
              </w:rPr>
              <w:t xml:space="preserve"> in TLIS</w:t>
            </w:r>
            <w:r w:rsidRPr="00CD73A3">
              <w:rPr>
                <w:rFonts w:ascii="Calibri" w:eastAsiaTheme="minorEastAsia" w:hAnsi="Calibri" w:cstheme="minorHAnsi"/>
                <w:iCs/>
                <w:color w:val="4D5154" w:themeColor="text1" w:themeTint="BF"/>
                <w:sz w:val="24"/>
                <w:szCs w:val="24"/>
              </w:rPr>
              <w:t>.</w:t>
            </w:r>
          </w:p>
        </w:tc>
      </w:tr>
      <w:tr w:rsidR="007837A3" w14:paraId="6D2CCEA7"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31AAEEAB" w14:textId="77777777" w:rsidR="007837A3" w:rsidRDefault="007837A3" w:rsidP="00C81F9B">
            <w:pPr>
              <w:spacing w:line="240" w:lineRule="auto"/>
              <w:jc w:val="center"/>
              <w:rPr>
                <w:rFonts w:cstheme="minorHAnsi"/>
                <w:b/>
                <w:bCs/>
                <w:szCs w:val="24"/>
              </w:rPr>
            </w:pPr>
            <w:r>
              <w:rPr>
                <w:rFonts w:cstheme="minorHAnsi"/>
                <w:b/>
                <w:bCs/>
                <w:szCs w:val="24"/>
              </w:rPr>
              <w:t>Assumptions:</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592D61D" w14:textId="77777777" w:rsidR="007837A3" w:rsidRDefault="007837A3" w:rsidP="00C81F9B">
            <w:pPr>
              <w:jc w:val="center"/>
              <w:rPr>
                <w:rFonts w:eastAsia="Calibri"/>
              </w:rPr>
            </w:pPr>
            <w:r>
              <w:rPr>
                <w:rFonts w:eastAsia="Calibri"/>
              </w:rPr>
              <w:t>-</w:t>
            </w:r>
          </w:p>
        </w:tc>
      </w:tr>
      <w:tr w:rsidR="007837A3" w14:paraId="66D3F24E"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6B00DEBE" w14:textId="77777777" w:rsidR="007837A3" w:rsidRDefault="007837A3" w:rsidP="00C81F9B">
            <w:pPr>
              <w:spacing w:line="240" w:lineRule="auto"/>
              <w:jc w:val="center"/>
              <w:rPr>
                <w:rFonts w:cstheme="minorHAnsi"/>
                <w:b/>
                <w:bCs/>
                <w:szCs w:val="24"/>
              </w:rPr>
            </w:pPr>
            <w:r>
              <w:rPr>
                <w:rFonts w:cstheme="minorHAnsi"/>
                <w:b/>
                <w:bCs/>
                <w:szCs w:val="24"/>
              </w:rPr>
              <w:t>Actor(s):</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B6E0574" w14:textId="77777777" w:rsidR="007837A3" w:rsidRDefault="007837A3" w:rsidP="00C81F9B">
            <w:pPr>
              <w:rPr>
                <w:rFonts w:eastAsia="Calibri"/>
              </w:rPr>
            </w:pPr>
            <w:r>
              <w:rPr>
                <w:rFonts w:eastAsia="Calibri"/>
              </w:rPr>
              <w:t>Admin, Permitted User</w:t>
            </w:r>
          </w:p>
        </w:tc>
      </w:tr>
      <w:tr w:rsidR="007837A3" w14:paraId="63370C64"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6C0378E5" w14:textId="77777777" w:rsidR="007837A3" w:rsidRDefault="007837A3" w:rsidP="00C81F9B">
            <w:pPr>
              <w:spacing w:line="240" w:lineRule="auto"/>
              <w:jc w:val="center"/>
              <w:rPr>
                <w:rFonts w:cstheme="minorHAnsi"/>
                <w:b/>
                <w:bCs/>
                <w:szCs w:val="24"/>
              </w:rPr>
            </w:pPr>
            <w:r>
              <w:rPr>
                <w:rFonts w:cstheme="minorHAnsi"/>
                <w:b/>
                <w:bCs/>
                <w:szCs w:val="24"/>
              </w:rPr>
              <w:t>Priority:</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C41CBDF" w14:textId="77777777" w:rsidR="007837A3" w:rsidRDefault="007837A3" w:rsidP="00C81F9B">
            <w:pPr>
              <w:rPr>
                <w:rFonts w:eastAsia="Calibri"/>
              </w:rPr>
            </w:pPr>
            <w:r>
              <w:rPr>
                <w:rFonts w:eastAsia="Calibri"/>
              </w:rPr>
              <w:t>High</w:t>
            </w:r>
          </w:p>
        </w:tc>
      </w:tr>
      <w:tr w:rsidR="007837A3" w14:paraId="53FA1D56" w14:textId="77777777" w:rsidTr="00C81F9B">
        <w:trPr>
          <w:trHeight w:val="284"/>
          <w:jc w:val="center"/>
        </w:trPr>
        <w:tc>
          <w:tcPr>
            <w:tcW w:w="2605"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51E34520" w14:textId="77777777" w:rsidR="007837A3" w:rsidRDefault="007837A3" w:rsidP="00C81F9B">
            <w:pPr>
              <w:spacing w:line="240" w:lineRule="auto"/>
              <w:jc w:val="center"/>
              <w:rPr>
                <w:rFonts w:cstheme="minorHAnsi"/>
                <w:b/>
                <w:bCs/>
                <w:szCs w:val="24"/>
              </w:rPr>
            </w:pPr>
            <w:r>
              <w:rPr>
                <w:rFonts w:cstheme="minorHAnsi"/>
                <w:b/>
                <w:bCs/>
                <w:szCs w:val="24"/>
              </w:rPr>
              <w:t>Basic Flow:</w:t>
            </w:r>
          </w:p>
          <w:p w14:paraId="16DFAC94" w14:textId="77777777" w:rsidR="007837A3" w:rsidRDefault="007837A3" w:rsidP="00C81F9B">
            <w:pPr>
              <w:spacing w:line="240" w:lineRule="auto"/>
              <w:jc w:val="center"/>
              <w:rPr>
                <w:rFonts w:cstheme="minorHAnsi"/>
                <w:b/>
                <w:bCs/>
                <w:szCs w:val="24"/>
              </w:rPr>
            </w:pPr>
          </w:p>
          <w:p w14:paraId="1DEC55FA" w14:textId="77777777" w:rsidR="007837A3" w:rsidRDefault="007837A3" w:rsidP="00C81F9B">
            <w:pPr>
              <w:spacing w:line="240" w:lineRule="auto"/>
              <w:jc w:val="center"/>
              <w:rPr>
                <w:rFonts w:cstheme="minorHAnsi"/>
                <w:b/>
                <w:bCs/>
                <w:szCs w:val="24"/>
              </w:rPr>
            </w:pPr>
          </w:p>
          <w:p w14:paraId="0EAB11BE" w14:textId="77777777" w:rsidR="007837A3" w:rsidRDefault="007837A3" w:rsidP="00C81F9B">
            <w:pPr>
              <w:spacing w:line="240" w:lineRule="auto"/>
              <w:jc w:val="center"/>
              <w:rPr>
                <w:rFonts w:cstheme="minorHAnsi"/>
                <w:b/>
                <w:bCs/>
                <w:szCs w:val="24"/>
              </w:rPr>
            </w:pPr>
          </w:p>
          <w:p w14:paraId="53D46929" w14:textId="77777777" w:rsidR="007837A3" w:rsidRDefault="007837A3" w:rsidP="00C81F9B">
            <w:pPr>
              <w:spacing w:line="240" w:lineRule="auto"/>
              <w:jc w:val="center"/>
              <w:rPr>
                <w:rFonts w:cstheme="minorHAnsi"/>
                <w:b/>
                <w:bCs/>
                <w:szCs w:val="24"/>
              </w:rPr>
            </w:pPr>
          </w:p>
          <w:p w14:paraId="16D31A25" w14:textId="77777777" w:rsidR="007837A3" w:rsidRDefault="007837A3" w:rsidP="00C81F9B">
            <w:pPr>
              <w:spacing w:line="240" w:lineRule="auto"/>
              <w:jc w:val="center"/>
              <w:rPr>
                <w:rFonts w:cstheme="minorHAnsi"/>
                <w:b/>
                <w:bCs/>
                <w:szCs w:val="24"/>
              </w:rPr>
            </w:pPr>
          </w:p>
          <w:p w14:paraId="3B9EC586" w14:textId="77777777" w:rsidR="007837A3" w:rsidRDefault="007837A3" w:rsidP="00C81F9B">
            <w:pPr>
              <w:spacing w:line="240" w:lineRule="auto"/>
              <w:rPr>
                <w:rFonts w:cstheme="minorHAnsi"/>
                <w:b/>
                <w:bCs/>
                <w:szCs w:val="24"/>
              </w:rPr>
            </w:pPr>
          </w:p>
          <w:p w14:paraId="550C757A" w14:textId="77777777" w:rsidR="007837A3" w:rsidRDefault="007837A3" w:rsidP="00C81F9B">
            <w:pPr>
              <w:spacing w:line="240" w:lineRule="auto"/>
              <w:rPr>
                <w:rFonts w:cstheme="minorHAnsi"/>
                <w:b/>
                <w:bCs/>
                <w:szCs w:val="24"/>
              </w:rPr>
            </w:pPr>
          </w:p>
          <w:p w14:paraId="5A03B451" w14:textId="77777777" w:rsidR="007837A3" w:rsidRDefault="007837A3" w:rsidP="00C81F9B">
            <w:pPr>
              <w:spacing w:line="240" w:lineRule="auto"/>
              <w:rPr>
                <w:rFonts w:cstheme="minorHAnsi"/>
                <w:b/>
                <w:bCs/>
                <w:szCs w:val="24"/>
              </w:rPr>
            </w:pPr>
          </w:p>
          <w:p w14:paraId="5B296FF3" w14:textId="77777777" w:rsidR="007837A3" w:rsidRDefault="007837A3" w:rsidP="00C81F9B">
            <w:pPr>
              <w:spacing w:line="240" w:lineRule="auto"/>
              <w:rPr>
                <w:rFonts w:cstheme="minorHAnsi"/>
                <w:b/>
                <w:bCs/>
                <w:szCs w:val="24"/>
              </w:rPr>
            </w:pPr>
          </w:p>
          <w:p w14:paraId="5FB8A607" w14:textId="77777777" w:rsidR="007837A3" w:rsidRDefault="007837A3" w:rsidP="00C81F9B">
            <w:pPr>
              <w:spacing w:line="240" w:lineRule="auto"/>
              <w:rPr>
                <w:rFonts w:cstheme="minorHAnsi"/>
                <w:b/>
                <w:bCs/>
                <w:szCs w:val="24"/>
              </w:rPr>
            </w:pPr>
          </w:p>
          <w:p w14:paraId="49C631D6" w14:textId="77777777" w:rsidR="007837A3" w:rsidRDefault="007837A3" w:rsidP="00C81F9B">
            <w:pPr>
              <w:spacing w:line="240" w:lineRule="auto"/>
              <w:rPr>
                <w:rFonts w:cstheme="minorHAnsi"/>
                <w:b/>
                <w:bCs/>
                <w:szCs w:val="24"/>
              </w:rPr>
            </w:pPr>
          </w:p>
          <w:p w14:paraId="5372A9AB" w14:textId="77777777" w:rsidR="007837A3" w:rsidRDefault="007837A3" w:rsidP="00C81F9B">
            <w:pPr>
              <w:spacing w:line="240" w:lineRule="auto"/>
              <w:rPr>
                <w:rFonts w:cstheme="minorHAnsi"/>
                <w:b/>
                <w:bCs/>
                <w:szCs w:val="24"/>
              </w:rPr>
            </w:pPr>
          </w:p>
          <w:p w14:paraId="70E3F789" w14:textId="77777777" w:rsidR="007837A3" w:rsidRDefault="007837A3" w:rsidP="00C81F9B">
            <w:pPr>
              <w:spacing w:line="240" w:lineRule="auto"/>
              <w:rPr>
                <w:rFonts w:cstheme="minorHAnsi"/>
                <w:b/>
                <w:bCs/>
                <w:szCs w:val="24"/>
              </w:rPr>
            </w:pPr>
          </w:p>
          <w:p w14:paraId="749C2A9E" w14:textId="77777777" w:rsidR="007837A3" w:rsidRDefault="007837A3" w:rsidP="00C81F9B">
            <w:pPr>
              <w:spacing w:line="240" w:lineRule="auto"/>
              <w:rPr>
                <w:rFonts w:cstheme="minorHAnsi"/>
                <w:b/>
                <w:bCs/>
                <w:szCs w:val="24"/>
              </w:rPr>
            </w:pPr>
          </w:p>
          <w:p w14:paraId="261BE650" w14:textId="77777777" w:rsidR="007837A3" w:rsidRDefault="007837A3" w:rsidP="00C81F9B">
            <w:pPr>
              <w:spacing w:line="240" w:lineRule="auto"/>
              <w:rPr>
                <w:rFonts w:cstheme="minorHAnsi"/>
                <w:b/>
                <w:bCs/>
                <w:szCs w:val="24"/>
              </w:rPr>
            </w:pPr>
          </w:p>
          <w:p w14:paraId="175F48BB" w14:textId="77777777" w:rsidR="007837A3" w:rsidRDefault="007837A3" w:rsidP="00C81F9B">
            <w:pPr>
              <w:spacing w:line="240" w:lineRule="auto"/>
              <w:rPr>
                <w:rFonts w:cstheme="minorHAnsi"/>
                <w:b/>
                <w:bCs/>
                <w:szCs w:val="24"/>
              </w:rPr>
            </w:pPr>
          </w:p>
          <w:p w14:paraId="3D75F438" w14:textId="77777777" w:rsidR="007837A3" w:rsidRDefault="007837A3" w:rsidP="00C81F9B">
            <w:pPr>
              <w:spacing w:line="240" w:lineRule="auto"/>
              <w:rPr>
                <w:rFonts w:cstheme="minorHAnsi"/>
                <w:b/>
                <w:bCs/>
                <w:szCs w:val="24"/>
              </w:rPr>
            </w:pPr>
          </w:p>
          <w:p w14:paraId="7126CA5A" w14:textId="77777777" w:rsidR="007837A3" w:rsidRDefault="007837A3" w:rsidP="00C81F9B">
            <w:pPr>
              <w:spacing w:line="240" w:lineRule="auto"/>
              <w:rPr>
                <w:rFonts w:cstheme="minorHAnsi"/>
                <w:b/>
                <w:bCs/>
                <w:szCs w:val="24"/>
              </w:rPr>
            </w:pPr>
          </w:p>
          <w:p w14:paraId="782DDFDE" w14:textId="77777777" w:rsidR="007837A3" w:rsidRDefault="007837A3" w:rsidP="00C81F9B">
            <w:pPr>
              <w:spacing w:line="240" w:lineRule="auto"/>
              <w:rPr>
                <w:rFonts w:cstheme="minorHAnsi"/>
                <w:b/>
                <w:bCs/>
                <w:szCs w:val="24"/>
              </w:rPr>
            </w:pPr>
          </w:p>
          <w:p w14:paraId="12F24D8C" w14:textId="77777777" w:rsidR="007837A3" w:rsidRDefault="007837A3" w:rsidP="00C81F9B">
            <w:pPr>
              <w:spacing w:line="240" w:lineRule="auto"/>
              <w:rPr>
                <w:rFonts w:cstheme="minorHAnsi"/>
                <w:b/>
                <w:bCs/>
                <w:szCs w:val="24"/>
              </w:rPr>
            </w:pPr>
          </w:p>
          <w:p w14:paraId="7495BE1C" w14:textId="77777777" w:rsidR="007837A3" w:rsidRDefault="007837A3" w:rsidP="00C81F9B">
            <w:pPr>
              <w:spacing w:line="240" w:lineRule="auto"/>
              <w:rPr>
                <w:rFonts w:cstheme="minorHAnsi"/>
                <w:b/>
                <w:bCs/>
                <w:szCs w:val="24"/>
              </w:rPr>
            </w:pPr>
          </w:p>
          <w:p w14:paraId="2FAB389A" w14:textId="77777777" w:rsidR="007837A3" w:rsidRDefault="007837A3" w:rsidP="00C81F9B">
            <w:pPr>
              <w:spacing w:line="240" w:lineRule="auto"/>
              <w:jc w:val="center"/>
              <w:rPr>
                <w:rFonts w:cstheme="minorHAnsi"/>
                <w:b/>
                <w:bCs/>
                <w:szCs w:val="24"/>
              </w:rPr>
            </w:pPr>
          </w:p>
          <w:p w14:paraId="56A72C4F" w14:textId="77777777" w:rsidR="007837A3" w:rsidRDefault="007837A3" w:rsidP="00C81F9B">
            <w:pPr>
              <w:spacing w:line="240" w:lineRule="auto"/>
              <w:jc w:val="center"/>
              <w:rPr>
                <w:rFonts w:cstheme="minorHAnsi"/>
                <w:b/>
                <w:bCs/>
                <w:szCs w:val="24"/>
              </w:rPr>
            </w:pPr>
          </w:p>
          <w:p w14:paraId="665BADA9" w14:textId="77777777" w:rsidR="007837A3" w:rsidRDefault="007837A3" w:rsidP="00C81F9B">
            <w:pPr>
              <w:spacing w:line="240" w:lineRule="auto"/>
              <w:jc w:val="center"/>
              <w:rPr>
                <w:rFonts w:cstheme="minorHAnsi"/>
                <w:b/>
                <w:bCs/>
                <w:szCs w:val="24"/>
              </w:rPr>
            </w:pPr>
          </w:p>
        </w:tc>
        <w:tc>
          <w:tcPr>
            <w:tcW w:w="3510" w:type="dxa"/>
            <w:tcBorders>
              <w:top w:val="single" w:sz="4" w:space="0" w:color="9EA2A6"/>
              <w:left w:val="single" w:sz="4" w:space="0" w:color="9EA2A6"/>
              <w:bottom w:val="single" w:sz="4" w:space="0" w:color="9EA2A6"/>
              <w:right w:val="single" w:sz="4" w:space="0" w:color="9EA2A6"/>
            </w:tcBorders>
            <w:shd w:val="clear" w:color="auto" w:fill="E6E7E8"/>
            <w:hideMark/>
          </w:tcPr>
          <w:p w14:paraId="662219DD" w14:textId="77777777" w:rsidR="007837A3" w:rsidRDefault="007837A3" w:rsidP="00C81F9B">
            <w:pPr>
              <w:jc w:val="center"/>
            </w:pPr>
            <w:r>
              <w:rPr>
                <w:b/>
              </w:rPr>
              <w:t>Actor Action</w:t>
            </w:r>
          </w:p>
        </w:tc>
        <w:tc>
          <w:tcPr>
            <w:tcW w:w="3064" w:type="dxa"/>
            <w:tcBorders>
              <w:top w:val="single" w:sz="4" w:space="0" w:color="9EA2A6"/>
              <w:left w:val="single" w:sz="4" w:space="0" w:color="9EA2A6"/>
              <w:bottom w:val="single" w:sz="4" w:space="0" w:color="9EA2A6"/>
              <w:right w:val="single" w:sz="4" w:space="0" w:color="9EA2A6"/>
            </w:tcBorders>
            <w:shd w:val="clear" w:color="auto" w:fill="E6E7E8"/>
            <w:hideMark/>
          </w:tcPr>
          <w:p w14:paraId="45471B96" w14:textId="77777777" w:rsidR="007837A3" w:rsidRDefault="007837A3" w:rsidP="00C81F9B">
            <w:pPr>
              <w:jc w:val="center"/>
              <w:rPr>
                <w:b/>
                <w:bCs/>
              </w:rPr>
            </w:pPr>
            <w:r>
              <w:rPr>
                <w:b/>
                <w:bCs/>
              </w:rPr>
              <w:t>System Response</w:t>
            </w:r>
          </w:p>
        </w:tc>
      </w:tr>
      <w:tr w:rsidR="007837A3" w14:paraId="4CC53D45" w14:textId="77777777" w:rsidTr="00C81F9B">
        <w:trPr>
          <w:trHeight w:val="1232"/>
          <w:jc w:val="center"/>
        </w:trPr>
        <w:tc>
          <w:tcPr>
            <w:tcW w:w="2605" w:type="dxa"/>
            <w:vMerge/>
            <w:tcBorders>
              <w:top w:val="single" w:sz="4" w:space="0" w:color="9EA2A6"/>
              <w:left w:val="single" w:sz="4" w:space="0" w:color="9EA2A6"/>
              <w:bottom w:val="single" w:sz="4" w:space="0" w:color="9EA2A6"/>
              <w:right w:val="single" w:sz="4" w:space="0" w:color="9EA2A6"/>
            </w:tcBorders>
            <w:vAlign w:val="center"/>
            <w:hideMark/>
          </w:tcPr>
          <w:p w14:paraId="3D444FE6" w14:textId="77777777" w:rsidR="007837A3" w:rsidRDefault="007837A3" w:rsidP="00C81F9B">
            <w:pPr>
              <w:rPr>
                <w:rFonts w:cstheme="minorHAnsi"/>
                <w:b/>
                <w:bCs/>
                <w:szCs w:val="24"/>
              </w:rPr>
            </w:pPr>
          </w:p>
        </w:tc>
        <w:tc>
          <w:tcPr>
            <w:tcW w:w="3510" w:type="dxa"/>
            <w:tcBorders>
              <w:top w:val="single" w:sz="4" w:space="0" w:color="9EA2A6"/>
              <w:left w:val="single" w:sz="4" w:space="0" w:color="9EA2A6"/>
              <w:bottom w:val="single" w:sz="4" w:space="0" w:color="9EA2A6"/>
              <w:right w:val="single" w:sz="4" w:space="0" w:color="9EA2A6"/>
            </w:tcBorders>
            <w:shd w:val="clear" w:color="auto" w:fill="FFFFFF"/>
          </w:tcPr>
          <w:p w14:paraId="00B9F45D" w14:textId="77777777" w:rsidR="007837A3" w:rsidRDefault="007837A3" w:rsidP="00C81F9B">
            <w:pPr>
              <w:rPr>
                <w:rFonts w:eastAsia="Calibri"/>
              </w:rPr>
            </w:pPr>
            <w:r>
              <w:rPr>
                <w:rFonts w:eastAsia="Calibri"/>
                <w:b/>
                <w:bCs/>
              </w:rPr>
              <w:t>Step1:</w:t>
            </w:r>
            <w:r>
              <w:rPr>
                <w:rFonts w:eastAsia="Calibri"/>
              </w:rPr>
              <w:t xml:space="preserve"> user will move to fourth step through adding or editing workflow template;</w:t>
            </w:r>
          </w:p>
          <w:p w14:paraId="78E04409" w14:textId="77777777" w:rsidR="007837A3" w:rsidRDefault="007837A3" w:rsidP="00C81F9B">
            <w:pPr>
              <w:rPr>
                <w:rFonts w:eastAsia="Calibri"/>
              </w:rPr>
            </w:pPr>
          </w:p>
          <w:p w14:paraId="4E9F0C93" w14:textId="77777777" w:rsidR="007837A3" w:rsidRDefault="007837A3" w:rsidP="00C81F9B">
            <w:pPr>
              <w:rPr>
                <w:rFonts w:eastAsia="Calibri"/>
              </w:rPr>
            </w:pPr>
          </w:p>
          <w:p w14:paraId="46B239CB" w14:textId="77777777" w:rsidR="007837A3" w:rsidRDefault="007837A3" w:rsidP="00C81F9B">
            <w:pPr>
              <w:rPr>
                <w:rFonts w:eastAsia="Calibri"/>
              </w:rPr>
            </w:pPr>
          </w:p>
          <w:p w14:paraId="3E600B25" w14:textId="77777777" w:rsidR="007837A3" w:rsidRDefault="007837A3" w:rsidP="00C81F9B">
            <w:pPr>
              <w:rPr>
                <w:rFonts w:eastAsia="Calibri"/>
              </w:rPr>
            </w:pPr>
          </w:p>
          <w:p w14:paraId="05986196" w14:textId="77777777" w:rsidR="007837A3" w:rsidRDefault="007837A3" w:rsidP="00C81F9B">
            <w:pPr>
              <w:rPr>
                <w:rFonts w:eastAsia="Calibri"/>
              </w:rPr>
            </w:pPr>
          </w:p>
          <w:p w14:paraId="41E4747C" w14:textId="77777777" w:rsidR="007837A3" w:rsidRDefault="007837A3" w:rsidP="00C81F9B">
            <w:pPr>
              <w:rPr>
                <w:rFonts w:eastAsia="Calibri"/>
              </w:rPr>
            </w:pPr>
          </w:p>
          <w:p w14:paraId="74558D57" w14:textId="77777777" w:rsidR="007837A3" w:rsidRDefault="007837A3" w:rsidP="00C81F9B">
            <w:pPr>
              <w:rPr>
                <w:rFonts w:eastAsia="Calibri"/>
              </w:rPr>
            </w:pPr>
          </w:p>
          <w:p w14:paraId="111C29B6" w14:textId="77777777" w:rsidR="007837A3" w:rsidRDefault="007837A3" w:rsidP="00C81F9B">
            <w:pPr>
              <w:rPr>
                <w:rFonts w:eastAsia="Calibri"/>
              </w:rPr>
            </w:pPr>
          </w:p>
          <w:p w14:paraId="0078DC33" w14:textId="77777777" w:rsidR="007837A3" w:rsidRDefault="007837A3" w:rsidP="00C81F9B">
            <w:pPr>
              <w:rPr>
                <w:rFonts w:eastAsia="Calibri"/>
              </w:rPr>
            </w:pPr>
          </w:p>
          <w:p w14:paraId="37A44308" w14:textId="77777777" w:rsidR="007837A3" w:rsidRDefault="007837A3" w:rsidP="00C81F9B">
            <w:pPr>
              <w:rPr>
                <w:rFonts w:eastAsia="Calibri"/>
              </w:rPr>
            </w:pPr>
          </w:p>
          <w:p w14:paraId="33AC4DB8" w14:textId="77777777" w:rsidR="007837A3" w:rsidRDefault="007837A3" w:rsidP="00C81F9B">
            <w:pPr>
              <w:rPr>
                <w:rFonts w:eastAsia="Calibri"/>
              </w:rPr>
            </w:pPr>
          </w:p>
          <w:p w14:paraId="742E598B" w14:textId="77777777" w:rsidR="007837A3" w:rsidRDefault="007837A3" w:rsidP="00C81F9B">
            <w:pPr>
              <w:rPr>
                <w:rFonts w:eastAsia="Calibri"/>
              </w:rPr>
            </w:pPr>
          </w:p>
          <w:p w14:paraId="312E1133" w14:textId="77777777" w:rsidR="007837A3" w:rsidRDefault="007837A3" w:rsidP="00C81F9B">
            <w:pPr>
              <w:rPr>
                <w:rFonts w:eastAsia="Calibri"/>
              </w:rPr>
            </w:pPr>
          </w:p>
          <w:p w14:paraId="4F5693FD" w14:textId="77777777" w:rsidR="007837A3" w:rsidRDefault="007837A3" w:rsidP="00C81F9B">
            <w:pPr>
              <w:rPr>
                <w:rFonts w:eastAsia="Calibri"/>
              </w:rPr>
            </w:pPr>
          </w:p>
          <w:p w14:paraId="47782F2B" w14:textId="77777777" w:rsidR="007837A3" w:rsidRDefault="007837A3" w:rsidP="00C81F9B">
            <w:pPr>
              <w:rPr>
                <w:rFonts w:eastAsia="Calibri"/>
              </w:rPr>
            </w:pPr>
          </w:p>
          <w:p w14:paraId="68B671CA" w14:textId="77777777" w:rsidR="007837A3" w:rsidRDefault="007837A3" w:rsidP="00C81F9B">
            <w:pPr>
              <w:rPr>
                <w:rFonts w:eastAsia="Calibri"/>
              </w:rPr>
            </w:pPr>
          </w:p>
          <w:p w14:paraId="3A38452C" w14:textId="77777777" w:rsidR="007837A3" w:rsidRDefault="007837A3" w:rsidP="00C81F9B">
            <w:pPr>
              <w:rPr>
                <w:rFonts w:eastAsia="Calibri"/>
              </w:rPr>
            </w:pPr>
          </w:p>
          <w:p w14:paraId="1BC28D51" w14:textId="77777777" w:rsidR="007837A3" w:rsidRDefault="007837A3" w:rsidP="00C81F9B">
            <w:pPr>
              <w:rPr>
                <w:rFonts w:eastAsia="Calibri"/>
              </w:rPr>
            </w:pPr>
          </w:p>
          <w:p w14:paraId="11B41839" w14:textId="77777777" w:rsidR="007837A3" w:rsidRDefault="007837A3" w:rsidP="00C81F9B">
            <w:pPr>
              <w:rPr>
                <w:rFonts w:eastAsia="Calibri"/>
              </w:rPr>
            </w:pPr>
          </w:p>
          <w:p w14:paraId="4511F43C" w14:textId="77777777" w:rsidR="007837A3" w:rsidRDefault="007837A3" w:rsidP="00C81F9B">
            <w:pPr>
              <w:rPr>
                <w:rFonts w:eastAsia="Calibri"/>
              </w:rPr>
            </w:pPr>
          </w:p>
          <w:p w14:paraId="5CD37E1B" w14:textId="77777777" w:rsidR="007837A3" w:rsidRDefault="007837A3" w:rsidP="00C81F9B">
            <w:pPr>
              <w:rPr>
                <w:rFonts w:eastAsia="Calibri"/>
              </w:rPr>
            </w:pPr>
          </w:p>
          <w:p w14:paraId="3899C99F" w14:textId="77777777" w:rsidR="007837A3" w:rsidRDefault="007837A3" w:rsidP="00C81F9B">
            <w:pPr>
              <w:rPr>
                <w:rFonts w:eastAsia="Calibri"/>
              </w:rPr>
            </w:pPr>
          </w:p>
          <w:p w14:paraId="7ED89D3E" w14:textId="77777777" w:rsidR="007837A3" w:rsidRDefault="007837A3" w:rsidP="00C81F9B">
            <w:pPr>
              <w:rPr>
                <w:rFonts w:cstheme="minorHAnsi"/>
                <w:iCs/>
                <w:szCs w:val="24"/>
              </w:rPr>
            </w:pPr>
            <w:r>
              <w:rPr>
                <w:b/>
                <w:bCs/>
              </w:rPr>
              <w:t xml:space="preserve">Step3: </w:t>
            </w:r>
            <w:r>
              <w:rPr>
                <w:rFonts w:cstheme="minorHAnsi"/>
                <w:iCs/>
                <w:szCs w:val="24"/>
              </w:rPr>
              <w:t>user choose one of actions to add;</w:t>
            </w:r>
          </w:p>
          <w:p w14:paraId="57155479" w14:textId="77777777" w:rsidR="007837A3" w:rsidRDefault="007837A3" w:rsidP="00C81F9B">
            <w:pPr>
              <w:rPr>
                <w:b/>
                <w:bCs/>
              </w:rPr>
            </w:pPr>
          </w:p>
          <w:p w14:paraId="68569706" w14:textId="77777777" w:rsidR="007837A3" w:rsidRDefault="007837A3" w:rsidP="00C81F9B">
            <w:pPr>
              <w:rPr>
                <w:rFonts w:eastAsia="Calibri"/>
              </w:rPr>
            </w:pPr>
          </w:p>
          <w:p w14:paraId="5CEC9EB0" w14:textId="77777777" w:rsidR="007837A3" w:rsidRDefault="007837A3" w:rsidP="00C81F9B">
            <w:pPr>
              <w:rPr>
                <w:rFonts w:eastAsia="Calibri"/>
              </w:rPr>
            </w:pPr>
          </w:p>
          <w:p w14:paraId="7C90BA26" w14:textId="77777777" w:rsidR="007837A3" w:rsidRDefault="007837A3" w:rsidP="00C81F9B">
            <w:pPr>
              <w:rPr>
                <w:rFonts w:eastAsia="Calibri"/>
              </w:rPr>
            </w:pPr>
          </w:p>
          <w:p w14:paraId="57423971" w14:textId="77777777" w:rsidR="007837A3" w:rsidRDefault="007837A3" w:rsidP="00C81F9B">
            <w:pPr>
              <w:rPr>
                <w:rFonts w:eastAsia="Calibri"/>
              </w:rPr>
            </w:pPr>
          </w:p>
          <w:p w14:paraId="22A284C9" w14:textId="77777777" w:rsidR="007837A3" w:rsidRDefault="007837A3" w:rsidP="00C81F9B">
            <w:pPr>
              <w:rPr>
                <w:rFonts w:eastAsia="Calibri"/>
              </w:rPr>
            </w:pPr>
          </w:p>
          <w:p w14:paraId="4FCCD99A" w14:textId="77777777" w:rsidR="007837A3" w:rsidRDefault="007837A3" w:rsidP="00C81F9B">
            <w:pPr>
              <w:rPr>
                <w:rFonts w:eastAsia="Calibri"/>
              </w:rPr>
            </w:pPr>
          </w:p>
          <w:p w14:paraId="00C4C6D6" w14:textId="77777777" w:rsidR="007837A3" w:rsidRPr="00C27B2F" w:rsidRDefault="007837A3" w:rsidP="00C81F9B">
            <w:pPr>
              <w:rPr>
                <w:rFonts w:eastAsia="Calibri"/>
                <w:b/>
                <w:bCs/>
              </w:rPr>
            </w:pPr>
            <w:r w:rsidRPr="00C27B2F">
              <w:rPr>
                <w:rFonts w:eastAsia="Calibri"/>
                <w:b/>
                <w:bCs/>
              </w:rPr>
              <w:t xml:space="preserve">Step5: </w:t>
            </w:r>
            <w:r w:rsidRPr="00C27B2F">
              <w:rPr>
                <w:rFonts w:eastAsia="Calibri"/>
              </w:rPr>
              <w:t>user will fill all fields</w:t>
            </w:r>
            <w:r>
              <w:rPr>
                <w:rFonts w:eastAsia="Calibri"/>
              </w:rPr>
              <w:t>, then click on “Save” button;</w:t>
            </w:r>
            <w:r w:rsidRPr="00C27B2F">
              <w:rPr>
                <w:rFonts w:eastAsia="Calibri"/>
              </w:rPr>
              <w:t xml:space="preserve"> </w:t>
            </w:r>
          </w:p>
        </w:tc>
        <w:tc>
          <w:tcPr>
            <w:tcW w:w="3064" w:type="dxa"/>
            <w:tcBorders>
              <w:top w:val="single" w:sz="4" w:space="0" w:color="9EA2A6"/>
              <w:left w:val="single" w:sz="4" w:space="0" w:color="9EA2A6"/>
              <w:bottom w:val="single" w:sz="4" w:space="0" w:color="9EA2A6"/>
              <w:right w:val="single" w:sz="4" w:space="0" w:color="9EA2A6"/>
            </w:tcBorders>
            <w:shd w:val="clear" w:color="auto" w:fill="FFFFFF"/>
          </w:tcPr>
          <w:p w14:paraId="180CA3B6" w14:textId="77777777" w:rsidR="007837A3" w:rsidRDefault="007837A3" w:rsidP="00C81F9B">
            <w:pPr>
              <w:rPr>
                <w:b/>
                <w:bCs/>
              </w:rPr>
            </w:pPr>
          </w:p>
          <w:p w14:paraId="37F137CA" w14:textId="77777777" w:rsidR="007837A3" w:rsidRDefault="007837A3" w:rsidP="00C81F9B">
            <w:pPr>
              <w:rPr>
                <w:b/>
                <w:bCs/>
              </w:rPr>
            </w:pPr>
          </w:p>
          <w:p w14:paraId="3BF607FA" w14:textId="77777777" w:rsidR="007837A3" w:rsidRDefault="007837A3" w:rsidP="00C81F9B">
            <w:pPr>
              <w:rPr>
                <w:b/>
                <w:bCs/>
              </w:rPr>
            </w:pPr>
          </w:p>
          <w:p w14:paraId="689CDDD5" w14:textId="77777777" w:rsidR="007837A3" w:rsidRDefault="007837A3" w:rsidP="00C81F9B">
            <w:pPr>
              <w:rPr>
                <w:rFonts w:cstheme="minorHAnsi"/>
                <w:iCs/>
                <w:szCs w:val="24"/>
              </w:rPr>
            </w:pPr>
            <w:r>
              <w:rPr>
                <w:b/>
                <w:bCs/>
              </w:rPr>
              <w:t>Step2</w:t>
            </w:r>
            <w:r>
              <w:rPr>
                <w:rFonts w:cstheme="minorHAnsi"/>
                <w:iCs/>
                <w:szCs w:val="24"/>
              </w:rPr>
              <w:t>: system will display an interface containing</w:t>
            </w:r>
          </w:p>
          <w:p w14:paraId="64F71050"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D</w:t>
            </w:r>
            <w:r w:rsidRPr="003973A8">
              <w:rPr>
                <w:rFonts w:ascii="Calibri" w:eastAsiaTheme="minorEastAsia" w:hAnsi="Calibri" w:cstheme="minorHAnsi"/>
                <w:iCs/>
                <w:color w:val="4D5154" w:themeColor="text1" w:themeTint="BF"/>
                <w:sz w:val="24"/>
                <w:szCs w:val="24"/>
              </w:rPr>
              <w:t>ropdown list of actions to choose which action to add</w:t>
            </w:r>
            <w:r>
              <w:rPr>
                <w:rFonts w:ascii="Calibri" w:eastAsiaTheme="minorEastAsia" w:hAnsi="Calibri" w:cstheme="minorHAnsi"/>
                <w:iCs/>
                <w:color w:val="4D5154" w:themeColor="text1" w:themeTint="BF"/>
                <w:sz w:val="24"/>
                <w:szCs w:val="24"/>
              </w:rPr>
              <w:t>, the list will contain:</w:t>
            </w:r>
          </w:p>
          <w:p w14:paraId="7539C864"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Send Mail</w:t>
            </w:r>
          </w:p>
          <w:p w14:paraId="44C9A3C8"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Change Ticket Status</w:t>
            </w:r>
          </w:p>
          <w:p w14:paraId="069D0873"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Upload File</w:t>
            </w:r>
          </w:p>
          <w:p w14:paraId="5159E09E"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Insert Data</w:t>
            </w:r>
          </w:p>
          <w:p w14:paraId="000AFA20"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Update Data</w:t>
            </w:r>
          </w:p>
          <w:p w14:paraId="402A403E"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Apply Calculation</w:t>
            </w:r>
          </w:p>
          <w:p w14:paraId="2FEF6138"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Condition</w:t>
            </w:r>
          </w:p>
          <w:p w14:paraId="0D716887"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Select Target Support</w:t>
            </w:r>
          </w:p>
          <w:p w14:paraId="52C3CBF3"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Check Available Space</w:t>
            </w:r>
          </w:p>
          <w:p w14:paraId="3C73F900"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Telecom Validation</w:t>
            </w:r>
          </w:p>
          <w:p w14:paraId="35784E31"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Civil Decision</w:t>
            </w:r>
          </w:p>
          <w:p w14:paraId="635C6FD0"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Proposal Approved</w:t>
            </w:r>
          </w:p>
          <w:p w14:paraId="6C3A5960"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Study Result</w:t>
            </w:r>
          </w:p>
          <w:p w14:paraId="15839769" w14:textId="77777777" w:rsidR="007837A3" w:rsidRPr="00C66ABC" w:rsidRDefault="007837A3" w:rsidP="00C81F9B">
            <w:pPr>
              <w:pStyle w:val="ListParagraph"/>
              <w:numPr>
                <w:ilvl w:val="0"/>
                <w:numId w:val="16"/>
              </w:numPr>
              <w:bidi w:val="0"/>
              <w:spacing w:after="0" w:line="240" w:lineRule="auto"/>
              <w:rPr>
                <w:rFonts w:ascii="Calibri" w:eastAsiaTheme="minorEastAsia" w:hAnsi="Calibri" w:cstheme="minorHAnsi"/>
                <w:iCs/>
                <w:color w:val="4D5154" w:themeColor="text1" w:themeTint="BF"/>
                <w:sz w:val="24"/>
                <w:szCs w:val="24"/>
              </w:rPr>
            </w:pPr>
            <w:r w:rsidRPr="00C66ABC">
              <w:rPr>
                <w:rFonts w:ascii="Calibri" w:eastAsiaTheme="minorEastAsia" w:hAnsi="Calibri" w:cstheme="minorHAnsi"/>
                <w:iCs/>
                <w:color w:val="4D5154" w:themeColor="text1" w:themeTint="BF"/>
                <w:sz w:val="24"/>
                <w:szCs w:val="24"/>
              </w:rPr>
              <w:t>Civil Validation</w:t>
            </w:r>
          </w:p>
          <w:p w14:paraId="74546165" w14:textId="77777777" w:rsidR="007837A3" w:rsidRPr="00FF4447" w:rsidRDefault="007837A3" w:rsidP="00C81F9B">
            <w:pPr>
              <w:pStyle w:val="ListParagraph"/>
              <w:numPr>
                <w:ilvl w:val="0"/>
                <w:numId w:val="11"/>
              </w:numPr>
              <w:bidi w:val="0"/>
              <w:spacing w:after="0" w:line="240" w:lineRule="auto"/>
              <w:rPr>
                <w:rFonts w:ascii="Calibri" w:eastAsiaTheme="minorEastAsia" w:hAnsi="Calibri" w:cstheme="minorHAnsi"/>
                <w:iCs/>
                <w:color w:val="4D5154" w:themeColor="text1" w:themeTint="BF"/>
                <w:sz w:val="24"/>
                <w:szCs w:val="24"/>
              </w:rPr>
            </w:pPr>
            <w:r w:rsidRPr="00FF4447">
              <w:rPr>
                <w:rFonts w:ascii="Calibri" w:eastAsiaTheme="minorEastAsia" w:hAnsi="Calibri" w:cstheme="minorHAnsi"/>
                <w:iCs/>
                <w:color w:val="4D5154" w:themeColor="text1" w:themeTint="BF"/>
                <w:sz w:val="24"/>
                <w:szCs w:val="24"/>
              </w:rPr>
              <w:t>Data table containing all added actions</w:t>
            </w:r>
            <w:r w:rsidRPr="00FF4447">
              <w:rPr>
                <w:rFonts w:cstheme="minorHAnsi"/>
                <w:iCs/>
                <w:szCs w:val="24"/>
              </w:rPr>
              <w:t>.</w:t>
            </w:r>
          </w:p>
          <w:p w14:paraId="6429601E" w14:textId="77777777" w:rsidR="007837A3" w:rsidRDefault="007837A3" w:rsidP="00C81F9B">
            <w:pPr>
              <w:rPr>
                <w:rFonts w:cstheme="minorHAnsi"/>
                <w:iCs/>
                <w:szCs w:val="24"/>
              </w:rPr>
            </w:pPr>
          </w:p>
          <w:p w14:paraId="225945A1" w14:textId="77777777" w:rsidR="007837A3" w:rsidRDefault="007837A3" w:rsidP="00C81F9B">
            <w:pPr>
              <w:rPr>
                <w:rFonts w:cstheme="minorHAnsi"/>
                <w:iCs/>
                <w:szCs w:val="24"/>
              </w:rPr>
            </w:pPr>
          </w:p>
          <w:p w14:paraId="55D0E616" w14:textId="77777777" w:rsidR="007837A3" w:rsidRDefault="007837A3" w:rsidP="00C81F9B">
            <w:pPr>
              <w:rPr>
                <w:rFonts w:cstheme="minorHAnsi"/>
                <w:iCs/>
                <w:szCs w:val="24"/>
              </w:rPr>
            </w:pPr>
          </w:p>
          <w:p w14:paraId="4A17C776" w14:textId="77777777" w:rsidR="007837A3" w:rsidRDefault="007837A3" w:rsidP="00C81F9B">
            <w:pPr>
              <w:rPr>
                <w:rFonts w:eastAsia="Calibri"/>
              </w:rPr>
            </w:pPr>
            <w:r>
              <w:rPr>
                <w:rFonts w:cstheme="minorHAnsi"/>
                <w:b/>
                <w:bCs/>
                <w:iCs/>
                <w:szCs w:val="24"/>
              </w:rPr>
              <w:t>Step4</w:t>
            </w:r>
            <w:r>
              <w:rPr>
                <w:rFonts w:cstheme="minorHAnsi"/>
                <w:iCs/>
                <w:szCs w:val="24"/>
              </w:rPr>
              <w:t xml:space="preserve">: </w:t>
            </w:r>
            <w:r>
              <w:rPr>
                <w:rFonts w:eastAsia="Calibri"/>
              </w:rPr>
              <w:t xml:space="preserve">system will display adding dialog </w:t>
            </w:r>
            <w:r w:rsidRPr="00C27B2F">
              <w:rPr>
                <w:rFonts w:eastAsia="Calibri"/>
              </w:rPr>
              <w:t xml:space="preserve">for user </w:t>
            </w:r>
            <w:r>
              <w:rPr>
                <w:rFonts w:eastAsia="Calibri"/>
              </w:rPr>
              <w:t>contains all</w:t>
            </w:r>
            <w:r w:rsidRPr="00C27B2F">
              <w:rPr>
                <w:rFonts w:eastAsia="Calibri"/>
              </w:rPr>
              <w:t xml:space="preserve"> field</w:t>
            </w:r>
            <w:r>
              <w:rPr>
                <w:rFonts w:eastAsia="Calibri"/>
              </w:rPr>
              <w:t xml:space="preserve">s related to the selected action, which explained in </w:t>
            </w:r>
            <w:r w:rsidRPr="00ED64A9">
              <w:t>the UI Scenario file</w:t>
            </w:r>
            <w:r>
              <w:t xml:space="preserve"> a</w:t>
            </w:r>
            <w:r w:rsidRPr="00B3353A">
              <w:t xml:space="preserve">nd </w:t>
            </w:r>
            <w:r>
              <w:t>the updated actions section i</w:t>
            </w:r>
            <w:r w:rsidRPr="00B3353A">
              <w:t>n this document;</w:t>
            </w:r>
          </w:p>
          <w:p w14:paraId="0D4BE22C" w14:textId="77777777" w:rsidR="007837A3" w:rsidRDefault="007837A3" w:rsidP="00C81F9B">
            <w:pPr>
              <w:rPr>
                <w:rFonts w:eastAsia="Calibri"/>
              </w:rPr>
            </w:pPr>
          </w:p>
          <w:p w14:paraId="33305F78" w14:textId="77777777" w:rsidR="007837A3" w:rsidRPr="00C27B2F" w:rsidRDefault="007837A3" w:rsidP="00C81F9B">
            <w:pPr>
              <w:rPr>
                <w:rFonts w:eastAsia="Calibri"/>
                <w:b/>
                <w:bCs/>
              </w:rPr>
            </w:pPr>
          </w:p>
          <w:p w14:paraId="61CB3BE2" w14:textId="77777777" w:rsidR="007837A3" w:rsidRDefault="007837A3" w:rsidP="00C81F9B">
            <w:pPr>
              <w:rPr>
                <w:rFonts w:eastAsia="Calibri"/>
              </w:rPr>
            </w:pPr>
            <w:r w:rsidRPr="00C27B2F">
              <w:rPr>
                <w:rFonts w:eastAsia="Calibri"/>
                <w:b/>
                <w:bCs/>
              </w:rPr>
              <w:t>Step6:</w:t>
            </w:r>
            <w:r>
              <w:rPr>
                <w:rFonts w:eastAsia="Calibri"/>
              </w:rPr>
              <w:t xml:space="preserve"> </w:t>
            </w:r>
            <w:r w:rsidRPr="00C27B2F">
              <w:rPr>
                <w:rFonts w:eastAsia="Calibri"/>
              </w:rPr>
              <w:t xml:space="preserve">system will close the adding dialog and the new </w:t>
            </w:r>
            <w:r>
              <w:rPr>
                <w:rFonts w:eastAsia="Calibri"/>
              </w:rPr>
              <w:t>action</w:t>
            </w:r>
            <w:r w:rsidRPr="00C27B2F">
              <w:rPr>
                <w:rFonts w:eastAsia="Calibri"/>
              </w:rPr>
              <w:t xml:space="preserve"> will be displayed in the data table.</w:t>
            </w:r>
          </w:p>
        </w:tc>
      </w:tr>
      <w:tr w:rsidR="007837A3" w14:paraId="17EBA2BC" w14:textId="77777777" w:rsidTr="00C81F9B">
        <w:trPr>
          <w:trHeight w:val="284"/>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45CC56AF" w14:textId="77777777" w:rsidR="007837A3" w:rsidRDefault="007837A3" w:rsidP="00C81F9B">
            <w:pPr>
              <w:spacing w:line="240" w:lineRule="auto"/>
              <w:jc w:val="center"/>
              <w:rPr>
                <w:rFonts w:cstheme="minorHAnsi"/>
                <w:b/>
                <w:bCs/>
                <w:szCs w:val="24"/>
              </w:rPr>
            </w:pPr>
            <w:r>
              <w:rPr>
                <w:rFonts w:cstheme="minorHAnsi"/>
                <w:b/>
                <w:bCs/>
                <w:szCs w:val="24"/>
              </w:rPr>
              <w:t>Alternate Flow:</w:t>
            </w:r>
          </w:p>
        </w:tc>
        <w:tc>
          <w:tcPr>
            <w:tcW w:w="6574"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B265084" w14:textId="77777777" w:rsidR="007837A3" w:rsidRDefault="007837A3" w:rsidP="00C81F9B">
            <w:pPr>
              <w:jc w:val="center"/>
              <w:rPr>
                <w:rFonts w:eastAsia="Calibri"/>
              </w:rPr>
            </w:pPr>
            <w:r>
              <w:rPr>
                <w:rFonts w:eastAsia="Calibri"/>
              </w:rPr>
              <w:t>-</w:t>
            </w:r>
          </w:p>
        </w:tc>
      </w:tr>
      <w:tr w:rsidR="007837A3" w14:paraId="681453CF" w14:textId="77777777" w:rsidTr="00C81F9B">
        <w:trPr>
          <w:trHeight w:val="368"/>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45CEC46A" w14:textId="77777777" w:rsidR="007837A3" w:rsidRDefault="007837A3" w:rsidP="00C81F9B">
            <w:pPr>
              <w:spacing w:line="240" w:lineRule="auto"/>
              <w:jc w:val="center"/>
              <w:rPr>
                <w:rFonts w:cstheme="minorHAnsi"/>
                <w:b/>
                <w:bCs/>
                <w:szCs w:val="24"/>
              </w:rPr>
            </w:pPr>
            <w:r>
              <w:rPr>
                <w:rFonts w:cstheme="minorHAnsi"/>
                <w:b/>
                <w:bCs/>
                <w:szCs w:val="24"/>
              </w:rPr>
              <w:t>Post Condition:</w:t>
            </w:r>
          </w:p>
        </w:tc>
        <w:tc>
          <w:tcPr>
            <w:tcW w:w="6574" w:type="dxa"/>
            <w:gridSpan w:val="2"/>
            <w:tcBorders>
              <w:top w:val="single" w:sz="4" w:space="0" w:color="9EA2A6"/>
              <w:left w:val="single" w:sz="4" w:space="0" w:color="9EA2A6"/>
              <w:bottom w:val="single" w:sz="4" w:space="0" w:color="9EA2A6"/>
              <w:right w:val="single" w:sz="4" w:space="0" w:color="9EA2A6"/>
            </w:tcBorders>
            <w:hideMark/>
          </w:tcPr>
          <w:p w14:paraId="2851E03D"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Added action will be displayed in the data table.</w:t>
            </w:r>
          </w:p>
        </w:tc>
      </w:tr>
      <w:tr w:rsidR="007837A3" w14:paraId="70678C68" w14:textId="77777777" w:rsidTr="00C81F9B">
        <w:trPr>
          <w:trHeight w:val="426"/>
          <w:jc w:val="center"/>
        </w:trPr>
        <w:tc>
          <w:tcPr>
            <w:tcW w:w="2605" w:type="dxa"/>
            <w:tcBorders>
              <w:top w:val="single" w:sz="4" w:space="0" w:color="9EA2A6"/>
              <w:left w:val="single" w:sz="4" w:space="0" w:color="9EA2A6"/>
              <w:bottom w:val="single" w:sz="4" w:space="0" w:color="9EA2A6"/>
              <w:right w:val="single" w:sz="4" w:space="0" w:color="9EA2A6"/>
            </w:tcBorders>
            <w:shd w:val="clear" w:color="auto" w:fill="E6E7E8"/>
            <w:hideMark/>
          </w:tcPr>
          <w:p w14:paraId="6EE00942" w14:textId="77777777" w:rsidR="007837A3" w:rsidRDefault="007837A3" w:rsidP="00C81F9B">
            <w:pPr>
              <w:spacing w:line="240" w:lineRule="auto"/>
              <w:jc w:val="center"/>
              <w:rPr>
                <w:rFonts w:cstheme="minorHAnsi"/>
                <w:b/>
                <w:bCs/>
                <w:iCs/>
                <w:szCs w:val="24"/>
              </w:rPr>
            </w:pPr>
            <w:r>
              <w:rPr>
                <w:rFonts w:cstheme="minorHAnsi"/>
                <w:b/>
                <w:bCs/>
                <w:iCs/>
                <w:szCs w:val="24"/>
              </w:rPr>
              <w:t>Business Rule:</w:t>
            </w:r>
          </w:p>
        </w:tc>
        <w:tc>
          <w:tcPr>
            <w:tcW w:w="6574" w:type="dxa"/>
            <w:gridSpan w:val="2"/>
            <w:tcBorders>
              <w:top w:val="single" w:sz="4" w:space="0" w:color="9EA2A6"/>
              <w:left w:val="single" w:sz="4" w:space="0" w:color="9EA2A6"/>
              <w:bottom w:val="single" w:sz="4" w:space="0" w:color="9EA2A6"/>
              <w:right w:val="single" w:sz="4" w:space="0" w:color="9EA2A6"/>
            </w:tcBorders>
            <w:hideMark/>
          </w:tcPr>
          <w:p w14:paraId="23D019BF"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Action period must between 1-30 days</w:t>
            </w:r>
          </w:p>
          <w:p w14:paraId="0178761A"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Action label must be unique on the created workflow.</w:t>
            </w:r>
          </w:p>
          <w:p w14:paraId="0931D9A0" w14:textId="77777777" w:rsidR="007837A3" w:rsidRPr="00877FBD"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rPr>
            </w:pPr>
            <w:r>
              <w:rPr>
                <w:rFonts w:ascii="Calibri" w:eastAsiaTheme="minorEastAsia" w:hAnsi="Calibri" w:cstheme="minorHAnsi"/>
                <w:iCs/>
                <w:color w:val="4D5154" w:themeColor="text1" w:themeTint="BF"/>
                <w:sz w:val="24"/>
                <w:szCs w:val="24"/>
              </w:rPr>
              <w:t xml:space="preserve">In all actions user has to </w:t>
            </w:r>
            <w:r>
              <w:rPr>
                <w:rFonts w:ascii="Calibri" w:eastAsiaTheme="minorEastAsia" w:hAnsi="Calibri" w:cstheme="minorHAnsi"/>
                <w:iCs/>
                <w:color w:val="4D5154" w:themeColor="text1" w:themeTint="BF"/>
              </w:rPr>
              <w:t>s</w:t>
            </w:r>
            <w:r w:rsidRPr="009D63E5">
              <w:rPr>
                <w:rFonts w:ascii="Calibri" w:eastAsiaTheme="minorEastAsia" w:hAnsi="Calibri" w:cstheme="minorHAnsi"/>
                <w:iCs/>
                <w:color w:val="4D5154" w:themeColor="text1" w:themeTint="BF"/>
              </w:rPr>
              <w:t xml:space="preserve">elect </w:t>
            </w:r>
            <w:r>
              <w:rPr>
                <w:rFonts w:ascii="Calibri" w:eastAsiaTheme="minorEastAsia" w:hAnsi="Calibri" w:cstheme="minorHAnsi"/>
                <w:iCs/>
                <w:color w:val="4D5154" w:themeColor="text1" w:themeTint="BF"/>
              </w:rPr>
              <w:t>which</w:t>
            </w:r>
            <w:r w:rsidRPr="009D63E5">
              <w:rPr>
                <w:rFonts w:ascii="Calibri" w:eastAsiaTheme="minorEastAsia" w:hAnsi="Calibri" w:cstheme="minorHAnsi"/>
                <w:iCs/>
                <w:color w:val="4D5154" w:themeColor="text1" w:themeTint="BF"/>
              </w:rPr>
              <w:t xml:space="preserve"> </w:t>
            </w:r>
            <w:r>
              <w:rPr>
                <w:rFonts w:ascii="Calibri" w:eastAsiaTheme="minorEastAsia" w:hAnsi="Calibri" w:cstheme="minorHAnsi"/>
                <w:iCs/>
                <w:color w:val="4D5154" w:themeColor="text1" w:themeTint="BF"/>
                <w:u w:val="single"/>
              </w:rPr>
              <w:t>custody</w:t>
            </w:r>
            <w:r w:rsidRPr="009D63E5">
              <w:rPr>
                <w:rFonts w:ascii="Calibri" w:eastAsiaTheme="minorEastAsia" w:hAnsi="Calibri" w:cstheme="minorHAnsi"/>
                <w:iCs/>
                <w:color w:val="4D5154" w:themeColor="text1" w:themeTint="BF"/>
              </w:rPr>
              <w:t xml:space="preserve"> (group/ user/ actor/ integration system)</w:t>
            </w:r>
            <w:r>
              <w:rPr>
                <w:rFonts w:ascii="Calibri" w:eastAsiaTheme="minorEastAsia" w:hAnsi="Calibri" w:cstheme="minorHAnsi"/>
                <w:iCs/>
                <w:color w:val="4D5154" w:themeColor="text1" w:themeTint="BF"/>
              </w:rPr>
              <w:t xml:space="preserve"> the action will be assigned to</w:t>
            </w:r>
            <w:r w:rsidRPr="009D63E5">
              <w:rPr>
                <w:rFonts w:ascii="Calibri" w:eastAsiaTheme="minorEastAsia" w:hAnsi="Calibri" w:cstheme="minorHAnsi"/>
                <w:iCs/>
                <w:color w:val="4D5154" w:themeColor="text1" w:themeTint="BF"/>
              </w:rPr>
              <w:t>.</w:t>
            </w:r>
          </w:p>
          <w:p w14:paraId="58767CF0"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1F3236">
              <w:rPr>
                <w:rFonts w:ascii="Calibri" w:eastAsiaTheme="minorEastAsia" w:hAnsi="Calibri" w:cstheme="minorHAnsi"/>
                <w:b/>
                <w:bCs/>
                <w:iCs/>
                <w:color w:val="4D5154" w:themeColor="text1" w:themeTint="BF"/>
                <w:sz w:val="24"/>
                <w:szCs w:val="24"/>
              </w:rPr>
              <w:t>Send Mail Action</w:t>
            </w:r>
            <w:r>
              <w:rPr>
                <w:rFonts w:ascii="Calibri" w:eastAsiaTheme="minorEastAsia" w:hAnsi="Calibri" w:cstheme="minorHAnsi"/>
                <w:b/>
                <w:bCs/>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user has to:</w:t>
            </w:r>
          </w:p>
          <w:p w14:paraId="54A3EB65" w14:textId="77777777" w:rsidR="007837A3" w:rsidRPr="009D63E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9D63E5">
              <w:rPr>
                <w:rFonts w:ascii="Calibri" w:eastAsiaTheme="minorEastAsia" w:hAnsi="Calibri" w:cstheme="minorHAnsi"/>
                <w:iCs/>
                <w:color w:val="4D5154" w:themeColor="text1" w:themeTint="BF"/>
              </w:rPr>
              <w:t xml:space="preserve">Insert at least one </w:t>
            </w:r>
            <w:r w:rsidRPr="009D63E5">
              <w:rPr>
                <w:rFonts w:ascii="Calibri" w:eastAsiaTheme="minorEastAsia" w:hAnsi="Calibri" w:cstheme="minorHAnsi"/>
                <w:iCs/>
                <w:color w:val="4D5154" w:themeColor="text1" w:themeTint="BF"/>
                <w:u w:val="single"/>
              </w:rPr>
              <w:t>mail receive</w:t>
            </w:r>
            <w:r>
              <w:rPr>
                <w:rFonts w:ascii="Calibri" w:eastAsiaTheme="minorEastAsia" w:hAnsi="Calibri" w:cstheme="minorHAnsi"/>
                <w:iCs/>
                <w:color w:val="4D5154" w:themeColor="text1" w:themeTint="BF"/>
                <w:u w:val="single"/>
              </w:rPr>
              <w:t>r</w:t>
            </w:r>
            <w:r w:rsidRPr="009D63E5">
              <w:rPr>
                <w:rFonts w:ascii="Calibri" w:eastAsiaTheme="minorEastAsia" w:hAnsi="Calibri" w:cstheme="minorHAnsi"/>
                <w:iCs/>
                <w:color w:val="4D5154" w:themeColor="text1" w:themeTint="BF"/>
                <w:u w:val="single"/>
              </w:rPr>
              <w:t>s</w:t>
            </w:r>
            <w:r>
              <w:rPr>
                <w:rFonts w:ascii="Calibri" w:eastAsiaTheme="minorEastAsia" w:hAnsi="Calibri" w:cstheme="minorHAnsi"/>
                <w:iCs/>
                <w:color w:val="4D5154" w:themeColor="text1" w:themeTint="BF"/>
                <w:u w:val="single"/>
              </w:rPr>
              <w:t>.</w:t>
            </w:r>
            <w:r w:rsidRPr="009D63E5">
              <w:rPr>
                <w:rFonts w:ascii="Calibri" w:eastAsiaTheme="minorEastAsia" w:hAnsi="Calibri" w:cstheme="minorHAnsi"/>
                <w:iCs/>
                <w:color w:val="4D5154" w:themeColor="text1" w:themeTint="BF"/>
              </w:rPr>
              <w:t xml:space="preserve"> </w:t>
            </w:r>
          </w:p>
          <w:p w14:paraId="2F8A5670" w14:textId="77777777" w:rsidR="007837A3" w:rsidRPr="009D63E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rPr>
              <w:t>S</w:t>
            </w:r>
            <w:r w:rsidRPr="009D63E5">
              <w:rPr>
                <w:rFonts w:ascii="Calibri" w:eastAsiaTheme="minorEastAsia" w:hAnsi="Calibri" w:cstheme="minorHAnsi"/>
                <w:iCs/>
                <w:color w:val="4D5154" w:themeColor="text1" w:themeTint="BF"/>
              </w:rPr>
              <w:t xml:space="preserve">elect </w:t>
            </w:r>
            <w:r w:rsidRPr="009D63E5">
              <w:rPr>
                <w:rFonts w:ascii="Calibri" w:eastAsiaTheme="minorEastAsia" w:hAnsi="Calibri" w:cstheme="minorHAnsi"/>
                <w:iCs/>
                <w:color w:val="4D5154" w:themeColor="text1" w:themeTint="BF"/>
                <w:u w:val="single"/>
              </w:rPr>
              <w:t xml:space="preserve">mail </w:t>
            </w:r>
            <w:r w:rsidRPr="009D63E5">
              <w:rPr>
                <w:rFonts w:ascii="Calibri" w:eastAsiaTheme="minorEastAsia" w:hAnsi="Calibri" w:cstheme="minorHAnsi"/>
                <w:iCs/>
                <w:color w:val="4D5154" w:themeColor="text1" w:themeTint="BF"/>
              </w:rPr>
              <w:t xml:space="preserve">from mail </w:t>
            </w:r>
            <w:r>
              <w:rPr>
                <w:rFonts w:ascii="Calibri" w:eastAsiaTheme="minorEastAsia" w:hAnsi="Calibri" w:cstheme="minorHAnsi"/>
                <w:iCs/>
                <w:color w:val="4D5154" w:themeColor="text1" w:themeTint="BF"/>
              </w:rPr>
              <w:t>templates</w:t>
            </w:r>
            <w:r w:rsidRPr="009D63E5">
              <w:rPr>
                <w:rFonts w:ascii="Calibri" w:eastAsiaTheme="minorEastAsia" w:hAnsi="Calibri" w:cstheme="minorHAnsi"/>
                <w:iCs/>
                <w:color w:val="4D5154" w:themeColor="text1" w:themeTint="BF"/>
                <w:sz w:val="24"/>
                <w:szCs w:val="24"/>
              </w:rPr>
              <w:t>.</w:t>
            </w:r>
          </w:p>
          <w:p w14:paraId="6922CADF"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1F3236">
              <w:rPr>
                <w:rFonts w:ascii="Calibri" w:eastAsiaTheme="minorEastAsia" w:hAnsi="Calibri" w:cstheme="minorHAnsi"/>
                <w:b/>
                <w:bCs/>
                <w:iCs/>
                <w:color w:val="4D5154" w:themeColor="text1" w:themeTint="BF"/>
                <w:sz w:val="24"/>
                <w:szCs w:val="24"/>
              </w:rPr>
              <w:t>Change Ticket Status Action</w:t>
            </w:r>
            <w:r>
              <w:rPr>
                <w:rFonts w:ascii="Calibri" w:eastAsiaTheme="minorEastAsia" w:hAnsi="Calibri" w:cstheme="minorHAnsi"/>
                <w:b/>
                <w:bCs/>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user has to:</w:t>
            </w:r>
          </w:p>
          <w:p w14:paraId="76CDB216" w14:textId="77777777" w:rsidR="007837A3" w:rsidRPr="003E6D2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sz w:val="24"/>
                <w:szCs w:val="24"/>
              </w:rPr>
            </w:pPr>
            <w:r w:rsidRPr="009D63E5">
              <w:rPr>
                <w:rFonts w:ascii="Calibri" w:eastAsiaTheme="minorEastAsia" w:hAnsi="Calibri" w:cstheme="minorHAnsi"/>
                <w:iCs/>
                <w:color w:val="4D5154" w:themeColor="text1" w:themeTint="BF"/>
              </w:rPr>
              <w:t xml:space="preserve">Select </w:t>
            </w:r>
            <w:r w:rsidRPr="009D63E5">
              <w:rPr>
                <w:rFonts w:ascii="Calibri" w:eastAsiaTheme="minorEastAsia" w:hAnsi="Calibri" w:cstheme="minorHAnsi"/>
                <w:iCs/>
                <w:color w:val="4D5154" w:themeColor="text1" w:themeTint="BF"/>
                <w:u w:val="single"/>
              </w:rPr>
              <w:t>status</w:t>
            </w:r>
            <w:r w:rsidRPr="009D63E5">
              <w:rPr>
                <w:rFonts w:ascii="Calibri" w:eastAsiaTheme="minorEastAsia" w:hAnsi="Calibri" w:cstheme="minorHAnsi"/>
                <w:iCs/>
                <w:color w:val="4D5154" w:themeColor="text1" w:themeTint="BF"/>
              </w:rPr>
              <w:t xml:space="preserve"> of the ticket.</w:t>
            </w:r>
          </w:p>
          <w:p w14:paraId="4C35F778"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commentRangeStart w:id="46"/>
            <w:commentRangeStart w:id="47"/>
            <w:r w:rsidRPr="006A2C02">
              <w:rPr>
                <w:rFonts w:ascii="Calibri" w:eastAsiaTheme="minorEastAsia" w:hAnsi="Calibri" w:cstheme="minorHAnsi"/>
                <w:b/>
                <w:bCs/>
                <w:iCs/>
                <w:color w:val="4D5154" w:themeColor="text1" w:themeTint="BF"/>
                <w:sz w:val="24"/>
                <w:szCs w:val="24"/>
              </w:rPr>
              <w:t>Upload File Action</w:t>
            </w:r>
            <w:r w:rsidRPr="006A2C02">
              <w:rPr>
                <w:rFonts w:ascii="Calibri" w:eastAsiaTheme="minorEastAsia" w:hAnsi="Calibri" w:cstheme="minorHAnsi"/>
                <w:iCs/>
                <w:color w:val="4D5154" w:themeColor="text1" w:themeTint="BF"/>
                <w:sz w:val="24"/>
                <w:szCs w:val="24"/>
              </w:rPr>
              <w:t xml:space="preserve"> </w:t>
            </w:r>
            <w:commentRangeEnd w:id="46"/>
            <w:r>
              <w:rPr>
                <w:rStyle w:val="CommentReference"/>
              </w:rPr>
              <w:commentReference w:id="46"/>
            </w:r>
            <w:commentRangeEnd w:id="47"/>
            <w:r>
              <w:rPr>
                <w:rStyle w:val="CommentReference"/>
              </w:rPr>
              <w:commentReference w:id="47"/>
            </w:r>
            <w:r>
              <w:rPr>
                <w:rFonts w:ascii="Calibri" w:eastAsiaTheme="minorEastAsia" w:hAnsi="Calibri" w:cstheme="minorHAnsi"/>
                <w:iCs/>
                <w:color w:val="4D5154" w:themeColor="text1" w:themeTint="BF"/>
                <w:sz w:val="24"/>
                <w:szCs w:val="24"/>
              </w:rPr>
              <w:t>user</w:t>
            </w:r>
            <w:r w:rsidRPr="006A2C02">
              <w:rPr>
                <w:rFonts w:ascii="Calibri" w:eastAsiaTheme="minorEastAsia" w:hAnsi="Calibri" w:cstheme="minorHAnsi"/>
                <w:iCs/>
                <w:color w:val="4D5154" w:themeColor="text1" w:themeTint="BF"/>
                <w:sz w:val="24"/>
                <w:szCs w:val="24"/>
              </w:rPr>
              <w:t xml:space="preserve"> has to</w:t>
            </w:r>
            <w:r>
              <w:rPr>
                <w:rFonts w:ascii="Calibri" w:eastAsiaTheme="minorEastAsia" w:hAnsi="Calibri" w:cstheme="minorHAnsi"/>
                <w:iCs/>
                <w:color w:val="4D5154" w:themeColor="text1" w:themeTint="BF"/>
                <w:sz w:val="24"/>
                <w:szCs w:val="24"/>
              </w:rPr>
              <w:t>:</w:t>
            </w:r>
          </w:p>
          <w:p w14:paraId="4D638BA3" w14:textId="333E8DCD" w:rsidR="007837A3"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9D63E5">
              <w:rPr>
                <w:rFonts w:ascii="Calibri" w:eastAsiaTheme="minorEastAsia" w:hAnsi="Calibri" w:cstheme="minorHAnsi"/>
                <w:iCs/>
                <w:color w:val="4D5154" w:themeColor="text1" w:themeTint="BF"/>
              </w:rPr>
              <w:t xml:space="preserve">Select at least one </w:t>
            </w:r>
            <w:r w:rsidRPr="009D63E5">
              <w:rPr>
                <w:rFonts w:ascii="Calibri" w:eastAsiaTheme="minorEastAsia" w:hAnsi="Calibri" w:cstheme="minorHAnsi"/>
                <w:iCs/>
                <w:color w:val="4D5154" w:themeColor="text1" w:themeTint="BF"/>
                <w:u w:val="single"/>
              </w:rPr>
              <w:t xml:space="preserve">part or </w:t>
            </w:r>
            <w:commentRangeStart w:id="48"/>
            <w:commentRangeStart w:id="49"/>
            <w:r w:rsidRPr="009D63E5">
              <w:rPr>
                <w:rFonts w:ascii="Calibri" w:eastAsiaTheme="minorEastAsia" w:hAnsi="Calibri" w:cstheme="minorHAnsi"/>
                <w:iCs/>
                <w:color w:val="4D5154" w:themeColor="text1" w:themeTint="BF"/>
                <w:u w:val="single"/>
              </w:rPr>
              <w:t>site</w:t>
            </w:r>
            <w:commentRangeEnd w:id="48"/>
            <w:r>
              <w:rPr>
                <w:rStyle w:val="CommentReference"/>
              </w:rPr>
              <w:commentReference w:id="48"/>
            </w:r>
            <w:commentRangeEnd w:id="49"/>
            <w:r>
              <w:rPr>
                <w:rStyle w:val="CommentReference"/>
              </w:rPr>
              <w:commentReference w:id="49"/>
            </w:r>
            <w:r w:rsidRPr="009D63E5">
              <w:rPr>
                <w:rFonts w:ascii="Calibri" w:eastAsiaTheme="minorEastAsia" w:hAnsi="Calibri" w:cstheme="minorHAnsi"/>
                <w:iCs/>
                <w:color w:val="4D5154" w:themeColor="text1" w:themeTint="BF"/>
              </w:rPr>
              <w:t xml:space="preserve"> tha</w:t>
            </w:r>
            <w:r>
              <w:rPr>
                <w:rFonts w:ascii="Calibri" w:eastAsiaTheme="minorEastAsia" w:hAnsi="Calibri" w:cstheme="minorHAnsi"/>
                <w:iCs/>
                <w:color w:val="4D5154" w:themeColor="text1" w:themeTint="BF"/>
              </w:rPr>
              <w:t>t he wants to upload file to it</w:t>
            </w:r>
          </w:p>
          <w:p w14:paraId="01D2D309" w14:textId="7CB5F130" w:rsidR="00C23BA8" w:rsidRPr="009D63E5" w:rsidRDefault="00C23BA8" w:rsidP="00C23BA8">
            <w:pPr>
              <w:pStyle w:val="ListParagraph"/>
              <w:numPr>
                <w:ilvl w:val="0"/>
                <w:numId w:val="17"/>
              </w:numPr>
              <w:bidi w:val="0"/>
              <w:spacing w:line="240" w:lineRule="auto"/>
              <w:rPr>
                <w:rFonts w:ascii="Calibri" w:eastAsiaTheme="minorEastAsia" w:hAnsi="Calibri" w:cstheme="minorHAnsi"/>
                <w:iCs/>
                <w:color w:val="4D5154" w:themeColor="text1" w:themeTint="BF"/>
              </w:rPr>
            </w:pPr>
            <w:r>
              <w:rPr>
                <w:rFonts w:ascii="Calibri" w:eastAsiaTheme="minorEastAsia" w:hAnsi="Calibri" w:cstheme="minorHAnsi"/>
                <w:iCs/>
                <w:color w:val="4D5154" w:themeColor="text1" w:themeTint="BF"/>
              </w:rPr>
              <w:t>Uploading file will be mandatory for the selected parts or site.</w:t>
            </w:r>
          </w:p>
          <w:p w14:paraId="7EF0CC45"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3E6D25">
              <w:rPr>
                <w:rFonts w:ascii="Calibri" w:eastAsiaTheme="minorEastAsia" w:hAnsi="Calibri" w:cstheme="minorHAnsi"/>
                <w:b/>
                <w:bCs/>
                <w:iCs/>
                <w:color w:val="4D5154" w:themeColor="text1" w:themeTint="BF"/>
                <w:sz w:val="24"/>
                <w:szCs w:val="24"/>
              </w:rPr>
              <w:t>Insert Data</w:t>
            </w:r>
            <w:r w:rsidRPr="006A2C02">
              <w:rPr>
                <w:rFonts w:ascii="Calibri" w:eastAsiaTheme="minorEastAsia" w:hAnsi="Calibri" w:cstheme="minorHAnsi"/>
                <w:b/>
                <w:bCs/>
                <w:iCs/>
                <w:color w:val="4D5154" w:themeColor="text1" w:themeTint="BF"/>
                <w:sz w:val="24"/>
                <w:szCs w:val="24"/>
              </w:rPr>
              <w:t xml:space="preserve"> Action</w:t>
            </w:r>
            <w:r w:rsidRPr="006A2C02">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user</w:t>
            </w:r>
            <w:r w:rsidRPr="006A2C02">
              <w:rPr>
                <w:rFonts w:ascii="Calibri" w:eastAsiaTheme="minorEastAsia" w:hAnsi="Calibri" w:cstheme="minorHAnsi"/>
                <w:iCs/>
                <w:color w:val="4D5154" w:themeColor="text1" w:themeTint="BF"/>
                <w:sz w:val="24"/>
                <w:szCs w:val="24"/>
              </w:rPr>
              <w:t xml:space="preserve"> has to</w:t>
            </w:r>
            <w:r>
              <w:rPr>
                <w:rFonts w:ascii="Calibri" w:eastAsiaTheme="minorEastAsia" w:hAnsi="Calibri" w:cstheme="minorHAnsi"/>
                <w:iCs/>
                <w:color w:val="4D5154" w:themeColor="text1" w:themeTint="BF"/>
                <w:sz w:val="24"/>
                <w:szCs w:val="24"/>
              </w:rPr>
              <w:t>:</w:t>
            </w:r>
          </w:p>
          <w:p w14:paraId="76D96E05" w14:textId="77777777" w:rsidR="007837A3" w:rsidRPr="009D63E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9D63E5">
              <w:rPr>
                <w:rFonts w:ascii="Calibri" w:eastAsiaTheme="minorEastAsia" w:hAnsi="Calibri" w:cstheme="minorHAnsi"/>
                <w:iCs/>
                <w:color w:val="4D5154" w:themeColor="text1" w:themeTint="BF"/>
              </w:rPr>
              <w:t xml:space="preserve">Select at least one </w:t>
            </w:r>
            <w:r w:rsidRPr="009D63E5">
              <w:rPr>
                <w:rFonts w:ascii="Calibri" w:eastAsiaTheme="minorEastAsia" w:hAnsi="Calibri" w:cstheme="minorHAnsi"/>
                <w:iCs/>
                <w:color w:val="4D5154" w:themeColor="text1" w:themeTint="BF"/>
                <w:u w:val="single"/>
              </w:rPr>
              <w:t>part or site</w:t>
            </w:r>
            <w:r w:rsidRPr="009D63E5">
              <w:rPr>
                <w:rFonts w:ascii="Calibri" w:eastAsiaTheme="minorEastAsia" w:hAnsi="Calibri" w:cstheme="minorHAnsi"/>
                <w:iCs/>
                <w:color w:val="4D5154" w:themeColor="text1" w:themeTint="BF"/>
              </w:rPr>
              <w:t xml:space="preserve"> that he wants to insert da</w:t>
            </w:r>
            <w:r>
              <w:rPr>
                <w:rFonts w:ascii="Calibri" w:eastAsiaTheme="minorEastAsia" w:hAnsi="Calibri" w:cstheme="minorHAnsi"/>
                <w:iCs/>
                <w:color w:val="4D5154" w:themeColor="text1" w:themeTint="BF"/>
              </w:rPr>
              <w:t>ta to</w:t>
            </w:r>
            <w:r w:rsidRPr="009D63E5">
              <w:rPr>
                <w:rFonts w:ascii="Calibri" w:eastAsiaTheme="minorEastAsia" w:hAnsi="Calibri" w:cstheme="minorHAnsi"/>
                <w:iCs/>
                <w:color w:val="4D5154" w:themeColor="text1" w:themeTint="BF"/>
              </w:rPr>
              <w:t>.</w:t>
            </w:r>
          </w:p>
          <w:p w14:paraId="0E5EB8DF" w14:textId="77777777" w:rsidR="007837A3" w:rsidRPr="009D63E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9D63E5">
              <w:rPr>
                <w:rFonts w:ascii="Calibri" w:eastAsiaTheme="minorEastAsia" w:hAnsi="Calibri" w:cstheme="minorHAnsi"/>
                <w:iCs/>
                <w:color w:val="4D5154" w:themeColor="text1" w:themeTint="BF"/>
              </w:rPr>
              <w:t xml:space="preserve">Select </w:t>
            </w:r>
            <w:r w:rsidRPr="009D63E5">
              <w:rPr>
                <w:rFonts w:ascii="Calibri" w:eastAsiaTheme="minorEastAsia" w:hAnsi="Calibri" w:cstheme="minorHAnsi"/>
                <w:iCs/>
                <w:color w:val="4D5154" w:themeColor="text1" w:themeTint="BF"/>
                <w:u w:val="single"/>
              </w:rPr>
              <w:t>Income item status</w:t>
            </w:r>
            <w:r w:rsidRPr="009D63E5">
              <w:rPr>
                <w:rFonts w:ascii="Calibri" w:eastAsiaTheme="minorEastAsia" w:hAnsi="Calibri" w:cstheme="minorHAnsi"/>
                <w:iCs/>
                <w:color w:val="4D5154" w:themeColor="text1" w:themeTint="BF"/>
              </w:rPr>
              <w:t>.</w:t>
            </w:r>
          </w:p>
          <w:p w14:paraId="62E6EAA6" w14:textId="77777777" w:rsidR="007837A3" w:rsidRPr="009D63E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9D63E5">
              <w:rPr>
                <w:rFonts w:ascii="Calibri" w:eastAsiaTheme="minorEastAsia" w:hAnsi="Calibri" w:cstheme="minorHAnsi"/>
                <w:iCs/>
                <w:color w:val="4D5154" w:themeColor="text1" w:themeTint="BF"/>
              </w:rPr>
              <w:t xml:space="preserve">Select </w:t>
            </w:r>
            <w:r w:rsidRPr="009D63E5">
              <w:rPr>
                <w:rFonts w:ascii="Calibri" w:eastAsiaTheme="minorEastAsia" w:hAnsi="Calibri" w:cstheme="minorHAnsi"/>
                <w:iCs/>
                <w:color w:val="4D5154" w:themeColor="text1" w:themeTint="BF"/>
                <w:u w:val="single"/>
              </w:rPr>
              <w:t>Operation type</w:t>
            </w:r>
            <w:r>
              <w:rPr>
                <w:rFonts w:ascii="Calibri" w:eastAsiaTheme="minorEastAsia" w:hAnsi="Calibri" w:cstheme="minorHAnsi"/>
                <w:iCs/>
                <w:color w:val="4D5154" w:themeColor="text1" w:themeTint="BF"/>
                <w:u w:val="single"/>
              </w:rPr>
              <w:t xml:space="preserve"> (add, dismantle, or both)</w:t>
            </w:r>
            <w:r w:rsidRPr="009D63E5">
              <w:rPr>
                <w:rFonts w:ascii="Calibri" w:eastAsiaTheme="minorEastAsia" w:hAnsi="Calibri" w:cstheme="minorHAnsi"/>
                <w:iCs/>
                <w:color w:val="4D5154" w:themeColor="text1" w:themeTint="BF"/>
              </w:rPr>
              <w:t>.</w:t>
            </w:r>
          </w:p>
          <w:p w14:paraId="4FC4BF84"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Pr>
                <w:rFonts w:ascii="Calibri" w:eastAsiaTheme="minorEastAsia" w:hAnsi="Calibri" w:cstheme="minorHAnsi"/>
                <w:b/>
                <w:bCs/>
                <w:iCs/>
                <w:color w:val="4D5154" w:themeColor="text1" w:themeTint="BF"/>
                <w:sz w:val="24"/>
                <w:szCs w:val="24"/>
              </w:rPr>
              <w:t>Update</w:t>
            </w:r>
            <w:r w:rsidRPr="003E6D25">
              <w:rPr>
                <w:rFonts w:ascii="Calibri" w:eastAsiaTheme="minorEastAsia" w:hAnsi="Calibri" w:cstheme="minorHAnsi"/>
                <w:b/>
                <w:bCs/>
                <w:iCs/>
                <w:color w:val="4D5154" w:themeColor="text1" w:themeTint="BF"/>
                <w:sz w:val="24"/>
                <w:szCs w:val="24"/>
              </w:rPr>
              <w:t xml:space="preserve"> Data</w:t>
            </w:r>
            <w:r w:rsidRPr="006A2C02">
              <w:rPr>
                <w:rFonts w:ascii="Calibri" w:eastAsiaTheme="minorEastAsia" w:hAnsi="Calibri" w:cstheme="minorHAnsi"/>
                <w:b/>
                <w:bCs/>
                <w:iCs/>
                <w:color w:val="4D5154" w:themeColor="text1" w:themeTint="BF"/>
                <w:sz w:val="24"/>
                <w:szCs w:val="24"/>
              </w:rPr>
              <w:t xml:space="preserve"> Action</w:t>
            </w:r>
            <w:r w:rsidRPr="006A2C02">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user</w:t>
            </w:r>
            <w:r w:rsidRPr="006A2C02">
              <w:rPr>
                <w:rFonts w:ascii="Calibri" w:eastAsiaTheme="minorEastAsia" w:hAnsi="Calibri" w:cstheme="minorHAnsi"/>
                <w:iCs/>
                <w:color w:val="4D5154" w:themeColor="text1" w:themeTint="BF"/>
                <w:sz w:val="24"/>
                <w:szCs w:val="24"/>
              </w:rPr>
              <w:t xml:space="preserve"> has to</w:t>
            </w:r>
          </w:p>
          <w:p w14:paraId="49F4034B"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 xml:space="preserve">Select at least one </w:t>
            </w:r>
            <w:r w:rsidRPr="007D6FC5">
              <w:rPr>
                <w:rFonts w:ascii="Calibri" w:eastAsiaTheme="minorEastAsia" w:hAnsi="Calibri" w:cstheme="minorHAnsi"/>
                <w:iCs/>
                <w:color w:val="4D5154" w:themeColor="text1" w:themeTint="BF"/>
                <w:u w:val="single"/>
              </w:rPr>
              <w:t>part or site</w:t>
            </w:r>
            <w:r w:rsidRPr="007D6FC5">
              <w:rPr>
                <w:rFonts w:ascii="Calibri" w:eastAsiaTheme="minorEastAsia" w:hAnsi="Calibri" w:cstheme="minorHAnsi"/>
                <w:iCs/>
                <w:color w:val="4D5154" w:themeColor="text1" w:themeTint="BF"/>
              </w:rPr>
              <w:t xml:space="preserve"> that he wants to update data on it </w:t>
            </w:r>
          </w:p>
          <w:p w14:paraId="312F3401"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Select i</w:t>
            </w:r>
            <w:r w:rsidRPr="007D6FC5">
              <w:rPr>
                <w:rFonts w:ascii="Calibri" w:eastAsiaTheme="minorEastAsia" w:hAnsi="Calibri" w:cstheme="minorHAnsi"/>
                <w:iCs/>
                <w:color w:val="4D5154" w:themeColor="text1" w:themeTint="BF"/>
                <w:u w:val="single"/>
              </w:rPr>
              <w:t>ncome item status</w:t>
            </w:r>
            <w:r w:rsidRPr="007D6FC5">
              <w:rPr>
                <w:rFonts w:ascii="Calibri" w:eastAsiaTheme="minorEastAsia" w:hAnsi="Calibri" w:cstheme="minorHAnsi"/>
                <w:iCs/>
                <w:color w:val="4D5154" w:themeColor="text1" w:themeTint="BF"/>
              </w:rPr>
              <w:t>.</w:t>
            </w:r>
          </w:p>
          <w:p w14:paraId="7AEAE972"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E454E8">
              <w:rPr>
                <w:rFonts w:ascii="Calibri" w:eastAsiaTheme="minorEastAsia" w:hAnsi="Calibri" w:cstheme="minorHAnsi"/>
                <w:b/>
                <w:bCs/>
                <w:iCs/>
                <w:color w:val="4D5154" w:themeColor="text1" w:themeTint="BF"/>
                <w:sz w:val="24"/>
                <w:szCs w:val="24"/>
              </w:rPr>
              <w:t>Apply Calculation Action</w:t>
            </w:r>
            <w:r>
              <w:rPr>
                <w:rFonts w:ascii="Calibri" w:eastAsiaTheme="minorEastAsia" w:hAnsi="Calibri" w:cstheme="minorHAnsi"/>
                <w:iCs/>
                <w:color w:val="4D5154" w:themeColor="text1" w:themeTint="BF"/>
                <w:sz w:val="24"/>
                <w:szCs w:val="24"/>
              </w:rPr>
              <w:t xml:space="preserve"> user has to:</w:t>
            </w:r>
          </w:p>
          <w:p w14:paraId="210AA783"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 xml:space="preserve">Select </w:t>
            </w:r>
            <w:r w:rsidRPr="007D6FC5">
              <w:rPr>
                <w:rFonts w:ascii="Calibri" w:eastAsiaTheme="minorEastAsia" w:hAnsi="Calibri" w:cstheme="minorHAnsi"/>
                <w:iCs/>
                <w:color w:val="4D5154" w:themeColor="text1" w:themeTint="BF"/>
                <w:u w:val="single"/>
              </w:rPr>
              <w:t>calculation type</w:t>
            </w:r>
            <w:r w:rsidRPr="007D6FC5">
              <w:rPr>
                <w:rFonts w:ascii="Calibri" w:eastAsiaTheme="minorEastAsia" w:hAnsi="Calibri" w:cstheme="minorHAnsi"/>
                <w:iCs/>
                <w:color w:val="4D5154" w:themeColor="text1" w:themeTint="BF"/>
              </w:rPr>
              <w:t>.</w:t>
            </w:r>
          </w:p>
          <w:p w14:paraId="30C9120D"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E454E8">
              <w:rPr>
                <w:rFonts w:ascii="Calibri" w:eastAsiaTheme="minorEastAsia" w:hAnsi="Calibri" w:cstheme="minorHAnsi"/>
                <w:b/>
                <w:bCs/>
                <w:iCs/>
                <w:color w:val="4D5154" w:themeColor="text1" w:themeTint="BF"/>
                <w:sz w:val="24"/>
                <w:szCs w:val="24"/>
              </w:rPr>
              <w:t>Condition Action</w:t>
            </w:r>
            <w:r>
              <w:rPr>
                <w:rFonts w:ascii="Calibri" w:eastAsiaTheme="minorEastAsia" w:hAnsi="Calibri" w:cstheme="minorHAnsi"/>
                <w:iCs/>
                <w:color w:val="4D5154" w:themeColor="text1" w:themeTint="BF"/>
                <w:sz w:val="24"/>
                <w:szCs w:val="24"/>
              </w:rPr>
              <w:t xml:space="preserve"> user </w:t>
            </w:r>
            <w:r w:rsidRPr="00E454E8">
              <w:rPr>
                <w:rFonts w:ascii="Calibri" w:eastAsiaTheme="minorEastAsia" w:hAnsi="Calibri" w:cstheme="minorHAnsi"/>
                <w:iCs/>
                <w:color w:val="4D5154" w:themeColor="text1" w:themeTint="BF"/>
                <w:sz w:val="24"/>
                <w:szCs w:val="24"/>
              </w:rPr>
              <w:t>has to</w:t>
            </w:r>
            <w:r>
              <w:rPr>
                <w:rFonts w:ascii="Calibri" w:eastAsiaTheme="minorEastAsia" w:hAnsi="Calibri" w:cstheme="minorHAnsi"/>
                <w:iCs/>
                <w:color w:val="4D5154" w:themeColor="text1" w:themeTint="BF"/>
                <w:sz w:val="24"/>
                <w:szCs w:val="24"/>
              </w:rPr>
              <w:t>:</w:t>
            </w:r>
          </w:p>
          <w:p w14:paraId="2CC63ED0"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 xml:space="preserve">Select </w:t>
            </w:r>
            <w:r w:rsidRPr="007D6FC5">
              <w:rPr>
                <w:rFonts w:ascii="Calibri" w:eastAsiaTheme="minorEastAsia" w:hAnsi="Calibri" w:cstheme="minorHAnsi"/>
                <w:iCs/>
                <w:color w:val="4D5154" w:themeColor="text1" w:themeTint="BF"/>
                <w:u w:val="single"/>
              </w:rPr>
              <w:t>condition type</w:t>
            </w:r>
            <w:r>
              <w:rPr>
                <w:rFonts w:ascii="Calibri" w:eastAsiaTheme="minorEastAsia" w:hAnsi="Calibri" w:cstheme="minorHAnsi"/>
                <w:iCs/>
                <w:color w:val="4D5154" w:themeColor="text1" w:themeTint="BF"/>
              </w:rPr>
              <w:t>.</w:t>
            </w:r>
          </w:p>
          <w:p w14:paraId="4C646CFB"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Pr>
                <w:rFonts w:ascii="Calibri" w:eastAsiaTheme="minorEastAsia" w:hAnsi="Calibri" w:cstheme="minorHAnsi"/>
                <w:iCs/>
                <w:color w:val="4D5154" w:themeColor="text1" w:themeTint="BF"/>
              </w:rPr>
              <w:t>S</w:t>
            </w:r>
            <w:r w:rsidRPr="007D6FC5">
              <w:rPr>
                <w:rFonts w:ascii="Calibri" w:eastAsiaTheme="minorEastAsia" w:hAnsi="Calibri" w:cstheme="minorHAnsi"/>
                <w:iCs/>
                <w:color w:val="4D5154" w:themeColor="text1" w:themeTint="BF"/>
              </w:rPr>
              <w:t xml:space="preserve">elect at least two </w:t>
            </w:r>
            <w:r w:rsidRPr="007D6FC5">
              <w:rPr>
                <w:rFonts w:ascii="Calibri" w:eastAsiaTheme="minorEastAsia" w:hAnsi="Calibri" w:cstheme="minorHAnsi"/>
                <w:iCs/>
                <w:color w:val="4D5154" w:themeColor="text1" w:themeTint="BF"/>
                <w:u w:val="single"/>
              </w:rPr>
              <w:t>options</w:t>
            </w:r>
            <w:r>
              <w:rPr>
                <w:rFonts w:ascii="Calibri" w:eastAsiaTheme="minorEastAsia" w:hAnsi="Calibri" w:cstheme="minorHAnsi"/>
                <w:iCs/>
                <w:color w:val="4D5154" w:themeColor="text1" w:themeTint="BF"/>
              </w:rPr>
              <w:t xml:space="preserve"> from all condition options</w:t>
            </w:r>
            <w:r w:rsidRPr="007D6FC5">
              <w:rPr>
                <w:rFonts w:ascii="Calibri" w:eastAsiaTheme="minorEastAsia" w:hAnsi="Calibri" w:cstheme="minorHAnsi"/>
                <w:iCs/>
                <w:color w:val="4D5154" w:themeColor="text1" w:themeTint="BF"/>
              </w:rPr>
              <w:t>.</w:t>
            </w:r>
          </w:p>
          <w:p w14:paraId="43B5B499"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2B4919">
              <w:rPr>
                <w:rFonts w:ascii="Calibri" w:eastAsiaTheme="minorEastAsia" w:hAnsi="Calibri" w:cstheme="minorHAnsi"/>
                <w:b/>
                <w:bCs/>
                <w:iCs/>
                <w:color w:val="4D5154" w:themeColor="text1" w:themeTint="BF"/>
                <w:sz w:val="24"/>
                <w:szCs w:val="24"/>
              </w:rPr>
              <w:t>Telecom Validation Action</w:t>
            </w:r>
            <w:r>
              <w:rPr>
                <w:rFonts w:ascii="Calibri" w:eastAsiaTheme="minorEastAsia" w:hAnsi="Calibri" w:cstheme="minorHAnsi"/>
                <w:b/>
                <w:bCs/>
                <w:iCs/>
                <w:color w:val="4D5154" w:themeColor="text1" w:themeTint="BF"/>
                <w:sz w:val="24"/>
                <w:szCs w:val="24"/>
              </w:rPr>
              <w:t xml:space="preserve"> </w:t>
            </w:r>
            <w:r w:rsidRPr="002B4919">
              <w:rPr>
                <w:rFonts w:ascii="Calibri" w:eastAsiaTheme="minorEastAsia" w:hAnsi="Calibri" w:cstheme="minorHAnsi"/>
                <w:iCs/>
                <w:color w:val="4D5154" w:themeColor="text1" w:themeTint="BF"/>
                <w:sz w:val="24"/>
                <w:szCs w:val="24"/>
              </w:rPr>
              <w:t>user</w:t>
            </w:r>
            <w:r>
              <w:rPr>
                <w:rFonts w:ascii="Calibri" w:eastAsiaTheme="minorEastAsia" w:hAnsi="Calibri" w:cstheme="minorHAnsi"/>
                <w:iCs/>
                <w:color w:val="4D5154" w:themeColor="text1" w:themeTint="BF"/>
                <w:sz w:val="24"/>
                <w:szCs w:val="24"/>
              </w:rPr>
              <w:t xml:space="preserve"> has to:</w:t>
            </w:r>
          </w:p>
          <w:p w14:paraId="2CDE1C23"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 xml:space="preserve">Select at least </w:t>
            </w:r>
            <w:r w:rsidRPr="00C66ABC">
              <w:rPr>
                <w:rFonts w:ascii="Calibri" w:eastAsiaTheme="minorEastAsia" w:hAnsi="Calibri" w:cstheme="minorHAnsi"/>
                <w:iCs/>
                <w:color w:val="4D5154" w:themeColor="text1" w:themeTint="BF"/>
              </w:rPr>
              <w:t xml:space="preserve">two </w:t>
            </w:r>
            <w:r w:rsidRPr="00C66ABC">
              <w:rPr>
                <w:rFonts w:ascii="Calibri" w:eastAsiaTheme="minorEastAsia" w:hAnsi="Calibri" w:cstheme="minorHAnsi"/>
                <w:iCs/>
                <w:color w:val="4D5154" w:themeColor="text1" w:themeTint="BF"/>
                <w:u w:val="single"/>
              </w:rPr>
              <w:t>Item options</w:t>
            </w:r>
            <w:r w:rsidRPr="00C66ABC">
              <w:rPr>
                <w:rFonts w:ascii="Calibri" w:eastAsiaTheme="minorEastAsia" w:hAnsi="Calibri" w:cstheme="minorHAnsi"/>
                <w:iCs/>
                <w:color w:val="4D5154" w:themeColor="text1" w:themeTint="BF"/>
              </w:rPr>
              <w:t xml:space="preserve"> from all options and its status</w:t>
            </w:r>
            <w:r w:rsidRPr="007D6FC5">
              <w:rPr>
                <w:rFonts w:ascii="Calibri" w:eastAsiaTheme="minorEastAsia" w:hAnsi="Calibri" w:cstheme="minorHAnsi"/>
                <w:iCs/>
                <w:color w:val="4D5154" w:themeColor="text1" w:themeTint="BF"/>
              </w:rPr>
              <w:t>.</w:t>
            </w:r>
          </w:p>
          <w:p w14:paraId="5FEA3A49"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 xml:space="preserve">Select at least one </w:t>
            </w:r>
            <w:r w:rsidRPr="007D6FC5">
              <w:rPr>
                <w:rFonts w:ascii="Calibri" w:eastAsiaTheme="minorEastAsia" w:hAnsi="Calibri" w:cstheme="minorHAnsi"/>
                <w:iCs/>
                <w:color w:val="4D5154" w:themeColor="text1" w:themeTint="BF"/>
                <w:u w:val="single"/>
              </w:rPr>
              <w:t>part or site</w:t>
            </w:r>
            <w:r w:rsidRPr="007D6FC5">
              <w:rPr>
                <w:rFonts w:ascii="Calibri" w:eastAsiaTheme="minorEastAsia" w:hAnsi="Calibri" w:cstheme="minorHAnsi"/>
                <w:iCs/>
                <w:color w:val="4D5154" w:themeColor="text1" w:themeTint="BF"/>
              </w:rPr>
              <w:t xml:space="preserve"> that he wants to validate data on it.</w:t>
            </w:r>
          </w:p>
          <w:p w14:paraId="37CAFEFA" w14:textId="77777777" w:rsidR="007837A3" w:rsidRPr="007D6FC5"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7D6FC5">
              <w:rPr>
                <w:rFonts w:ascii="Calibri" w:eastAsiaTheme="minorEastAsia" w:hAnsi="Calibri" w:cstheme="minorHAnsi"/>
                <w:iCs/>
                <w:color w:val="4D5154" w:themeColor="text1" w:themeTint="BF"/>
              </w:rPr>
              <w:t xml:space="preserve">Select </w:t>
            </w:r>
            <w:r w:rsidRPr="007D6FC5">
              <w:rPr>
                <w:rFonts w:ascii="Calibri" w:eastAsiaTheme="minorEastAsia" w:hAnsi="Calibri" w:cstheme="minorHAnsi"/>
                <w:iCs/>
                <w:color w:val="4D5154" w:themeColor="text1" w:themeTint="BF"/>
                <w:u w:val="single"/>
              </w:rPr>
              <w:t>income item status</w:t>
            </w:r>
            <w:r w:rsidRPr="007D6FC5">
              <w:rPr>
                <w:rFonts w:ascii="Calibri" w:eastAsiaTheme="minorEastAsia" w:hAnsi="Calibri" w:cstheme="minorHAnsi"/>
                <w:iCs/>
                <w:color w:val="4D5154" w:themeColor="text1" w:themeTint="BF"/>
              </w:rPr>
              <w:t>.</w:t>
            </w:r>
          </w:p>
          <w:p w14:paraId="01A48B59"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201169">
              <w:rPr>
                <w:rFonts w:ascii="Calibri" w:eastAsiaTheme="minorEastAsia" w:hAnsi="Calibri" w:cstheme="minorHAnsi"/>
                <w:iCs/>
                <w:color w:val="4D5154" w:themeColor="text1" w:themeTint="BF"/>
                <w:sz w:val="24"/>
                <w:szCs w:val="24"/>
              </w:rPr>
              <w:t>In</w:t>
            </w:r>
            <w:r w:rsidRPr="00201169">
              <w:rPr>
                <w:rFonts w:ascii="Calibri" w:eastAsiaTheme="minorEastAsia" w:hAnsi="Calibri" w:cstheme="minorHAnsi"/>
                <w:iCs/>
                <w:color w:val="FF0000"/>
                <w:sz w:val="24"/>
                <w:szCs w:val="24"/>
              </w:rPr>
              <w:t xml:space="preserve"> </w:t>
            </w:r>
            <w:r w:rsidRPr="00201169">
              <w:rPr>
                <w:rFonts w:ascii="Calibri" w:eastAsiaTheme="minorEastAsia" w:hAnsi="Calibri" w:cstheme="minorHAnsi"/>
                <w:b/>
                <w:bCs/>
                <w:iCs/>
                <w:color w:val="4D5154" w:themeColor="text1" w:themeTint="BF"/>
                <w:sz w:val="24"/>
                <w:szCs w:val="24"/>
              </w:rPr>
              <w:t>Civil Decision Action</w:t>
            </w:r>
            <w:r w:rsidRPr="00201169">
              <w:rPr>
                <w:rFonts w:ascii="Calibri" w:eastAsiaTheme="minorEastAsia" w:hAnsi="Calibri" w:cstheme="minorHAnsi"/>
                <w:iCs/>
                <w:color w:val="FF0000"/>
                <w:sz w:val="24"/>
                <w:szCs w:val="24"/>
              </w:rPr>
              <w:t xml:space="preserve"> </w:t>
            </w:r>
            <w:r w:rsidRPr="00201169">
              <w:rPr>
                <w:rFonts w:ascii="Calibri" w:eastAsiaTheme="minorEastAsia" w:hAnsi="Calibri" w:cstheme="minorHAnsi"/>
                <w:iCs/>
                <w:color w:val="4D5154" w:themeColor="text1" w:themeTint="BF"/>
                <w:sz w:val="24"/>
                <w:szCs w:val="24"/>
              </w:rPr>
              <w:t>user has to</w:t>
            </w:r>
            <w:r>
              <w:rPr>
                <w:rFonts w:ascii="Calibri" w:eastAsiaTheme="minorEastAsia" w:hAnsi="Calibri" w:cstheme="minorHAnsi"/>
                <w:iCs/>
                <w:color w:val="4D5154" w:themeColor="text1" w:themeTint="BF"/>
                <w:sz w:val="24"/>
                <w:szCs w:val="24"/>
              </w:rPr>
              <w:t>:</w:t>
            </w:r>
          </w:p>
          <w:p w14:paraId="20829699" w14:textId="77777777" w:rsidR="007837A3" w:rsidRPr="00590057"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w:t>
            </w:r>
            <w:r w:rsidRPr="00590057">
              <w:rPr>
                <w:rFonts w:ascii="Calibri" w:eastAsiaTheme="minorEastAsia" w:hAnsi="Calibri" w:cstheme="minorHAnsi"/>
                <w:iCs/>
                <w:color w:val="4D5154" w:themeColor="text1" w:themeTint="BF"/>
                <w:u w:val="single"/>
              </w:rPr>
              <w:t>income item status</w:t>
            </w:r>
            <w:r w:rsidRPr="00590057">
              <w:rPr>
                <w:rFonts w:ascii="Calibri" w:eastAsiaTheme="minorEastAsia" w:hAnsi="Calibri" w:cstheme="minorHAnsi"/>
                <w:iCs/>
                <w:color w:val="4D5154" w:themeColor="text1" w:themeTint="BF"/>
              </w:rPr>
              <w:t>.</w:t>
            </w:r>
          </w:p>
          <w:p w14:paraId="4CD82713" w14:textId="77777777" w:rsidR="007837A3" w:rsidRPr="00590057"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at least two </w:t>
            </w:r>
            <w:r w:rsidRPr="00590057">
              <w:rPr>
                <w:rFonts w:ascii="Calibri" w:eastAsiaTheme="minorEastAsia" w:hAnsi="Calibri" w:cstheme="minorHAnsi"/>
                <w:iCs/>
                <w:color w:val="4D5154" w:themeColor="text1" w:themeTint="BF"/>
                <w:u w:val="single"/>
              </w:rPr>
              <w:t>item options</w:t>
            </w:r>
            <w:r w:rsidRPr="00590057">
              <w:rPr>
                <w:rFonts w:ascii="Calibri" w:eastAsiaTheme="minorEastAsia" w:hAnsi="Calibri" w:cstheme="minorHAnsi"/>
                <w:iCs/>
                <w:color w:val="4D5154" w:themeColor="text1" w:themeTint="BF"/>
              </w:rPr>
              <w:t xml:space="preserve"> that will apply at the item level and </w:t>
            </w:r>
            <w:r w:rsidRPr="00590057">
              <w:rPr>
                <w:rFonts w:ascii="Calibri" w:eastAsiaTheme="minorEastAsia" w:hAnsi="Calibri" w:cstheme="minorHAnsi"/>
                <w:iCs/>
                <w:color w:val="4D5154" w:themeColor="text1" w:themeTint="BF"/>
                <w:u w:val="single"/>
              </w:rPr>
              <w:t>item status</w:t>
            </w:r>
            <w:r w:rsidRPr="00590057">
              <w:rPr>
                <w:rFonts w:ascii="Calibri" w:eastAsiaTheme="minorEastAsia" w:hAnsi="Calibri" w:cstheme="minorHAnsi"/>
                <w:iCs/>
                <w:color w:val="4D5154" w:themeColor="text1" w:themeTint="BF"/>
              </w:rPr>
              <w:t xml:space="preserve"> for each item option.</w:t>
            </w:r>
          </w:p>
          <w:p w14:paraId="1B5FF1CA" w14:textId="77777777" w:rsidR="007837A3" w:rsidRPr="00590057"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at least two </w:t>
            </w:r>
            <w:r w:rsidRPr="00590057">
              <w:rPr>
                <w:rFonts w:ascii="Calibri" w:eastAsiaTheme="minorEastAsia" w:hAnsi="Calibri" w:cstheme="minorHAnsi"/>
                <w:iCs/>
                <w:color w:val="4D5154" w:themeColor="text1" w:themeTint="BF"/>
                <w:u w:val="single"/>
              </w:rPr>
              <w:t>action options</w:t>
            </w:r>
            <w:r w:rsidRPr="00590057">
              <w:rPr>
                <w:rFonts w:ascii="Calibri" w:eastAsiaTheme="minorEastAsia" w:hAnsi="Calibri" w:cstheme="minorHAnsi"/>
                <w:iCs/>
                <w:color w:val="4D5154" w:themeColor="text1" w:themeTint="BF"/>
              </w:rPr>
              <w:t xml:space="preserve"> that will apply at the action level.</w:t>
            </w:r>
          </w:p>
          <w:p w14:paraId="4ACB8123"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201169">
              <w:rPr>
                <w:rFonts w:ascii="Calibri" w:eastAsiaTheme="minorEastAsia" w:hAnsi="Calibri" w:cstheme="minorHAnsi"/>
                <w:b/>
                <w:bCs/>
                <w:iCs/>
                <w:color w:val="4D5154" w:themeColor="text1" w:themeTint="BF"/>
                <w:sz w:val="24"/>
                <w:szCs w:val="24"/>
              </w:rPr>
              <w:t>Proposal Approved Action</w:t>
            </w:r>
            <w:r>
              <w:rPr>
                <w:rFonts w:ascii="Calibri" w:eastAsiaTheme="minorEastAsia" w:hAnsi="Calibri" w:cstheme="minorHAnsi"/>
                <w:b/>
                <w:bCs/>
                <w:iCs/>
                <w:color w:val="4D5154" w:themeColor="text1" w:themeTint="BF"/>
                <w:sz w:val="24"/>
                <w:szCs w:val="24"/>
              </w:rPr>
              <w:t xml:space="preserve"> </w:t>
            </w:r>
            <w:r w:rsidRPr="001D01C5">
              <w:rPr>
                <w:rFonts w:ascii="Calibri" w:eastAsiaTheme="minorEastAsia" w:hAnsi="Calibri" w:cstheme="minorHAnsi"/>
                <w:iCs/>
                <w:color w:val="4D5154" w:themeColor="text1" w:themeTint="BF"/>
                <w:sz w:val="24"/>
                <w:szCs w:val="24"/>
              </w:rPr>
              <w:t>user has to</w:t>
            </w:r>
            <w:r>
              <w:rPr>
                <w:rFonts w:ascii="Calibri" w:eastAsiaTheme="minorEastAsia" w:hAnsi="Calibri" w:cstheme="minorHAnsi"/>
                <w:iCs/>
                <w:color w:val="4D5154" w:themeColor="text1" w:themeTint="BF"/>
                <w:sz w:val="24"/>
                <w:szCs w:val="24"/>
              </w:rPr>
              <w:t>:</w:t>
            </w:r>
          </w:p>
          <w:p w14:paraId="7C2602BD" w14:textId="77777777" w:rsidR="007837A3"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w:t>
            </w:r>
            <w:r w:rsidRPr="00590057">
              <w:rPr>
                <w:rFonts w:ascii="Calibri" w:eastAsiaTheme="minorEastAsia" w:hAnsi="Calibri" w:cstheme="minorHAnsi"/>
                <w:iCs/>
                <w:color w:val="4D5154" w:themeColor="text1" w:themeTint="BF"/>
                <w:u w:val="single"/>
              </w:rPr>
              <w:t>income item status</w:t>
            </w:r>
            <w:r>
              <w:rPr>
                <w:rFonts w:ascii="Calibri" w:eastAsiaTheme="minorEastAsia" w:hAnsi="Calibri" w:cstheme="minorHAnsi"/>
                <w:iCs/>
                <w:color w:val="4D5154" w:themeColor="text1" w:themeTint="BF"/>
              </w:rPr>
              <w:t xml:space="preserve">. </w:t>
            </w:r>
          </w:p>
          <w:p w14:paraId="5944037F"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1D01C5">
              <w:rPr>
                <w:rFonts w:ascii="Calibri" w:eastAsiaTheme="minorEastAsia" w:hAnsi="Calibri" w:cstheme="minorHAnsi"/>
                <w:b/>
                <w:bCs/>
                <w:iCs/>
                <w:color w:val="4D5154" w:themeColor="text1" w:themeTint="BF"/>
                <w:sz w:val="24"/>
                <w:szCs w:val="24"/>
              </w:rPr>
              <w:t>Study Result Action</w:t>
            </w:r>
            <w:r>
              <w:rPr>
                <w:rFonts w:ascii="Calibri" w:eastAsiaTheme="minorEastAsia" w:hAnsi="Calibri" w:cstheme="minorHAnsi"/>
                <w:b/>
                <w:bCs/>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user has to:</w:t>
            </w:r>
          </w:p>
          <w:p w14:paraId="2146FC46" w14:textId="77777777" w:rsidR="007837A3" w:rsidRPr="00590057"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w:t>
            </w:r>
            <w:r w:rsidRPr="00590057">
              <w:rPr>
                <w:rFonts w:ascii="Calibri" w:eastAsiaTheme="minorEastAsia" w:hAnsi="Calibri" w:cstheme="minorHAnsi"/>
                <w:iCs/>
                <w:color w:val="4D5154" w:themeColor="text1" w:themeTint="BF"/>
                <w:u w:val="single"/>
              </w:rPr>
              <w:t>income item status.</w:t>
            </w:r>
          </w:p>
          <w:p w14:paraId="3B48DACD"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In </w:t>
            </w:r>
            <w:r w:rsidRPr="007D3AA3">
              <w:rPr>
                <w:rFonts w:ascii="Calibri" w:eastAsiaTheme="minorEastAsia" w:hAnsi="Calibri" w:cstheme="minorHAnsi"/>
                <w:b/>
                <w:bCs/>
                <w:iCs/>
                <w:color w:val="4D5154" w:themeColor="text1" w:themeTint="BF"/>
                <w:sz w:val="24"/>
                <w:szCs w:val="24"/>
              </w:rPr>
              <w:t>Civil Validation Action</w:t>
            </w:r>
            <w:r>
              <w:rPr>
                <w:rFonts w:ascii="Calibri" w:eastAsiaTheme="minorEastAsia" w:hAnsi="Calibri" w:cstheme="minorHAnsi"/>
                <w:iCs/>
                <w:color w:val="4D5154" w:themeColor="text1" w:themeTint="BF"/>
                <w:sz w:val="24"/>
                <w:szCs w:val="24"/>
              </w:rPr>
              <w:t xml:space="preserve"> user has to:</w:t>
            </w:r>
          </w:p>
          <w:p w14:paraId="74FECE59" w14:textId="77777777" w:rsidR="007837A3" w:rsidRPr="00590057"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w:t>
            </w:r>
            <w:r w:rsidRPr="00590057">
              <w:rPr>
                <w:rFonts w:ascii="Calibri" w:eastAsiaTheme="minorEastAsia" w:hAnsi="Calibri" w:cstheme="minorHAnsi"/>
                <w:iCs/>
                <w:color w:val="4D5154" w:themeColor="text1" w:themeTint="BF"/>
                <w:u w:val="single"/>
              </w:rPr>
              <w:t>income item status</w:t>
            </w:r>
            <w:r w:rsidRPr="00590057">
              <w:rPr>
                <w:rFonts w:ascii="Calibri" w:eastAsiaTheme="minorEastAsia" w:hAnsi="Calibri" w:cstheme="minorHAnsi"/>
                <w:iCs/>
                <w:color w:val="4D5154" w:themeColor="text1" w:themeTint="BF"/>
              </w:rPr>
              <w:t>.</w:t>
            </w:r>
          </w:p>
          <w:p w14:paraId="6E3F3167" w14:textId="77777777" w:rsidR="007837A3" w:rsidRPr="00590057"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rPr>
            </w:pPr>
            <w:r w:rsidRPr="00590057">
              <w:rPr>
                <w:rFonts w:ascii="Calibri" w:eastAsiaTheme="minorEastAsia" w:hAnsi="Calibri" w:cstheme="minorHAnsi"/>
                <w:iCs/>
                <w:color w:val="4D5154" w:themeColor="text1" w:themeTint="BF"/>
              </w:rPr>
              <w:t xml:space="preserve">Select at least one </w:t>
            </w:r>
            <w:r w:rsidRPr="00590057">
              <w:rPr>
                <w:rFonts w:ascii="Calibri" w:eastAsiaTheme="minorEastAsia" w:hAnsi="Calibri" w:cstheme="minorHAnsi"/>
                <w:iCs/>
                <w:color w:val="4D5154" w:themeColor="text1" w:themeTint="BF"/>
                <w:u w:val="single"/>
              </w:rPr>
              <w:t>part or site</w:t>
            </w:r>
            <w:r w:rsidRPr="00590057">
              <w:rPr>
                <w:rFonts w:ascii="Calibri" w:eastAsiaTheme="minorEastAsia" w:hAnsi="Calibri" w:cstheme="minorHAnsi"/>
                <w:iCs/>
                <w:color w:val="4D5154" w:themeColor="text1" w:themeTint="BF"/>
              </w:rPr>
              <w:t xml:space="preserve"> that he wants to apply civil validation data on it.</w:t>
            </w:r>
          </w:p>
          <w:p w14:paraId="09572D0A" w14:textId="77777777" w:rsidR="007837A3" w:rsidRDefault="007837A3" w:rsidP="00C81F9B">
            <w:pPr>
              <w:pStyle w:val="ListParagraph"/>
              <w:numPr>
                <w:ilvl w:val="0"/>
                <w:numId w:val="17"/>
              </w:numPr>
              <w:bidi w:val="0"/>
              <w:spacing w:line="240" w:lineRule="auto"/>
              <w:rPr>
                <w:rFonts w:ascii="Calibri" w:eastAsiaTheme="minorEastAsia" w:hAnsi="Calibri" w:cstheme="minorHAnsi"/>
                <w:iCs/>
                <w:color w:val="4D5154" w:themeColor="text1" w:themeTint="BF"/>
                <w:sz w:val="24"/>
                <w:szCs w:val="24"/>
              </w:rPr>
            </w:pPr>
            <w:r w:rsidRPr="00590057">
              <w:rPr>
                <w:rFonts w:ascii="Calibri" w:eastAsiaTheme="minorEastAsia" w:hAnsi="Calibri" w:cstheme="minorHAnsi"/>
                <w:iCs/>
                <w:color w:val="4D5154" w:themeColor="text1" w:themeTint="BF"/>
              </w:rPr>
              <w:t xml:space="preserve">Select at least two civil validation </w:t>
            </w:r>
            <w:r w:rsidRPr="00590057">
              <w:rPr>
                <w:rFonts w:ascii="Calibri" w:eastAsiaTheme="minorEastAsia" w:hAnsi="Calibri" w:cstheme="minorHAnsi"/>
                <w:iCs/>
                <w:color w:val="4D5154" w:themeColor="text1" w:themeTint="BF"/>
                <w:u w:val="single"/>
              </w:rPr>
              <w:t>item options</w:t>
            </w:r>
            <w:r w:rsidRPr="00590057">
              <w:rPr>
                <w:rFonts w:ascii="Calibri" w:eastAsiaTheme="minorEastAsia" w:hAnsi="Calibri" w:cstheme="minorHAnsi"/>
                <w:iCs/>
                <w:color w:val="4D5154" w:themeColor="text1" w:themeTint="BF"/>
              </w:rPr>
              <w:t xml:space="preserve"> and its </w:t>
            </w:r>
            <w:r w:rsidRPr="00590057">
              <w:rPr>
                <w:rFonts w:ascii="Calibri" w:eastAsiaTheme="minorEastAsia" w:hAnsi="Calibri" w:cstheme="minorHAnsi"/>
                <w:iCs/>
                <w:color w:val="4D5154" w:themeColor="text1" w:themeTint="BF"/>
                <w:u w:val="single"/>
              </w:rPr>
              <w:t>status</w:t>
            </w:r>
            <w:r w:rsidRPr="00590057">
              <w:rPr>
                <w:rFonts w:ascii="Calibri" w:eastAsiaTheme="minorEastAsia" w:hAnsi="Calibri" w:cstheme="minorHAnsi"/>
                <w:iCs/>
                <w:color w:val="4D5154" w:themeColor="text1" w:themeTint="BF"/>
              </w:rPr>
              <w:t>.</w:t>
            </w:r>
          </w:p>
        </w:tc>
      </w:tr>
    </w:tbl>
    <w:p w14:paraId="4F825F53" w14:textId="77777777" w:rsidR="007837A3" w:rsidRDefault="007837A3" w:rsidP="007837A3"/>
    <w:p w14:paraId="578FE292" w14:textId="77777777" w:rsidR="007837A3" w:rsidRDefault="007837A3" w:rsidP="007837A3">
      <w:pPr>
        <w:pStyle w:val="Heading6"/>
        <w:numPr>
          <w:ilvl w:val="0"/>
          <w:numId w:val="3"/>
        </w:numPr>
        <w:rPr>
          <w:rFonts w:cstheme="minorHAnsi"/>
          <w:iCs/>
          <w:szCs w:val="24"/>
        </w:rPr>
      </w:pPr>
      <w:r>
        <w:rPr>
          <w:rFonts w:cstheme="minorHAnsi"/>
          <w:iCs/>
          <w:szCs w:val="24"/>
        </w:rPr>
        <w:t>Edit Action Use Case</w:t>
      </w:r>
    </w:p>
    <w:p w14:paraId="45F3D8B3" w14:textId="77777777" w:rsidR="007837A3" w:rsidRDefault="007837A3" w:rsidP="007837A3">
      <w:pPr>
        <w:rPr>
          <w:rFonts w:eastAsia="Calibri"/>
          <w:b/>
          <w:bCs/>
          <w:lang w:bidi="ar-SY"/>
        </w:rPr>
      </w:pPr>
    </w:p>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5BE72656" w14:textId="77777777" w:rsidTr="00C81F9B">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6CD26D1" w14:textId="77777777" w:rsidR="007837A3" w:rsidRDefault="007837A3" w:rsidP="00C81F9B">
            <w:pPr>
              <w:spacing w:line="240" w:lineRule="auto"/>
              <w:jc w:val="center"/>
              <w:rPr>
                <w:rFonts w:cstheme="minorHAnsi"/>
                <w:b/>
                <w:bCs/>
                <w:szCs w:val="24"/>
              </w:rPr>
            </w:pPr>
            <w:r>
              <w:rPr>
                <w:rFonts w:cstheme="minorHAnsi"/>
                <w:b/>
                <w:bCs/>
                <w:szCs w:val="24"/>
              </w:rPr>
              <w:t>ID</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756E6F4" w14:textId="77777777" w:rsidR="007837A3" w:rsidRDefault="007837A3" w:rsidP="00C81F9B">
            <w:pPr>
              <w:jc w:val="center"/>
              <w:rPr>
                <w:rFonts w:eastAsia="Calibri" w:cs="Calibri"/>
                <w:b/>
                <w:color w:val="4D5154"/>
                <w:sz w:val="22"/>
              </w:rPr>
            </w:pPr>
            <w:r w:rsidRPr="00F26107">
              <w:rPr>
                <w:rFonts w:eastAsia="Calibri" w:cs="Calibri"/>
                <w:b/>
                <w:color w:val="4D5154"/>
                <w:szCs w:val="24"/>
              </w:rPr>
              <w:t>4</w:t>
            </w:r>
          </w:p>
        </w:tc>
      </w:tr>
      <w:tr w:rsidR="007837A3" w14:paraId="75E753FC"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DB68948" w14:textId="77777777" w:rsidR="007837A3" w:rsidRDefault="007837A3" w:rsidP="00C81F9B">
            <w:pPr>
              <w:spacing w:line="240" w:lineRule="auto"/>
              <w:jc w:val="center"/>
              <w:rPr>
                <w:rFonts w:cstheme="minorHAnsi"/>
                <w:b/>
                <w:bCs/>
                <w:szCs w:val="24"/>
              </w:rPr>
            </w:pPr>
            <w:r>
              <w:rPr>
                <w:rFonts w:cstheme="minorHAnsi"/>
                <w:b/>
                <w:bCs/>
                <w:szCs w:val="24"/>
              </w:rPr>
              <w:t>Name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6EBD7967" w14:textId="77777777" w:rsidR="007837A3" w:rsidRDefault="007837A3" w:rsidP="00C81F9B">
            <w:pPr>
              <w:jc w:val="center"/>
              <w:rPr>
                <w:rFonts w:eastAsia="Calibri"/>
              </w:rPr>
            </w:pPr>
            <w:commentRangeStart w:id="50"/>
            <w:commentRangeStart w:id="51"/>
            <w:r>
              <w:rPr>
                <w:rFonts w:cstheme="minorHAnsi"/>
                <w:iCs/>
                <w:szCs w:val="24"/>
              </w:rPr>
              <w:t>Edit Action</w:t>
            </w:r>
            <w:commentRangeEnd w:id="50"/>
            <w:r>
              <w:rPr>
                <w:rStyle w:val="CommentReference"/>
                <w:rFonts w:asciiTheme="minorHAnsi" w:eastAsiaTheme="minorHAnsi" w:hAnsiTheme="minorHAnsi"/>
                <w:color w:val="auto"/>
              </w:rPr>
              <w:commentReference w:id="50"/>
            </w:r>
            <w:commentRangeEnd w:id="51"/>
            <w:r>
              <w:rPr>
                <w:rStyle w:val="CommentReference"/>
                <w:rFonts w:asciiTheme="minorHAnsi" w:eastAsiaTheme="minorHAnsi" w:hAnsiTheme="minorHAnsi"/>
                <w:color w:val="auto"/>
              </w:rPr>
              <w:commentReference w:id="51"/>
            </w:r>
          </w:p>
        </w:tc>
      </w:tr>
      <w:tr w:rsidR="007837A3" w14:paraId="5F772774"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68DD638" w14:textId="77777777" w:rsidR="007837A3" w:rsidRDefault="007837A3" w:rsidP="00C81F9B">
            <w:pPr>
              <w:spacing w:line="240" w:lineRule="auto"/>
              <w:jc w:val="center"/>
              <w:rPr>
                <w:rFonts w:cstheme="minorHAnsi"/>
                <w:b/>
                <w:bCs/>
                <w:szCs w:val="24"/>
              </w:rPr>
            </w:pPr>
            <w:r>
              <w:rPr>
                <w:rFonts w:cstheme="minorHAnsi"/>
                <w:b/>
                <w:bCs/>
                <w:szCs w:val="24"/>
              </w:rPr>
              <w:t>Version Date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A5FFCEF" w14:textId="77777777" w:rsidR="007837A3" w:rsidRDefault="007837A3" w:rsidP="00C81F9B">
            <w:pPr>
              <w:jc w:val="center"/>
              <w:rPr>
                <w:rFonts w:eastAsia="Calibri"/>
              </w:rPr>
            </w:pPr>
            <w:r>
              <w:rPr>
                <w:rFonts w:eastAsia="Calibri"/>
              </w:rPr>
              <w:t>26/12/2021</w:t>
            </w:r>
          </w:p>
        </w:tc>
      </w:tr>
      <w:tr w:rsidR="007837A3" w14:paraId="3ED083E9"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93163AE" w14:textId="77777777" w:rsidR="007837A3" w:rsidRDefault="007837A3" w:rsidP="00C81F9B">
            <w:pPr>
              <w:spacing w:line="240" w:lineRule="auto"/>
              <w:jc w:val="center"/>
              <w:rPr>
                <w:rFonts w:cstheme="minorHAnsi"/>
                <w:b/>
                <w:bCs/>
                <w:szCs w:val="24"/>
              </w:rPr>
            </w:pPr>
            <w:r>
              <w:rPr>
                <w:rFonts w:cstheme="minorHAnsi"/>
                <w:b/>
                <w:bCs/>
                <w:szCs w:val="24"/>
              </w:rPr>
              <w:t>Brief Description:</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6CA028B" w14:textId="77777777" w:rsidR="007837A3" w:rsidRDefault="007837A3" w:rsidP="00C81F9B">
            <w:pPr>
              <w:rPr>
                <w:rFonts w:eastAsia="Calibri"/>
              </w:rPr>
            </w:pPr>
            <w:r>
              <w:rPr>
                <w:rFonts w:eastAsia="Calibri"/>
              </w:rPr>
              <w:t>This use case represents editing workflow action.</w:t>
            </w:r>
          </w:p>
        </w:tc>
      </w:tr>
      <w:tr w:rsidR="007837A3" w14:paraId="149E29CB"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0614D65" w14:textId="77777777" w:rsidR="007837A3" w:rsidRDefault="007837A3" w:rsidP="00C81F9B">
            <w:pPr>
              <w:spacing w:line="240" w:lineRule="auto"/>
              <w:jc w:val="center"/>
              <w:rPr>
                <w:rFonts w:cstheme="minorHAnsi"/>
                <w:b/>
                <w:bCs/>
                <w:szCs w:val="24"/>
              </w:rPr>
            </w:pPr>
            <w:r>
              <w:rPr>
                <w:rFonts w:cstheme="minorHAnsi"/>
                <w:b/>
                <w:bCs/>
                <w:szCs w:val="24"/>
              </w:rPr>
              <w:t>Business [System] Trigger:</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FE30E09" w14:textId="77777777" w:rsidR="007837A3" w:rsidRDefault="007837A3" w:rsidP="00C81F9B">
            <w:pPr>
              <w:rPr>
                <w:color w:val="282660"/>
                <w:sz w:val="28"/>
                <w:szCs w:val="28"/>
              </w:rPr>
            </w:pPr>
            <w:r>
              <w:rPr>
                <w:rFonts w:eastAsia="Calibri"/>
              </w:rPr>
              <w:t>User want to edit action while creating workflow template or editing unused one.</w:t>
            </w:r>
          </w:p>
        </w:tc>
      </w:tr>
      <w:tr w:rsidR="007837A3" w14:paraId="23D89A78"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2B5FEE8" w14:textId="77777777" w:rsidR="007837A3" w:rsidRDefault="007837A3" w:rsidP="00C81F9B">
            <w:pPr>
              <w:spacing w:line="240" w:lineRule="auto"/>
              <w:jc w:val="center"/>
              <w:rPr>
                <w:rFonts w:cstheme="minorHAnsi"/>
                <w:b/>
                <w:bCs/>
                <w:szCs w:val="24"/>
              </w:rPr>
            </w:pPr>
            <w:r>
              <w:rPr>
                <w:rFonts w:cstheme="minorHAnsi"/>
                <w:b/>
                <w:bCs/>
                <w:szCs w:val="24"/>
              </w:rPr>
              <w:t>Preconditions: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B00B98F" w14:textId="77777777" w:rsidR="007837A3" w:rsidRPr="00C326AB"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sidRPr="00C326AB">
              <w:rPr>
                <w:rFonts w:ascii="Calibri" w:eastAsiaTheme="minorEastAsia" w:hAnsi="Calibri" w:cstheme="minorHAnsi"/>
                <w:iCs/>
                <w:color w:val="4D5154" w:themeColor="text1" w:themeTint="BF"/>
                <w:sz w:val="24"/>
                <w:szCs w:val="24"/>
              </w:rPr>
              <w:t>User has to have a permission</w:t>
            </w:r>
          </w:p>
          <w:p w14:paraId="15DB9465" w14:textId="77777777" w:rsidR="007837A3" w:rsidRDefault="007837A3" w:rsidP="00C81F9B">
            <w:pPr>
              <w:pStyle w:val="ListParagraph"/>
              <w:numPr>
                <w:ilvl w:val="0"/>
                <w:numId w:val="11"/>
              </w:numPr>
              <w:bidi w:val="0"/>
              <w:rPr>
                <w:rFonts w:eastAsia="Calibri"/>
              </w:rPr>
            </w:pPr>
            <w:r w:rsidRPr="00CD73A3">
              <w:rPr>
                <w:rFonts w:ascii="Calibri" w:eastAsiaTheme="minorEastAsia" w:hAnsi="Calibri" w:cstheme="minorHAnsi"/>
                <w:iCs/>
                <w:color w:val="4D5154" w:themeColor="text1" w:themeTint="BF"/>
                <w:sz w:val="24"/>
                <w:szCs w:val="24"/>
              </w:rPr>
              <w:t>E</w:t>
            </w:r>
            <w:r>
              <w:rPr>
                <w:rFonts w:ascii="Calibri" w:eastAsiaTheme="minorEastAsia" w:hAnsi="Calibri" w:cstheme="minorHAnsi"/>
                <w:iCs/>
                <w:color w:val="4D5154" w:themeColor="text1" w:themeTint="BF"/>
                <w:sz w:val="24"/>
                <w:szCs w:val="24"/>
              </w:rPr>
              <w:t>dited workflow must be un</w:t>
            </w:r>
            <w:r w:rsidRPr="00CD73A3">
              <w:rPr>
                <w:rFonts w:ascii="Calibri" w:eastAsiaTheme="minorEastAsia" w:hAnsi="Calibri" w:cstheme="minorHAnsi"/>
                <w:iCs/>
                <w:color w:val="4D5154" w:themeColor="text1" w:themeTint="BF"/>
                <w:sz w:val="24"/>
                <w:szCs w:val="24"/>
              </w:rPr>
              <w:t>used</w:t>
            </w:r>
            <w:r>
              <w:rPr>
                <w:rFonts w:ascii="Calibri" w:eastAsiaTheme="minorEastAsia" w:hAnsi="Calibri" w:cstheme="minorHAnsi"/>
                <w:iCs/>
                <w:color w:val="4D5154" w:themeColor="text1" w:themeTint="BF"/>
                <w:sz w:val="24"/>
                <w:szCs w:val="24"/>
              </w:rPr>
              <w:t xml:space="preserve"> in TLIS</w:t>
            </w:r>
            <w:r w:rsidRPr="00CD73A3">
              <w:rPr>
                <w:rFonts w:ascii="Calibri" w:eastAsiaTheme="minorEastAsia" w:hAnsi="Calibri" w:cstheme="minorHAnsi"/>
                <w:iCs/>
                <w:color w:val="4D5154" w:themeColor="text1" w:themeTint="BF"/>
                <w:sz w:val="24"/>
                <w:szCs w:val="24"/>
              </w:rPr>
              <w:t>.</w:t>
            </w:r>
          </w:p>
        </w:tc>
      </w:tr>
      <w:tr w:rsidR="007837A3" w14:paraId="647C1740"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7AAB4C7" w14:textId="77777777" w:rsidR="007837A3" w:rsidRDefault="007837A3" w:rsidP="00C81F9B">
            <w:pPr>
              <w:spacing w:line="240" w:lineRule="auto"/>
              <w:jc w:val="center"/>
              <w:rPr>
                <w:rFonts w:cstheme="minorHAnsi"/>
                <w:b/>
                <w:bCs/>
                <w:szCs w:val="24"/>
              </w:rPr>
            </w:pPr>
            <w:r>
              <w:rPr>
                <w:rFonts w:cstheme="minorHAnsi"/>
                <w:b/>
                <w:bCs/>
                <w:szCs w:val="24"/>
              </w:rPr>
              <w:t>Assumptions: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AE5FF32" w14:textId="77777777" w:rsidR="007837A3" w:rsidRDefault="007837A3" w:rsidP="00C81F9B">
            <w:pPr>
              <w:jc w:val="center"/>
              <w:rPr>
                <w:rFonts w:eastAsia="Calibri"/>
              </w:rPr>
            </w:pPr>
            <w:r>
              <w:rPr>
                <w:rFonts w:eastAsia="Calibri"/>
              </w:rPr>
              <w:t>-</w:t>
            </w:r>
          </w:p>
        </w:tc>
      </w:tr>
      <w:tr w:rsidR="007837A3" w14:paraId="71E7070F"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794D648" w14:textId="77777777" w:rsidR="007837A3" w:rsidRDefault="007837A3" w:rsidP="00C81F9B">
            <w:pPr>
              <w:spacing w:line="240" w:lineRule="auto"/>
              <w:jc w:val="center"/>
              <w:rPr>
                <w:rFonts w:cstheme="minorHAnsi"/>
                <w:b/>
                <w:bCs/>
                <w:szCs w:val="24"/>
              </w:rPr>
            </w:pPr>
            <w:r>
              <w:rPr>
                <w:rFonts w:cstheme="minorHAnsi"/>
                <w:b/>
                <w:bCs/>
                <w:szCs w:val="24"/>
              </w:rPr>
              <w:t>Actor(s):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3ED4E70" w14:textId="77777777" w:rsidR="007837A3" w:rsidRDefault="007837A3" w:rsidP="00C81F9B">
            <w:pPr>
              <w:rPr>
                <w:rFonts w:eastAsia="Calibri"/>
              </w:rPr>
            </w:pPr>
            <w:r>
              <w:rPr>
                <w:rFonts w:eastAsia="Calibri"/>
              </w:rPr>
              <w:t>Admin, Permitted User</w:t>
            </w:r>
          </w:p>
        </w:tc>
      </w:tr>
      <w:tr w:rsidR="007837A3" w14:paraId="1B3C9F56"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706CBB3" w14:textId="77777777" w:rsidR="007837A3" w:rsidRDefault="007837A3" w:rsidP="00C81F9B">
            <w:pPr>
              <w:spacing w:line="240" w:lineRule="auto"/>
              <w:jc w:val="center"/>
              <w:rPr>
                <w:rFonts w:cstheme="minorHAnsi"/>
                <w:b/>
                <w:bCs/>
                <w:szCs w:val="24"/>
              </w:rPr>
            </w:pPr>
            <w:r>
              <w:rPr>
                <w:rFonts w:cstheme="minorHAnsi"/>
                <w:b/>
                <w:bCs/>
                <w:szCs w:val="24"/>
              </w:rPr>
              <w:t>Priority:</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AC1789A" w14:textId="77777777" w:rsidR="007837A3" w:rsidRDefault="007837A3" w:rsidP="00C81F9B">
            <w:pPr>
              <w:rPr>
                <w:rFonts w:eastAsia="Calibri"/>
              </w:rPr>
            </w:pPr>
            <w:r>
              <w:rPr>
                <w:rFonts w:eastAsia="Calibri"/>
              </w:rPr>
              <w:t>High</w:t>
            </w:r>
          </w:p>
        </w:tc>
      </w:tr>
      <w:tr w:rsidR="007837A3" w14:paraId="0495CE25" w14:textId="77777777" w:rsidTr="00C81F9B">
        <w:trPr>
          <w:trHeight w:val="58"/>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7FB97596" w14:textId="77777777" w:rsidR="007837A3" w:rsidRDefault="007837A3" w:rsidP="00C81F9B">
            <w:pPr>
              <w:spacing w:line="240" w:lineRule="auto"/>
              <w:jc w:val="center"/>
              <w:rPr>
                <w:rFonts w:cstheme="minorHAnsi"/>
                <w:b/>
                <w:bCs/>
                <w:szCs w:val="24"/>
              </w:rPr>
            </w:pPr>
            <w:r>
              <w:rPr>
                <w:rFonts w:cstheme="minorHAnsi"/>
                <w:b/>
                <w:bCs/>
                <w:szCs w:val="24"/>
              </w:rPr>
              <w:t>Basic Flow:</w:t>
            </w:r>
          </w:p>
          <w:p w14:paraId="08E10969" w14:textId="77777777" w:rsidR="007837A3" w:rsidRDefault="007837A3" w:rsidP="00C81F9B">
            <w:pPr>
              <w:spacing w:line="240" w:lineRule="auto"/>
              <w:jc w:val="center"/>
              <w:rPr>
                <w:rFonts w:cstheme="minorHAnsi"/>
                <w:b/>
                <w:bCs/>
                <w:szCs w:val="24"/>
              </w:rPr>
            </w:pPr>
          </w:p>
          <w:p w14:paraId="3C32B5D2" w14:textId="77777777" w:rsidR="007837A3" w:rsidRDefault="007837A3" w:rsidP="00C81F9B">
            <w:pPr>
              <w:spacing w:line="240" w:lineRule="auto"/>
              <w:jc w:val="center"/>
              <w:rPr>
                <w:rFonts w:cstheme="minorHAnsi"/>
                <w:b/>
                <w:bCs/>
                <w:szCs w:val="24"/>
              </w:rPr>
            </w:pPr>
          </w:p>
          <w:p w14:paraId="0076075E" w14:textId="77777777" w:rsidR="007837A3" w:rsidRDefault="007837A3" w:rsidP="00C81F9B">
            <w:pPr>
              <w:spacing w:line="240" w:lineRule="auto"/>
              <w:jc w:val="center"/>
              <w:rPr>
                <w:rFonts w:cstheme="minorHAnsi"/>
                <w:b/>
                <w:bCs/>
                <w:szCs w:val="24"/>
              </w:rPr>
            </w:pPr>
          </w:p>
          <w:p w14:paraId="4B055EF7" w14:textId="77777777" w:rsidR="007837A3" w:rsidRDefault="007837A3" w:rsidP="00C81F9B">
            <w:pPr>
              <w:spacing w:line="240" w:lineRule="auto"/>
              <w:jc w:val="center"/>
              <w:rPr>
                <w:rFonts w:cstheme="minorHAnsi"/>
                <w:b/>
                <w:bCs/>
                <w:szCs w:val="24"/>
              </w:rPr>
            </w:pPr>
          </w:p>
          <w:p w14:paraId="2818FDF4" w14:textId="77777777" w:rsidR="007837A3" w:rsidRDefault="007837A3" w:rsidP="00C81F9B">
            <w:pPr>
              <w:spacing w:line="240" w:lineRule="auto"/>
              <w:jc w:val="center"/>
              <w:rPr>
                <w:rFonts w:cstheme="minorHAnsi"/>
                <w:b/>
                <w:bCs/>
                <w:szCs w:val="24"/>
              </w:rPr>
            </w:pPr>
          </w:p>
          <w:p w14:paraId="61D33EDF" w14:textId="77777777" w:rsidR="007837A3" w:rsidRDefault="007837A3" w:rsidP="00C81F9B">
            <w:pPr>
              <w:spacing w:line="240" w:lineRule="auto"/>
              <w:rPr>
                <w:rFonts w:cstheme="minorHAnsi"/>
                <w:b/>
                <w:bCs/>
                <w:szCs w:val="24"/>
              </w:rPr>
            </w:pPr>
          </w:p>
          <w:p w14:paraId="001FEAED" w14:textId="77777777" w:rsidR="007837A3" w:rsidRDefault="007837A3" w:rsidP="00C81F9B">
            <w:pPr>
              <w:spacing w:line="240" w:lineRule="auto"/>
              <w:rPr>
                <w:rFonts w:cstheme="minorHAnsi"/>
                <w:b/>
                <w:bCs/>
                <w:szCs w:val="24"/>
              </w:rPr>
            </w:pPr>
          </w:p>
          <w:p w14:paraId="63842784" w14:textId="77777777" w:rsidR="007837A3" w:rsidRDefault="007837A3" w:rsidP="00C81F9B">
            <w:pPr>
              <w:spacing w:line="240" w:lineRule="auto"/>
              <w:rPr>
                <w:rFonts w:cstheme="minorHAnsi"/>
                <w:b/>
                <w:bCs/>
                <w:szCs w:val="24"/>
              </w:rPr>
            </w:pPr>
          </w:p>
          <w:p w14:paraId="5FECCD3E" w14:textId="77777777" w:rsidR="007837A3" w:rsidRDefault="007837A3" w:rsidP="00C81F9B">
            <w:pPr>
              <w:spacing w:line="240" w:lineRule="auto"/>
              <w:rPr>
                <w:rFonts w:cstheme="minorHAnsi"/>
                <w:b/>
                <w:bCs/>
                <w:szCs w:val="24"/>
              </w:rPr>
            </w:pPr>
          </w:p>
          <w:p w14:paraId="1A8AA708" w14:textId="77777777" w:rsidR="007837A3" w:rsidRDefault="007837A3" w:rsidP="00C81F9B">
            <w:pPr>
              <w:spacing w:line="240" w:lineRule="auto"/>
              <w:rPr>
                <w:rFonts w:cstheme="minorHAnsi"/>
                <w:b/>
                <w:bCs/>
                <w:szCs w:val="24"/>
              </w:rPr>
            </w:pPr>
          </w:p>
          <w:p w14:paraId="543699C6" w14:textId="77777777" w:rsidR="007837A3" w:rsidRDefault="007837A3" w:rsidP="00C81F9B">
            <w:pPr>
              <w:spacing w:line="240" w:lineRule="auto"/>
              <w:rPr>
                <w:rFonts w:cstheme="minorHAnsi"/>
                <w:b/>
                <w:bCs/>
                <w:szCs w:val="24"/>
              </w:rPr>
            </w:pPr>
          </w:p>
          <w:p w14:paraId="4DB61FCA" w14:textId="77777777" w:rsidR="007837A3" w:rsidRDefault="007837A3" w:rsidP="00C81F9B">
            <w:pPr>
              <w:spacing w:line="240" w:lineRule="auto"/>
              <w:rPr>
                <w:rFonts w:cstheme="minorHAnsi"/>
                <w:b/>
                <w:bCs/>
                <w:szCs w:val="24"/>
              </w:rPr>
            </w:pPr>
          </w:p>
          <w:p w14:paraId="5EEE6092" w14:textId="77777777" w:rsidR="007837A3" w:rsidRDefault="007837A3" w:rsidP="00C81F9B">
            <w:pPr>
              <w:spacing w:line="240" w:lineRule="auto"/>
              <w:rPr>
                <w:rFonts w:cstheme="minorHAnsi"/>
                <w:b/>
                <w:bCs/>
                <w:szCs w:val="24"/>
              </w:rPr>
            </w:pPr>
          </w:p>
          <w:p w14:paraId="79FBB939" w14:textId="77777777" w:rsidR="007837A3" w:rsidRDefault="007837A3" w:rsidP="00C81F9B">
            <w:pPr>
              <w:spacing w:line="240" w:lineRule="auto"/>
              <w:rPr>
                <w:rFonts w:cstheme="minorHAnsi"/>
                <w:b/>
                <w:bCs/>
                <w:szCs w:val="24"/>
              </w:rPr>
            </w:pPr>
          </w:p>
          <w:p w14:paraId="48FDA708" w14:textId="77777777" w:rsidR="007837A3" w:rsidRDefault="007837A3" w:rsidP="00C81F9B">
            <w:pPr>
              <w:spacing w:line="240" w:lineRule="auto"/>
              <w:rPr>
                <w:rFonts w:cstheme="minorHAnsi"/>
                <w:b/>
                <w:bCs/>
                <w:szCs w:val="24"/>
              </w:rPr>
            </w:pPr>
          </w:p>
          <w:p w14:paraId="45FDCA54" w14:textId="77777777" w:rsidR="007837A3" w:rsidRDefault="007837A3" w:rsidP="00C81F9B">
            <w:pPr>
              <w:spacing w:line="240" w:lineRule="auto"/>
              <w:rPr>
                <w:rFonts w:cstheme="minorHAnsi"/>
                <w:b/>
                <w:bCs/>
                <w:szCs w:val="24"/>
              </w:rPr>
            </w:pPr>
          </w:p>
          <w:p w14:paraId="3447CBFD" w14:textId="77777777" w:rsidR="007837A3" w:rsidRDefault="007837A3" w:rsidP="00C81F9B">
            <w:pPr>
              <w:spacing w:line="240" w:lineRule="auto"/>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E6E7E8"/>
            <w:hideMark/>
          </w:tcPr>
          <w:p w14:paraId="416969B9" w14:textId="77777777" w:rsidR="007837A3" w:rsidRDefault="007837A3" w:rsidP="00C81F9B">
            <w:pPr>
              <w:jc w:val="center"/>
            </w:pPr>
            <w:r>
              <w:rPr>
                <w:b/>
              </w:rPr>
              <w:t>Actor Action</w:t>
            </w:r>
          </w:p>
        </w:tc>
        <w:tc>
          <w:tcPr>
            <w:tcW w:w="3064" w:type="dxa"/>
            <w:tcBorders>
              <w:top w:val="single" w:sz="4" w:space="0" w:color="9EA2A6"/>
              <w:left w:val="single" w:sz="4" w:space="0" w:color="9EA2A6"/>
              <w:bottom w:val="single" w:sz="4" w:space="0" w:color="9EA2A6"/>
              <w:right w:val="single" w:sz="4" w:space="0" w:color="9EA2A6"/>
            </w:tcBorders>
            <w:shd w:val="clear" w:color="auto" w:fill="E6E7E8"/>
            <w:hideMark/>
          </w:tcPr>
          <w:p w14:paraId="0409BC9F" w14:textId="77777777" w:rsidR="007837A3" w:rsidRDefault="007837A3" w:rsidP="00C81F9B">
            <w:pPr>
              <w:jc w:val="center"/>
              <w:rPr>
                <w:b/>
                <w:bCs/>
              </w:rPr>
            </w:pPr>
            <w:r>
              <w:rPr>
                <w:b/>
                <w:bCs/>
              </w:rPr>
              <w:t>System Response</w:t>
            </w:r>
          </w:p>
        </w:tc>
      </w:tr>
      <w:tr w:rsidR="007837A3" w14:paraId="6A4126D1" w14:textId="77777777" w:rsidTr="00C81F9B">
        <w:trPr>
          <w:trHeight w:val="1232"/>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021225A1" w14:textId="77777777" w:rsidR="007837A3" w:rsidRDefault="007837A3" w:rsidP="00C81F9B">
            <w:pPr>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FFFFFF"/>
          </w:tcPr>
          <w:p w14:paraId="0D3A5035" w14:textId="77777777" w:rsidR="007837A3" w:rsidRDefault="007837A3" w:rsidP="00C81F9B">
            <w:pPr>
              <w:rPr>
                <w:rFonts w:eastAsia="Calibri"/>
              </w:rPr>
            </w:pPr>
            <w:r>
              <w:rPr>
                <w:rFonts w:eastAsia="Calibri"/>
                <w:b/>
                <w:bCs/>
              </w:rPr>
              <w:t>Step1:</w:t>
            </w:r>
            <w:r>
              <w:rPr>
                <w:rFonts w:eastAsia="Calibri"/>
              </w:rPr>
              <w:t xml:space="preserve"> user will click on edit button </w:t>
            </w:r>
            <w:r>
              <w:rPr>
                <w:rFonts w:cstheme="minorHAnsi"/>
                <w:iCs/>
                <w:szCs w:val="24"/>
              </w:rPr>
              <w:t>under actions column (edit, show detail, delete)</w:t>
            </w:r>
            <w:r>
              <w:rPr>
                <w:rFonts w:eastAsia="Calibri"/>
              </w:rPr>
              <w:t>;</w:t>
            </w:r>
          </w:p>
          <w:p w14:paraId="1123B602" w14:textId="77777777" w:rsidR="007837A3" w:rsidRDefault="007837A3" w:rsidP="00C81F9B">
            <w:pPr>
              <w:rPr>
                <w:rFonts w:eastAsia="Calibri"/>
              </w:rPr>
            </w:pPr>
          </w:p>
          <w:p w14:paraId="220A3067" w14:textId="77777777" w:rsidR="007837A3" w:rsidRDefault="007837A3" w:rsidP="00C81F9B">
            <w:pPr>
              <w:rPr>
                <w:rFonts w:eastAsia="Calibri"/>
              </w:rPr>
            </w:pPr>
          </w:p>
          <w:p w14:paraId="7BEFA729" w14:textId="77777777" w:rsidR="007837A3" w:rsidRDefault="007837A3" w:rsidP="00C81F9B">
            <w:pPr>
              <w:rPr>
                <w:rFonts w:eastAsia="Calibri"/>
              </w:rPr>
            </w:pPr>
          </w:p>
          <w:p w14:paraId="33ECB9E2" w14:textId="77777777" w:rsidR="007837A3" w:rsidRDefault="007837A3" w:rsidP="00C81F9B">
            <w:pPr>
              <w:rPr>
                <w:rFonts w:eastAsia="Calibri"/>
              </w:rPr>
            </w:pPr>
          </w:p>
          <w:p w14:paraId="1BA3D737" w14:textId="77777777" w:rsidR="007837A3" w:rsidRDefault="007837A3" w:rsidP="00C81F9B">
            <w:pPr>
              <w:rPr>
                <w:rFonts w:eastAsia="Calibri"/>
              </w:rPr>
            </w:pPr>
          </w:p>
          <w:p w14:paraId="778410B9" w14:textId="77777777" w:rsidR="007837A3" w:rsidRDefault="007837A3" w:rsidP="00C81F9B">
            <w:pPr>
              <w:rPr>
                <w:rFonts w:eastAsia="Calibri"/>
              </w:rPr>
            </w:pPr>
          </w:p>
          <w:p w14:paraId="20828ECE" w14:textId="77777777" w:rsidR="007837A3" w:rsidRPr="00C27B2F" w:rsidRDefault="007837A3" w:rsidP="00C81F9B">
            <w:pPr>
              <w:rPr>
                <w:rFonts w:eastAsia="Calibri"/>
                <w:b/>
                <w:bCs/>
              </w:rPr>
            </w:pPr>
            <w:r>
              <w:rPr>
                <w:rFonts w:eastAsia="Calibri"/>
                <w:b/>
                <w:bCs/>
              </w:rPr>
              <w:t>Step3</w:t>
            </w:r>
            <w:r w:rsidRPr="00C27B2F">
              <w:rPr>
                <w:rFonts w:eastAsia="Calibri"/>
                <w:b/>
                <w:bCs/>
              </w:rPr>
              <w:t xml:space="preserve">: </w:t>
            </w:r>
            <w:r>
              <w:rPr>
                <w:rFonts w:cstheme="minorHAnsi"/>
                <w:iCs/>
                <w:szCs w:val="24"/>
              </w:rPr>
              <w:t xml:space="preserve">user will be able to edit any of this fields, </w:t>
            </w:r>
            <w:r>
              <w:rPr>
                <w:rFonts w:eastAsia="Calibri"/>
              </w:rPr>
              <w:t>then click on “Save” button;</w:t>
            </w:r>
            <w:r w:rsidRPr="00C27B2F">
              <w:rPr>
                <w:rFonts w:eastAsia="Calibri"/>
              </w:rPr>
              <w:t xml:space="preserve"> </w:t>
            </w:r>
          </w:p>
        </w:tc>
        <w:tc>
          <w:tcPr>
            <w:tcW w:w="3064" w:type="dxa"/>
            <w:tcBorders>
              <w:top w:val="single" w:sz="4" w:space="0" w:color="9EA2A6"/>
              <w:left w:val="single" w:sz="4" w:space="0" w:color="9EA2A6"/>
              <w:bottom w:val="single" w:sz="4" w:space="0" w:color="9EA2A6"/>
              <w:right w:val="single" w:sz="4" w:space="0" w:color="9EA2A6"/>
            </w:tcBorders>
            <w:shd w:val="clear" w:color="auto" w:fill="FFFFFF"/>
          </w:tcPr>
          <w:p w14:paraId="4BAD4994" w14:textId="77777777" w:rsidR="007837A3" w:rsidRDefault="007837A3" w:rsidP="00C81F9B">
            <w:pPr>
              <w:rPr>
                <w:rFonts w:cstheme="minorHAnsi"/>
                <w:iCs/>
                <w:szCs w:val="24"/>
              </w:rPr>
            </w:pPr>
          </w:p>
          <w:p w14:paraId="51EC9D50" w14:textId="77777777" w:rsidR="007837A3" w:rsidRDefault="007837A3" w:rsidP="00C81F9B">
            <w:pPr>
              <w:rPr>
                <w:rFonts w:cstheme="minorHAnsi"/>
                <w:iCs/>
                <w:szCs w:val="24"/>
              </w:rPr>
            </w:pPr>
          </w:p>
          <w:p w14:paraId="7D5BEB23" w14:textId="77777777" w:rsidR="007837A3" w:rsidRDefault="007837A3" w:rsidP="00C81F9B">
            <w:pPr>
              <w:rPr>
                <w:rFonts w:cstheme="minorHAnsi"/>
                <w:iCs/>
                <w:szCs w:val="24"/>
              </w:rPr>
            </w:pPr>
          </w:p>
          <w:p w14:paraId="4A589F31" w14:textId="77777777" w:rsidR="007837A3" w:rsidRDefault="007837A3" w:rsidP="00C81F9B">
            <w:pPr>
              <w:rPr>
                <w:rFonts w:cstheme="minorHAnsi"/>
                <w:iCs/>
                <w:szCs w:val="24"/>
              </w:rPr>
            </w:pPr>
          </w:p>
          <w:p w14:paraId="44DFEFD8" w14:textId="77777777" w:rsidR="007837A3" w:rsidRDefault="007837A3" w:rsidP="00C81F9B">
            <w:pPr>
              <w:rPr>
                <w:rFonts w:eastAsia="Calibri"/>
              </w:rPr>
            </w:pPr>
            <w:r>
              <w:rPr>
                <w:rFonts w:cstheme="minorHAnsi"/>
                <w:b/>
                <w:bCs/>
                <w:iCs/>
                <w:szCs w:val="24"/>
              </w:rPr>
              <w:t>Step2</w:t>
            </w:r>
            <w:r>
              <w:rPr>
                <w:rFonts w:cstheme="minorHAnsi"/>
                <w:iCs/>
                <w:szCs w:val="24"/>
              </w:rPr>
              <w:t xml:space="preserve">: </w:t>
            </w:r>
            <w:r>
              <w:rPr>
                <w:rFonts w:eastAsia="Calibri"/>
              </w:rPr>
              <w:t>system will display editing dialog contains all</w:t>
            </w:r>
            <w:r w:rsidRPr="00C27B2F">
              <w:rPr>
                <w:rFonts w:eastAsia="Calibri"/>
              </w:rPr>
              <w:t xml:space="preserve"> field</w:t>
            </w:r>
            <w:r>
              <w:rPr>
                <w:rFonts w:eastAsia="Calibri"/>
              </w:rPr>
              <w:t>s related to selected action holding the old values;</w:t>
            </w:r>
          </w:p>
          <w:p w14:paraId="5E011186" w14:textId="77777777" w:rsidR="007837A3" w:rsidRDefault="007837A3" w:rsidP="00C81F9B">
            <w:pPr>
              <w:rPr>
                <w:rFonts w:eastAsia="Calibri"/>
              </w:rPr>
            </w:pPr>
          </w:p>
          <w:p w14:paraId="6A0A3CA3" w14:textId="77777777" w:rsidR="007837A3" w:rsidRDefault="007837A3" w:rsidP="00C81F9B">
            <w:pPr>
              <w:rPr>
                <w:rFonts w:eastAsia="Calibri"/>
                <w:b/>
                <w:bCs/>
              </w:rPr>
            </w:pPr>
          </w:p>
          <w:p w14:paraId="25C515D4" w14:textId="77777777" w:rsidR="007837A3" w:rsidRDefault="007837A3" w:rsidP="00C81F9B">
            <w:pPr>
              <w:rPr>
                <w:rFonts w:eastAsia="Calibri"/>
                <w:b/>
                <w:bCs/>
              </w:rPr>
            </w:pPr>
          </w:p>
          <w:p w14:paraId="14E32CFA" w14:textId="77777777" w:rsidR="007837A3" w:rsidRDefault="007837A3" w:rsidP="00C81F9B">
            <w:pPr>
              <w:rPr>
                <w:rFonts w:eastAsia="Calibri"/>
              </w:rPr>
            </w:pPr>
            <w:r>
              <w:rPr>
                <w:rFonts w:eastAsia="Calibri"/>
                <w:b/>
                <w:bCs/>
              </w:rPr>
              <w:t>Step4</w:t>
            </w:r>
            <w:r w:rsidRPr="00C27B2F">
              <w:rPr>
                <w:rFonts w:eastAsia="Calibri"/>
                <w:b/>
                <w:bCs/>
              </w:rPr>
              <w:t>:</w:t>
            </w:r>
            <w:r>
              <w:rPr>
                <w:rFonts w:eastAsia="Calibri"/>
              </w:rPr>
              <w:t xml:space="preserve"> </w:t>
            </w:r>
            <w:r w:rsidRPr="00C27B2F">
              <w:rPr>
                <w:rFonts w:eastAsia="Calibri"/>
              </w:rPr>
              <w:t xml:space="preserve">system will close the </w:t>
            </w:r>
            <w:r>
              <w:rPr>
                <w:rFonts w:eastAsia="Calibri"/>
              </w:rPr>
              <w:t>editing</w:t>
            </w:r>
            <w:r w:rsidRPr="00C27B2F">
              <w:rPr>
                <w:rFonts w:eastAsia="Calibri"/>
              </w:rPr>
              <w:t xml:space="preserve"> dialog </w:t>
            </w:r>
            <w:r>
              <w:t>and the new values will be saved.</w:t>
            </w:r>
          </w:p>
        </w:tc>
      </w:tr>
      <w:tr w:rsidR="007837A3" w14:paraId="07188C82"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07B2260" w14:textId="77777777" w:rsidR="007837A3" w:rsidRDefault="007837A3" w:rsidP="00C81F9B">
            <w:pPr>
              <w:spacing w:line="240" w:lineRule="auto"/>
              <w:jc w:val="center"/>
              <w:rPr>
                <w:rFonts w:cstheme="minorHAnsi"/>
                <w:b/>
                <w:bCs/>
                <w:szCs w:val="24"/>
              </w:rPr>
            </w:pPr>
            <w:r>
              <w:rPr>
                <w:rFonts w:cstheme="minorHAnsi"/>
                <w:b/>
                <w:bCs/>
                <w:szCs w:val="24"/>
              </w:rPr>
              <w:t>Alternate Flow:</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EE29FC7" w14:textId="77777777" w:rsidR="007837A3" w:rsidRDefault="007837A3" w:rsidP="00C81F9B">
            <w:pPr>
              <w:jc w:val="center"/>
              <w:rPr>
                <w:rFonts w:eastAsia="Calibri"/>
              </w:rPr>
            </w:pPr>
            <w:r>
              <w:rPr>
                <w:rFonts w:eastAsia="Calibri"/>
              </w:rPr>
              <w:t>-</w:t>
            </w:r>
          </w:p>
        </w:tc>
      </w:tr>
      <w:tr w:rsidR="007837A3" w14:paraId="3CA130A4" w14:textId="77777777" w:rsidTr="00C81F9B">
        <w:trPr>
          <w:trHeight w:val="368"/>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3D30A67" w14:textId="77777777" w:rsidR="007837A3" w:rsidRDefault="007837A3" w:rsidP="00C81F9B">
            <w:pPr>
              <w:spacing w:line="240" w:lineRule="auto"/>
              <w:jc w:val="center"/>
              <w:rPr>
                <w:rFonts w:cstheme="minorHAnsi"/>
                <w:b/>
                <w:bCs/>
                <w:szCs w:val="24"/>
              </w:rPr>
            </w:pPr>
            <w:r>
              <w:rPr>
                <w:rFonts w:cstheme="minorHAnsi"/>
                <w:b/>
                <w:bCs/>
                <w:szCs w:val="24"/>
              </w:rPr>
              <w:t>Post Condition:</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6242ED94"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800547">
              <w:rPr>
                <w:rFonts w:ascii="Calibri" w:eastAsiaTheme="minorEastAsia" w:hAnsi="Calibri" w:cstheme="minorHAnsi"/>
                <w:iCs/>
                <w:color w:val="4D5154" w:themeColor="text1" w:themeTint="BF"/>
                <w:sz w:val="24"/>
                <w:szCs w:val="24"/>
              </w:rPr>
              <w:t xml:space="preserve">The new value of the edited </w:t>
            </w:r>
            <w:r>
              <w:rPr>
                <w:rFonts w:ascii="Calibri" w:eastAsiaTheme="minorEastAsia" w:hAnsi="Calibri" w:cstheme="minorHAnsi"/>
                <w:iCs/>
                <w:color w:val="4D5154" w:themeColor="text1" w:themeTint="BF"/>
                <w:sz w:val="24"/>
                <w:szCs w:val="24"/>
              </w:rPr>
              <w:t>action</w:t>
            </w:r>
            <w:r w:rsidRPr="00800547">
              <w:rPr>
                <w:rFonts w:ascii="Calibri" w:eastAsiaTheme="minorEastAsia" w:hAnsi="Calibri" w:cstheme="minorHAnsi"/>
                <w:iCs/>
                <w:color w:val="4D5154" w:themeColor="text1" w:themeTint="BF"/>
                <w:sz w:val="24"/>
                <w:szCs w:val="24"/>
              </w:rPr>
              <w:t xml:space="preserve"> will be </w:t>
            </w:r>
            <w:r>
              <w:rPr>
                <w:rFonts w:ascii="Calibri" w:eastAsiaTheme="minorEastAsia" w:hAnsi="Calibri" w:cstheme="minorHAnsi"/>
                <w:iCs/>
                <w:color w:val="4D5154" w:themeColor="text1" w:themeTint="BF"/>
                <w:sz w:val="24"/>
                <w:szCs w:val="24"/>
              </w:rPr>
              <w:t>saved</w:t>
            </w:r>
            <w:r w:rsidRPr="00800547">
              <w:rPr>
                <w:rFonts w:ascii="Calibri" w:eastAsiaTheme="minorEastAsia" w:hAnsi="Calibri" w:cstheme="minorHAnsi"/>
                <w:iCs/>
                <w:color w:val="4D5154" w:themeColor="text1" w:themeTint="BF"/>
                <w:sz w:val="24"/>
                <w:szCs w:val="24"/>
              </w:rPr>
              <w:t>.</w:t>
            </w:r>
          </w:p>
        </w:tc>
      </w:tr>
      <w:tr w:rsidR="007837A3" w14:paraId="4C580205" w14:textId="77777777" w:rsidTr="00C81F9B">
        <w:trPr>
          <w:trHeight w:val="426"/>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ED3D04F" w14:textId="77777777" w:rsidR="007837A3" w:rsidRDefault="007837A3" w:rsidP="00C81F9B">
            <w:pPr>
              <w:spacing w:line="240" w:lineRule="auto"/>
              <w:jc w:val="center"/>
              <w:rPr>
                <w:rFonts w:cstheme="minorHAnsi"/>
                <w:b/>
                <w:bCs/>
                <w:iCs/>
                <w:szCs w:val="24"/>
              </w:rPr>
            </w:pPr>
            <w:r>
              <w:rPr>
                <w:rFonts w:cstheme="minorHAnsi"/>
                <w:b/>
                <w:bCs/>
                <w:iCs/>
                <w:szCs w:val="24"/>
              </w:rPr>
              <w:t>Business Rule:</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6EEB1A2C"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The same business rules of adding action</w:t>
            </w:r>
          </w:p>
        </w:tc>
      </w:tr>
    </w:tbl>
    <w:p w14:paraId="6752535B" w14:textId="77777777" w:rsidR="007837A3" w:rsidRDefault="007837A3" w:rsidP="007837A3"/>
    <w:p w14:paraId="5C54A638" w14:textId="77777777" w:rsidR="007837A3" w:rsidRDefault="007837A3" w:rsidP="007837A3">
      <w:pPr>
        <w:pStyle w:val="Heading6"/>
        <w:numPr>
          <w:ilvl w:val="0"/>
          <w:numId w:val="3"/>
        </w:numPr>
        <w:rPr>
          <w:rFonts w:cstheme="minorHAnsi"/>
          <w:iCs/>
          <w:szCs w:val="24"/>
        </w:rPr>
      </w:pPr>
      <w:r>
        <w:rPr>
          <w:rFonts w:cstheme="minorHAnsi"/>
          <w:iCs/>
          <w:szCs w:val="24"/>
        </w:rPr>
        <w:t>Delete Action Use Case</w:t>
      </w:r>
    </w:p>
    <w:p w14:paraId="36799C38" w14:textId="77777777" w:rsidR="007837A3" w:rsidRPr="006427D9" w:rsidRDefault="007837A3" w:rsidP="007837A3"/>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5C99BBFC" w14:textId="77777777" w:rsidTr="00C81F9B">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26ADD11" w14:textId="77777777" w:rsidR="007837A3" w:rsidRDefault="007837A3" w:rsidP="00C81F9B">
            <w:pPr>
              <w:spacing w:line="240" w:lineRule="auto"/>
              <w:jc w:val="center"/>
              <w:rPr>
                <w:rFonts w:cstheme="minorHAnsi"/>
                <w:b/>
                <w:bCs/>
                <w:szCs w:val="24"/>
              </w:rPr>
            </w:pPr>
            <w:r>
              <w:rPr>
                <w:rFonts w:cstheme="minorHAnsi"/>
                <w:b/>
                <w:bCs/>
                <w:szCs w:val="24"/>
              </w:rPr>
              <w:t>ID</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8AFD562" w14:textId="77777777" w:rsidR="007837A3" w:rsidRDefault="007837A3" w:rsidP="00C81F9B">
            <w:pPr>
              <w:jc w:val="center"/>
              <w:rPr>
                <w:rFonts w:eastAsia="Calibri" w:cs="Calibri"/>
                <w:b/>
                <w:color w:val="4D5154"/>
                <w:sz w:val="22"/>
              </w:rPr>
            </w:pPr>
            <w:r w:rsidRPr="00F26107">
              <w:rPr>
                <w:rFonts w:eastAsia="Calibri" w:cs="Calibri"/>
                <w:b/>
                <w:color w:val="4D5154"/>
                <w:szCs w:val="24"/>
              </w:rPr>
              <w:t>5</w:t>
            </w:r>
          </w:p>
        </w:tc>
      </w:tr>
      <w:tr w:rsidR="007837A3" w14:paraId="6EA7DA17"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0CD92E8" w14:textId="77777777" w:rsidR="007837A3" w:rsidRDefault="007837A3" w:rsidP="00C81F9B">
            <w:pPr>
              <w:spacing w:line="240" w:lineRule="auto"/>
              <w:jc w:val="center"/>
              <w:rPr>
                <w:rFonts w:cstheme="minorHAnsi"/>
                <w:b/>
                <w:bCs/>
                <w:szCs w:val="24"/>
              </w:rPr>
            </w:pPr>
            <w:r>
              <w:rPr>
                <w:rFonts w:cstheme="minorHAnsi"/>
                <w:b/>
                <w:bCs/>
                <w:szCs w:val="24"/>
              </w:rPr>
              <w:t>Name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39899863" w14:textId="77777777" w:rsidR="007837A3" w:rsidRDefault="007837A3" w:rsidP="00C81F9B">
            <w:pPr>
              <w:jc w:val="center"/>
              <w:rPr>
                <w:rFonts w:eastAsia="Calibri"/>
              </w:rPr>
            </w:pPr>
            <w:r>
              <w:rPr>
                <w:rFonts w:cstheme="minorHAnsi"/>
                <w:iCs/>
                <w:szCs w:val="24"/>
              </w:rPr>
              <w:t>Delete Action</w:t>
            </w:r>
          </w:p>
        </w:tc>
      </w:tr>
      <w:tr w:rsidR="007837A3" w14:paraId="07CD3D64"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866932D" w14:textId="77777777" w:rsidR="007837A3" w:rsidRDefault="007837A3" w:rsidP="00C81F9B">
            <w:pPr>
              <w:spacing w:line="240" w:lineRule="auto"/>
              <w:jc w:val="center"/>
              <w:rPr>
                <w:rFonts w:cstheme="minorHAnsi"/>
                <w:b/>
                <w:bCs/>
                <w:szCs w:val="24"/>
              </w:rPr>
            </w:pPr>
            <w:r>
              <w:rPr>
                <w:rFonts w:cstheme="minorHAnsi"/>
                <w:b/>
                <w:bCs/>
                <w:szCs w:val="24"/>
              </w:rPr>
              <w:t>Version Date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228F1B3" w14:textId="77777777" w:rsidR="007837A3" w:rsidRDefault="007837A3" w:rsidP="00C81F9B">
            <w:pPr>
              <w:jc w:val="center"/>
              <w:rPr>
                <w:rFonts w:eastAsia="Calibri"/>
              </w:rPr>
            </w:pPr>
            <w:r>
              <w:rPr>
                <w:rFonts w:eastAsia="Calibri"/>
              </w:rPr>
              <w:t>26/12/2021</w:t>
            </w:r>
          </w:p>
        </w:tc>
      </w:tr>
      <w:tr w:rsidR="007837A3" w14:paraId="07618678"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7B8E53D" w14:textId="77777777" w:rsidR="007837A3" w:rsidRDefault="007837A3" w:rsidP="00C81F9B">
            <w:pPr>
              <w:spacing w:line="240" w:lineRule="auto"/>
              <w:jc w:val="center"/>
              <w:rPr>
                <w:rFonts w:cstheme="minorHAnsi"/>
                <w:b/>
                <w:bCs/>
                <w:szCs w:val="24"/>
              </w:rPr>
            </w:pPr>
            <w:r>
              <w:rPr>
                <w:rFonts w:cstheme="minorHAnsi"/>
                <w:b/>
                <w:bCs/>
                <w:szCs w:val="24"/>
              </w:rPr>
              <w:t>Brief Description:</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B3F530A" w14:textId="77777777" w:rsidR="007837A3" w:rsidRDefault="007837A3" w:rsidP="00C81F9B">
            <w:pPr>
              <w:rPr>
                <w:rFonts w:eastAsia="Calibri"/>
              </w:rPr>
            </w:pPr>
            <w:r>
              <w:rPr>
                <w:rFonts w:eastAsia="Calibri"/>
              </w:rPr>
              <w:t>This use case represents deleting workflow action.</w:t>
            </w:r>
          </w:p>
        </w:tc>
      </w:tr>
      <w:tr w:rsidR="007837A3" w14:paraId="3F07562F"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3706948" w14:textId="77777777" w:rsidR="007837A3" w:rsidRDefault="007837A3" w:rsidP="00C81F9B">
            <w:pPr>
              <w:spacing w:line="240" w:lineRule="auto"/>
              <w:jc w:val="center"/>
              <w:rPr>
                <w:rFonts w:cstheme="minorHAnsi"/>
                <w:b/>
                <w:bCs/>
                <w:szCs w:val="24"/>
              </w:rPr>
            </w:pPr>
            <w:r>
              <w:rPr>
                <w:rFonts w:cstheme="minorHAnsi"/>
                <w:b/>
                <w:bCs/>
                <w:szCs w:val="24"/>
              </w:rPr>
              <w:t>Business [System] Trigger:</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A83D821" w14:textId="77777777" w:rsidR="007837A3" w:rsidRDefault="007837A3" w:rsidP="00C81F9B">
            <w:pPr>
              <w:rPr>
                <w:color w:val="282660"/>
                <w:sz w:val="28"/>
                <w:szCs w:val="28"/>
              </w:rPr>
            </w:pPr>
            <w:r>
              <w:rPr>
                <w:rFonts w:eastAsia="Calibri"/>
              </w:rPr>
              <w:t>User wants to delete action while creating workflow template or editing unused one.</w:t>
            </w:r>
          </w:p>
        </w:tc>
      </w:tr>
      <w:tr w:rsidR="007837A3" w14:paraId="1DFB1842"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7822E01" w14:textId="77777777" w:rsidR="007837A3" w:rsidRDefault="007837A3" w:rsidP="00C81F9B">
            <w:pPr>
              <w:spacing w:line="240" w:lineRule="auto"/>
              <w:jc w:val="center"/>
              <w:rPr>
                <w:rFonts w:cstheme="minorHAnsi"/>
                <w:b/>
                <w:bCs/>
                <w:szCs w:val="24"/>
              </w:rPr>
            </w:pPr>
            <w:r>
              <w:rPr>
                <w:rFonts w:cstheme="minorHAnsi"/>
                <w:b/>
                <w:bCs/>
                <w:szCs w:val="24"/>
              </w:rPr>
              <w:t>Preconditions: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82BA989" w14:textId="77777777" w:rsidR="007837A3" w:rsidRPr="00CD73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CD73A3">
              <w:rPr>
                <w:rFonts w:ascii="Calibri" w:eastAsiaTheme="minorEastAsia" w:hAnsi="Calibri" w:cstheme="minorHAnsi"/>
                <w:iCs/>
                <w:color w:val="4D5154" w:themeColor="text1" w:themeTint="BF"/>
                <w:sz w:val="24"/>
                <w:szCs w:val="24"/>
              </w:rPr>
              <w:t>User has to have a permission.</w:t>
            </w:r>
          </w:p>
          <w:p w14:paraId="3E13F06B" w14:textId="77777777" w:rsidR="007837A3" w:rsidRPr="00CD73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CD73A3">
              <w:rPr>
                <w:rFonts w:ascii="Calibri" w:eastAsiaTheme="minorEastAsia" w:hAnsi="Calibri" w:cstheme="minorHAnsi"/>
                <w:iCs/>
                <w:color w:val="4D5154" w:themeColor="text1" w:themeTint="BF"/>
                <w:sz w:val="24"/>
                <w:szCs w:val="24"/>
              </w:rPr>
              <w:t>E</w:t>
            </w:r>
            <w:r>
              <w:rPr>
                <w:rFonts w:ascii="Calibri" w:eastAsiaTheme="minorEastAsia" w:hAnsi="Calibri" w:cstheme="minorHAnsi"/>
                <w:iCs/>
                <w:color w:val="4D5154" w:themeColor="text1" w:themeTint="BF"/>
                <w:sz w:val="24"/>
                <w:szCs w:val="24"/>
              </w:rPr>
              <w:t>dited workflow must be un</w:t>
            </w:r>
            <w:r w:rsidRPr="00CD73A3">
              <w:rPr>
                <w:rFonts w:ascii="Calibri" w:eastAsiaTheme="minorEastAsia" w:hAnsi="Calibri" w:cstheme="minorHAnsi"/>
                <w:iCs/>
                <w:color w:val="4D5154" w:themeColor="text1" w:themeTint="BF"/>
                <w:sz w:val="24"/>
                <w:szCs w:val="24"/>
              </w:rPr>
              <w:t>used</w:t>
            </w:r>
            <w:r>
              <w:rPr>
                <w:rFonts w:ascii="Calibri" w:eastAsiaTheme="minorEastAsia" w:hAnsi="Calibri" w:cstheme="minorHAnsi"/>
                <w:iCs/>
                <w:color w:val="4D5154" w:themeColor="text1" w:themeTint="BF"/>
                <w:sz w:val="24"/>
                <w:szCs w:val="24"/>
              </w:rPr>
              <w:t xml:space="preserve"> in TLIS</w:t>
            </w:r>
            <w:r w:rsidRPr="00CD73A3">
              <w:rPr>
                <w:rFonts w:ascii="Calibri" w:eastAsiaTheme="minorEastAsia" w:hAnsi="Calibri" w:cstheme="minorHAnsi"/>
                <w:iCs/>
                <w:color w:val="4D5154" w:themeColor="text1" w:themeTint="BF"/>
                <w:sz w:val="24"/>
                <w:szCs w:val="24"/>
              </w:rPr>
              <w:t>.</w:t>
            </w:r>
          </w:p>
        </w:tc>
      </w:tr>
      <w:tr w:rsidR="007837A3" w14:paraId="7AC3F828"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4DE5838" w14:textId="77777777" w:rsidR="007837A3" w:rsidRDefault="007837A3" w:rsidP="00C81F9B">
            <w:pPr>
              <w:spacing w:line="240" w:lineRule="auto"/>
              <w:jc w:val="center"/>
              <w:rPr>
                <w:rFonts w:cstheme="minorHAnsi"/>
                <w:b/>
                <w:bCs/>
                <w:szCs w:val="24"/>
              </w:rPr>
            </w:pPr>
            <w:r>
              <w:rPr>
                <w:rFonts w:cstheme="minorHAnsi"/>
                <w:b/>
                <w:bCs/>
                <w:szCs w:val="24"/>
              </w:rPr>
              <w:t>Assumptions: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0EB37AF" w14:textId="77777777" w:rsidR="007837A3" w:rsidRDefault="007837A3" w:rsidP="00C81F9B">
            <w:pPr>
              <w:jc w:val="center"/>
              <w:rPr>
                <w:rFonts w:eastAsia="Calibri"/>
              </w:rPr>
            </w:pPr>
            <w:r>
              <w:rPr>
                <w:rFonts w:eastAsia="Calibri"/>
              </w:rPr>
              <w:t>-</w:t>
            </w:r>
          </w:p>
        </w:tc>
      </w:tr>
      <w:tr w:rsidR="007837A3" w14:paraId="6D1C2751"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B141097" w14:textId="77777777" w:rsidR="007837A3" w:rsidRDefault="007837A3" w:rsidP="00C81F9B">
            <w:pPr>
              <w:spacing w:line="240" w:lineRule="auto"/>
              <w:jc w:val="center"/>
              <w:rPr>
                <w:rFonts w:cstheme="minorHAnsi"/>
                <w:b/>
                <w:bCs/>
                <w:szCs w:val="24"/>
              </w:rPr>
            </w:pPr>
            <w:r>
              <w:rPr>
                <w:rFonts w:cstheme="minorHAnsi"/>
                <w:b/>
                <w:bCs/>
                <w:szCs w:val="24"/>
              </w:rPr>
              <w:t>Actor(s):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BCD46A6" w14:textId="77777777" w:rsidR="007837A3" w:rsidRDefault="007837A3" w:rsidP="00C81F9B">
            <w:pPr>
              <w:rPr>
                <w:rFonts w:eastAsia="Calibri"/>
              </w:rPr>
            </w:pPr>
            <w:r>
              <w:rPr>
                <w:rFonts w:eastAsia="Calibri"/>
              </w:rPr>
              <w:t>Admin, Permitted User</w:t>
            </w:r>
          </w:p>
        </w:tc>
      </w:tr>
      <w:tr w:rsidR="007837A3" w14:paraId="25515A0A"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C1D4689" w14:textId="77777777" w:rsidR="007837A3" w:rsidRDefault="007837A3" w:rsidP="00C81F9B">
            <w:pPr>
              <w:spacing w:line="240" w:lineRule="auto"/>
              <w:jc w:val="center"/>
              <w:rPr>
                <w:rFonts w:cstheme="minorHAnsi"/>
                <w:b/>
                <w:bCs/>
                <w:szCs w:val="24"/>
              </w:rPr>
            </w:pPr>
            <w:r>
              <w:rPr>
                <w:rFonts w:cstheme="minorHAnsi"/>
                <w:b/>
                <w:bCs/>
                <w:szCs w:val="24"/>
              </w:rPr>
              <w:t>Priority:</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A27D634" w14:textId="77777777" w:rsidR="007837A3" w:rsidRDefault="007837A3" w:rsidP="00C81F9B">
            <w:pPr>
              <w:rPr>
                <w:rFonts w:eastAsia="Calibri"/>
              </w:rPr>
            </w:pPr>
            <w:r>
              <w:rPr>
                <w:rFonts w:eastAsia="Calibri"/>
              </w:rPr>
              <w:t>High</w:t>
            </w:r>
          </w:p>
        </w:tc>
      </w:tr>
      <w:tr w:rsidR="007837A3" w14:paraId="0D92D2F2" w14:textId="77777777" w:rsidTr="00C81F9B">
        <w:trPr>
          <w:trHeight w:val="58"/>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3CF8009C" w14:textId="77777777" w:rsidR="007837A3" w:rsidRDefault="007837A3" w:rsidP="00C81F9B">
            <w:pPr>
              <w:spacing w:line="240" w:lineRule="auto"/>
              <w:jc w:val="center"/>
              <w:rPr>
                <w:rFonts w:cstheme="minorHAnsi"/>
                <w:b/>
                <w:bCs/>
                <w:szCs w:val="24"/>
              </w:rPr>
            </w:pPr>
            <w:r>
              <w:rPr>
                <w:rFonts w:cstheme="minorHAnsi"/>
                <w:b/>
                <w:bCs/>
                <w:szCs w:val="24"/>
              </w:rPr>
              <w:t>Basic Flow:</w:t>
            </w:r>
          </w:p>
          <w:p w14:paraId="113C2562" w14:textId="77777777" w:rsidR="007837A3" w:rsidRDefault="007837A3" w:rsidP="00C81F9B">
            <w:pPr>
              <w:spacing w:line="240" w:lineRule="auto"/>
              <w:jc w:val="center"/>
              <w:rPr>
                <w:rFonts w:cstheme="minorHAnsi"/>
                <w:b/>
                <w:bCs/>
                <w:szCs w:val="24"/>
              </w:rPr>
            </w:pPr>
          </w:p>
          <w:p w14:paraId="4B72E9BB" w14:textId="77777777" w:rsidR="007837A3" w:rsidRDefault="007837A3" w:rsidP="00C81F9B">
            <w:pPr>
              <w:spacing w:line="240" w:lineRule="auto"/>
              <w:jc w:val="center"/>
              <w:rPr>
                <w:rFonts w:cstheme="minorHAnsi"/>
                <w:b/>
                <w:bCs/>
                <w:szCs w:val="24"/>
              </w:rPr>
            </w:pPr>
          </w:p>
          <w:p w14:paraId="127D8F91" w14:textId="77777777" w:rsidR="007837A3" w:rsidRDefault="007837A3" w:rsidP="00C81F9B">
            <w:pPr>
              <w:spacing w:line="240" w:lineRule="auto"/>
              <w:jc w:val="center"/>
              <w:rPr>
                <w:rFonts w:cstheme="minorHAnsi"/>
                <w:b/>
                <w:bCs/>
                <w:szCs w:val="24"/>
              </w:rPr>
            </w:pPr>
          </w:p>
          <w:p w14:paraId="75F95EFA" w14:textId="77777777" w:rsidR="007837A3" w:rsidRDefault="007837A3" w:rsidP="00C81F9B">
            <w:pPr>
              <w:spacing w:line="240" w:lineRule="auto"/>
              <w:jc w:val="center"/>
              <w:rPr>
                <w:rFonts w:cstheme="minorHAnsi"/>
                <w:b/>
                <w:bCs/>
                <w:szCs w:val="24"/>
              </w:rPr>
            </w:pPr>
          </w:p>
          <w:p w14:paraId="7ABD8A96" w14:textId="77777777" w:rsidR="007837A3" w:rsidRDefault="007837A3" w:rsidP="00C81F9B">
            <w:pPr>
              <w:spacing w:line="240" w:lineRule="auto"/>
              <w:jc w:val="center"/>
              <w:rPr>
                <w:rFonts w:cstheme="minorHAnsi"/>
                <w:b/>
                <w:bCs/>
                <w:szCs w:val="24"/>
              </w:rPr>
            </w:pPr>
          </w:p>
          <w:p w14:paraId="547AA0BD" w14:textId="77777777" w:rsidR="007837A3" w:rsidRDefault="007837A3" w:rsidP="00C81F9B">
            <w:pPr>
              <w:spacing w:line="240" w:lineRule="auto"/>
              <w:rPr>
                <w:rFonts w:cstheme="minorHAnsi"/>
                <w:b/>
                <w:bCs/>
                <w:szCs w:val="24"/>
              </w:rPr>
            </w:pPr>
          </w:p>
          <w:p w14:paraId="7F75636C" w14:textId="77777777" w:rsidR="007837A3" w:rsidRDefault="007837A3" w:rsidP="00C81F9B">
            <w:pPr>
              <w:spacing w:line="240" w:lineRule="auto"/>
              <w:rPr>
                <w:rFonts w:cstheme="minorHAnsi"/>
                <w:b/>
                <w:bCs/>
                <w:szCs w:val="24"/>
              </w:rPr>
            </w:pPr>
          </w:p>
          <w:p w14:paraId="55743499" w14:textId="77777777" w:rsidR="007837A3" w:rsidRDefault="007837A3" w:rsidP="00C81F9B">
            <w:pPr>
              <w:spacing w:line="240" w:lineRule="auto"/>
              <w:rPr>
                <w:rFonts w:cstheme="minorHAnsi"/>
                <w:b/>
                <w:bCs/>
                <w:szCs w:val="24"/>
              </w:rPr>
            </w:pPr>
          </w:p>
          <w:p w14:paraId="6612AFEA" w14:textId="77777777" w:rsidR="007837A3" w:rsidRDefault="007837A3" w:rsidP="00C81F9B">
            <w:pPr>
              <w:spacing w:line="240" w:lineRule="auto"/>
              <w:rPr>
                <w:rFonts w:cstheme="minorHAnsi"/>
                <w:b/>
                <w:bCs/>
                <w:szCs w:val="24"/>
              </w:rPr>
            </w:pPr>
          </w:p>
          <w:p w14:paraId="75F39825" w14:textId="77777777" w:rsidR="007837A3" w:rsidRDefault="007837A3" w:rsidP="00C81F9B">
            <w:pPr>
              <w:spacing w:line="240" w:lineRule="auto"/>
              <w:rPr>
                <w:rFonts w:cstheme="minorHAnsi"/>
                <w:b/>
                <w:bCs/>
                <w:szCs w:val="24"/>
              </w:rPr>
            </w:pPr>
          </w:p>
          <w:p w14:paraId="1D20B21D" w14:textId="77777777" w:rsidR="007837A3" w:rsidRDefault="007837A3" w:rsidP="00C81F9B">
            <w:pPr>
              <w:spacing w:line="240" w:lineRule="auto"/>
              <w:rPr>
                <w:rFonts w:cstheme="minorHAnsi"/>
                <w:b/>
                <w:bCs/>
                <w:szCs w:val="24"/>
              </w:rPr>
            </w:pPr>
          </w:p>
          <w:p w14:paraId="0A5DC0F4" w14:textId="77777777" w:rsidR="007837A3" w:rsidRDefault="007837A3" w:rsidP="00C81F9B">
            <w:pPr>
              <w:spacing w:line="240" w:lineRule="auto"/>
              <w:rPr>
                <w:rFonts w:cstheme="minorHAnsi"/>
                <w:b/>
                <w:bCs/>
                <w:szCs w:val="24"/>
              </w:rPr>
            </w:pPr>
          </w:p>
          <w:p w14:paraId="49C00FE1" w14:textId="77777777" w:rsidR="007837A3" w:rsidRDefault="007837A3" w:rsidP="00C81F9B">
            <w:pPr>
              <w:spacing w:line="240" w:lineRule="auto"/>
              <w:rPr>
                <w:rFonts w:cstheme="minorHAnsi"/>
                <w:b/>
                <w:bCs/>
                <w:szCs w:val="24"/>
              </w:rPr>
            </w:pPr>
          </w:p>
          <w:p w14:paraId="682E1044" w14:textId="77777777" w:rsidR="007837A3" w:rsidRDefault="007837A3" w:rsidP="00C81F9B">
            <w:pPr>
              <w:spacing w:line="240" w:lineRule="auto"/>
              <w:rPr>
                <w:rFonts w:cstheme="minorHAnsi"/>
                <w:b/>
                <w:bCs/>
                <w:szCs w:val="24"/>
              </w:rPr>
            </w:pPr>
          </w:p>
          <w:p w14:paraId="4A32DF43" w14:textId="77777777" w:rsidR="007837A3" w:rsidRDefault="007837A3" w:rsidP="00C81F9B">
            <w:pPr>
              <w:spacing w:line="240" w:lineRule="auto"/>
              <w:rPr>
                <w:rFonts w:cstheme="minorHAnsi"/>
                <w:b/>
                <w:bCs/>
                <w:szCs w:val="24"/>
              </w:rPr>
            </w:pPr>
          </w:p>
          <w:p w14:paraId="1CABF006" w14:textId="77777777" w:rsidR="007837A3" w:rsidRDefault="007837A3" w:rsidP="00C81F9B">
            <w:pPr>
              <w:spacing w:line="240" w:lineRule="auto"/>
              <w:rPr>
                <w:rFonts w:cstheme="minorHAnsi"/>
                <w:b/>
                <w:bCs/>
                <w:szCs w:val="24"/>
              </w:rPr>
            </w:pPr>
          </w:p>
          <w:p w14:paraId="0B23D220" w14:textId="77777777" w:rsidR="007837A3" w:rsidRDefault="007837A3" w:rsidP="00C81F9B">
            <w:pPr>
              <w:spacing w:line="240" w:lineRule="auto"/>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E6E7E8"/>
            <w:hideMark/>
          </w:tcPr>
          <w:p w14:paraId="7840D516" w14:textId="77777777" w:rsidR="007837A3" w:rsidRDefault="007837A3" w:rsidP="00C81F9B">
            <w:pPr>
              <w:jc w:val="center"/>
            </w:pPr>
            <w:r>
              <w:rPr>
                <w:b/>
              </w:rPr>
              <w:t>Actor Action</w:t>
            </w:r>
          </w:p>
        </w:tc>
        <w:tc>
          <w:tcPr>
            <w:tcW w:w="3064" w:type="dxa"/>
            <w:tcBorders>
              <w:top w:val="single" w:sz="4" w:space="0" w:color="9EA2A6"/>
              <w:left w:val="single" w:sz="4" w:space="0" w:color="9EA2A6"/>
              <w:bottom w:val="single" w:sz="4" w:space="0" w:color="9EA2A6"/>
              <w:right w:val="single" w:sz="4" w:space="0" w:color="9EA2A6"/>
            </w:tcBorders>
            <w:shd w:val="clear" w:color="auto" w:fill="E6E7E8"/>
            <w:hideMark/>
          </w:tcPr>
          <w:p w14:paraId="6A3BA76C" w14:textId="77777777" w:rsidR="007837A3" w:rsidRDefault="007837A3" w:rsidP="00C81F9B">
            <w:pPr>
              <w:jc w:val="center"/>
              <w:rPr>
                <w:b/>
                <w:bCs/>
              </w:rPr>
            </w:pPr>
            <w:r>
              <w:rPr>
                <w:b/>
                <w:bCs/>
              </w:rPr>
              <w:t>System Response</w:t>
            </w:r>
          </w:p>
        </w:tc>
      </w:tr>
      <w:tr w:rsidR="007837A3" w14:paraId="57AE4C8B" w14:textId="77777777" w:rsidTr="00C81F9B">
        <w:trPr>
          <w:trHeight w:val="1232"/>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54B3594A" w14:textId="77777777" w:rsidR="007837A3" w:rsidRDefault="007837A3" w:rsidP="00C81F9B">
            <w:pPr>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FFFFFF"/>
          </w:tcPr>
          <w:p w14:paraId="7F7561BE" w14:textId="77777777" w:rsidR="007837A3" w:rsidRDefault="007837A3" w:rsidP="00C81F9B">
            <w:pPr>
              <w:rPr>
                <w:rFonts w:eastAsia="Calibri"/>
              </w:rPr>
            </w:pPr>
            <w:r>
              <w:rPr>
                <w:rFonts w:eastAsia="Calibri"/>
                <w:b/>
                <w:bCs/>
              </w:rPr>
              <w:t>Step1:</w:t>
            </w:r>
            <w:r>
              <w:rPr>
                <w:rFonts w:eastAsia="Calibri"/>
              </w:rPr>
              <w:t xml:space="preserve"> user will click on delete button </w:t>
            </w:r>
            <w:r>
              <w:rPr>
                <w:rFonts w:cstheme="minorHAnsi"/>
                <w:iCs/>
                <w:szCs w:val="24"/>
              </w:rPr>
              <w:t>under actions column;</w:t>
            </w:r>
          </w:p>
          <w:p w14:paraId="5533AB83" w14:textId="77777777" w:rsidR="007837A3" w:rsidRDefault="007837A3" w:rsidP="00C81F9B">
            <w:pPr>
              <w:rPr>
                <w:rFonts w:eastAsia="Calibri"/>
              </w:rPr>
            </w:pPr>
          </w:p>
          <w:p w14:paraId="3A47933D" w14:textId="77777777" w:rsidR="007837A3" w:rsidRDefault="007837A3" w:rsidP="00C81F9B">
            <w:pPr>
              <w:rPr>
                <w:rFonts w:eastAsia="Calibri"/>
              </w:rPr>
            </w:pPr>
          </w:p>
          <w:p w14:paraId="66E84C0C" w14:textId="77777777" w:rsidR="007837A3" w:rsidRDefault="007837A3" w:rsidP="00C81F9B">
            <w:pPr>
              <w:rPr>
                <w:rFonts w:eastAsia="Calibri"/>
              </w:rPr>
            </w:pPr>
          </w:p>
          <w:p w14:paraId="78BA4DBC" w14:textId="77777777" w:rsidR="007837A3" w:rsidRDefault="007837A3" w:rsidP="00C81F9B">
            <w:pPr>
              <w:rPr>
                <w:rFonts w:eastAsia="Calibri"/>
              </w:rPr>
            </w:pPr>
          </w:p>
          <w:p w14:paraId="1E451C49" w14:textId="77777777" w:rsidR="007837A3" w:rsidRPr="00C27B2F" w:rsidRDefault="007837A3" w:rsidP="00C81F9B">
            <w:pPr>
              <w:rPr>
                <w:rFonts w:eastAsia="Calibri"/>
                <w:b/>
                <w:bCs/>
              </w:rPr>
            </w:pPr>
            <w:r>
              <w:rPr>
                <w:rFonts w:eastAsia="Calibri"/>
                <w:b/>
                <w:bCs/>
              </w:rPr>
              <w:t>Step3</w:t>
            </w:r>
            <w:r w:rsidRPr="00C27B2F">
              <w:rPr>
                <w:rFonts w:eastAsia="Calibri"/>
                <w:b/>
                <w:bCs/>
              </w:rPr>
              <w:t xml:space="preserve">: </w:t>
            </w:r>
            <w:r w:rsidRPr="009F20C6">
              <w:t>user will confirm the delete process by click</w:t>
            </w:r>
            <w:r>
              <w:t>ing</w:t>
            </w:r>
            <w:r w:rsidRPr="009F20C6">
              <w:t xml:space="preserve"> on the </w:t>
            </w:r>
            <w:r>
              <w:t>“confirm”</w:t>
            </w:r>
            <w:r w:rsidRPr="009F20C6">
              <w:t xml:space="preserve"> button</w:t>
            </w:r>
            <w:r>
              <w:t xml:space="preserve"> and he will able to cancel it by clicking “Cancel” button</w:t>
            </w:r>
            <w:r w:rsidRPr="009F20C6">
              <w:t>;</w:t>
            </w:r>
          </w:p>
        </w:tc>
        <w:tc>
          <w:tcPr>
            <w:tcW w:w="3064" w:type="dxa"/>
            <w:tcBorders>
              <w:top w:val="single" w:sz="4" w:space="0" w:color="9EA2A6"/>
              <w:left w:val="single" w:sz="4" w:space="0" w:color="9EA2A6"/>
              <w:bottom w:val="single" w:sz="4" w:space="0" w:color="9EA2A6"/>
              <w:right w:val="single" w:sz="4" w:space="0" w:color="9EA2A6"/>
            </w:tcBorders>
            <w:shd w:val="clear" w:color="auto" w:fill="FFFFFF"/>
          </w:tcPr>
          <w:p w14:paraId="5C5AE114" w14:textId="77777777" w:rsidR="007837A3" w:rsidRDefault="007837A3" w:rsidP="00C81F9B">
            <w:pPr>
              <w:rPr>
                <w:rFonts w:cstheme="minorHAnsi"/>
                <w:iCs/>
                <w:szCs w:val="24"/>
              </w:rPr>
            </w:pPr>
          </w:p>
          <w:p w14:paraId="25799DD3" w14:textId="77777777" w:rsidR="007837A3" w:rsidRDefault="007837A3" w:rsidP="00C81F9B">
            <w:pPr>
              <w:rPr>
                <w:rFonts w:cstheme="minorHAnsi"/>
                <w:iCs/>
                <w:szCs w:val="24"/>
              </w:rPr>
            </w:pPr>
          </w:p>
          <w:p w14:paraId="45A86E29" w14:textId="77777777" w:rsidR="007837A3" w:rsidRDefault="007837A3" w:rsidP="00C81F9B">
            <w:pPr>
              <w:rPr>
                <w:rFonts w:cstheme="minorHAnsi"/>
                <w:iCs/>
                <w:szCs w:val="24"/>
              </w:rPr>
            </w:pPr>
          </w:p>
          <w:p w14:paraId="6996F1CF" w14:textId="77777777" w:rsidR="007837A3" w:rsidRDefault="007837A3" w:rsidP="00C81F9B">
            <w:pPr>
              <w:rPr>
                <w:rFonts w:eastAsia="Calibri"/>
              </w:rPr>
            </w:pPr>
            <w:r>
              <w:rPr>
                <w:rFonts w:cstheme="minorHAnsi"/>
                <w:b/>
                <w:bCs/>
                <w:iCs/>
                <w:szCs w:val="24"/>
              </w:rPr>
              <w:t>Step2</w:t>
            </w:r>
            <w:r>
              <w:rPr>
                <w:rFonts w:cstheme="minorHAnsi"/>
                <w:iCs/>
                <w:szCs w:val="24"/>
              </w:rPr>
              <w:t xml:space="preserve">: </w:t>
            </w:r>
            <w:r w:rsidRPr="00E61E98">
              <w:rPr>
                <w:rFonts w:eastAsia="Calibri"/>
              </w:rPr>
              <w:t>system will display confirm dialog for user to complete the delete process;</w:t>
            </w:r>
          </w:p>
          <w:p w14:paraId="5EC78703" w14:textId="77777777" w:rsidR="007837A3" w:rsidRDefault="007837A3" w:rsidP="00C81F9B">
            <w:pPr>
              <w:rPr>
                <w:rFonts w:eastAsia="Calibri"/>
              </w:rPr>
            </w:pPr>
          </w:p>
          <w:p w14:paraId="27935EC0" w14:textId="77777777" w:rsidR="007837A3" w:rsidRDefault="007837A3" w:rsidP="00C81F9B">
            <w:pPr>
              <w:rPr>
                <w:rFonts w:eastAsia="Calibri"/>
                <w:b/>
                <w:bCs/>
              </w:rPr>
            </w:pPr>
          </w:p>
          <w:p w14:paraId="5BA6AB5D" w14:textId="77777777" w:rsidR="007837A3" w:rsidRDefault="007837A3" w:rsidP="00C81F9B">
            <w:pPr>
              <w:rPr>
                <w:rFonts w:eastAsia="Calibri"/>
                <w:b/>
                <w:bCs/>
              </w:rPr>
            </w:pPr>
          </w:p>
          <w:p w14:paraId="2408F0CB" w14:textId="77777777" w:rsidR="007837A3" w:rsidRDefault="007837A3" w:rsidP="00C81F9B">
            <w:pPr>
              <w:rPr>
                <w:rFonts w:eastAsia="Calibri"/>
                <w:b/>
                <w:bCs/>
              </w:rPr>
            </w:pPr>
          </w:p>
          <w:p w14:paraId="060A65B4" w14:textId="77777777" w:rsidR="007837A3" w:rsidRDefault="007837A3" w:rsidP="00C81F9B">
            <w:pPr>
              <w:rPr>
                <w:rFonts w:eastAsia="Calibri"/>
                <w:b/>
                <w:bCs/>
              </w:rPr>
            </w:pPr>
          </w:p>
          <w:p w14:paraId="57EC6894" w14:textId="77777777" w:rsidR="007837A3" w:rsidRDefault="007837A3" w:rsidP="00C81F9B">
            <w:pPr>
              <w:rPr>
                <w:rFonts w:eastAsia="Calibri"/>
                <w:b/>
                <w:bCs/>
              </w:rPr>
            </w:pPr>
          </w:p>
          <w:p w14:paraId="2374ECD4" w14:textId="77777777" w:rsidR="007837A3" w:rsidRDefault="007837A3" w:rsidP="00C81F9B">
            <w:pPr>
              <w:rPr>
                <w:rFonts w:eastAsia="Calibri"/>
              </w:rPr>
            </w:pPr>
            <w:r>
              <w:rPr>
                <w:rFonts w:eastAsia="Calibri"/>
                <w:b/>
                <w:bCs/>
              </w:rPr>
              <w:t>Step4</w:t>
            </w:r>
            <w:r w:rsidRPr="00C27B2F">
              <w:rPr>
                <w:rFonts w:eastAsia="Calibri"/>
                <w:b/>
                <w:bCs/>
              </w:rPr>
              <w:t>:</w:t>
            </w:r>
            <w:r>
              <w:rPr>
                <w:rFonts w:eastAsia="Calibri"/>
                <w:b/>
                <w:bCs/>
              </w:rPr>
              <w:t xml:space="preserve"> </w:t>
            </w:r>
            <w:r>
              <w:t>system will delete the selected action</w:t>
            </w:r>
          </w:p>
        </w:tc>
      </w:tr>
      <w:tr w:rsidR="007837A3" w14:paraId="74214325"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4BB4DEE" w14:textId="77777777" w:rsidR="007837A3" w:rsidRDefault="007837A3" w:rsidP="00C81F9B">
            <w:pPr>
              <w:spacing w:line="240" w:lineRule="auto"/>
              <w:jc w:val="center"/>
              <w:rPr>
                <w:rFonts w:cstheme="minorHAnsi"/>
                <w:b/>
                <w:bCs/>
                <w:szCs w:val="24"/>
              </w:rPr>
            </w:pPr>
            <w:r>
              <w:rPr>
                <w:rFonts w:cstheme="minorHAnsi"/>
                <w:b/>
                <w:bCs/>
                <w:szCs w:val="24"/>
              </w:rPr>
              <w:t>Alternate Flow:</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0A990B5" w14:textId="77777777" w:rsidR="007837A3" w:rsidRDefault="007837A3" w:rsidP="00C81F9B">
            <w:pPr>
              <w:jc w:val="center"/>
              <w:rPr>
                <w:rFonts w:eastAsia="Calibri"/>
              </w:rPr>
            </w:pPr>
            <w:r>
              <w:rPr>
                <w:rFonts w:eastAsia="Calibri"/>
              </w:rPr>
              <w:t>-</w:t>
            </w:r>
          </w:p>
        </w:tc>
      </w:tr>
      <w:tr w:rsidR="007837A3" w14:paraId="59153235" w14:textId="77777777" w:rsidTr="00C81F9B">
        <w:trPr>
          <w:trHeight w:val="368"/>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B19E903" w14:textId="77777777" w:rsidR="007837A3" w:rsidRDefault="007837A3" w:rsidP="00C81F9B">
            <w:pPr>
              <w:spacing w:line="240" w:lineRule="auto"/>
              <w:jc w:val="center"/>
              <w:rPr>
                <w:rFonts w:cstheme="minorHAnsi"/>
                <w:b/>
                <w:bCs/>
                <w:szCs w:val="24"/>
              </w:rPr>
            </w:pPr>
            <w:r>
              <w:rPr>
                <w:rFonts w:cstheme="minorHAnsi"/>
                <w:b/>
                <w:bCs/>
                <w:szCs w:val="24"/>
              </w:rPr>
              <w:t>Post Condition:</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6C0CFA9E"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61E98">
              <w:rPr>
                <w:rFonts w:ascii="Calibri" w:eastAsiaTheme="minorEastAsia" w:hAnsi="Calibri" w:cstheme="minorHAnsi"/>
                <w:iCs/>
                <w:color w:val="4D5154" w:themeColor="text1" w:themeTint="BF"/>
                <w:sz w:val="24"/>
                <w:szCs w:val="24"/>
              </w:rPr>
              <w:t xml:space="preserve">The deleted </w:t>
            </w:r>
            <w:r>
              <w:rPr>
                <w:rFonts w:ascii="Calibri" w:eastAsiaTheme="minorEastAsia" w:hAnsi="Calibri" w:cstheme="minorHAnsi"/>
                <w:iCs/>
                <w:color w:val="4D5154" w:themeColor="text1" w:themeTint="BF"/>
                <w:sz w:val="24"/>
                <w:szCs w:val="24"/>
              </w:rPr>
              <w:t>action</w:t>
            </w:r>
            <w:r w:rsidRPr="00E61E98">
              <w:rPr>
                <w:rFonts w:ascii="Calibri" w:eastAsiaTheme="minorEastAsia" w:hAnsi="Calibri" w:cstheme="minorHAnsi"/>
                <w:iCs/>
                <w:color w:val="4D5154" w:themeColor="text1" w:themeTint="BF"/>
                <w:sz w:val="24"/>
                <w:szCs w:val="24"/>
              </w:rPr>
              <w:t xml:space="preserve"> won’t be displayed in data table</w:t>
            </w:r>
          </w:p>
          <w:p w14:paraId="48F77A21" w14:textId="77777777" w:rsidR="007837A3" w:rsidRPr="00D028B1"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If the user has ordered the actions, then delete one of them, the relations  between all actions will be removed and he has to reorder them</w:t>
            </w:r>
          </w:p>
        </w:tc>
      </w:tr>
      <w:tr w:rsidR="007837A3" w14:paraId="19B5A7E5" w14:textId="77777777" w:rsidTr="00C81F9B">
        <w:trPr>
          <w:trHeight w:val="426"/>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D33FC83" w14:textId="77777777" w:rsidR="007837A3" w:rsidRDefault="007837A3" w:rsidP="00C81F9B">
            <w:pPr>
              <w:spacing w:line="240" w:lineRule="auto"/>
              <w:jc w:val="center"/>
              <w:rPr>
                <w:rFonts w:cstheme="minorHAnsi"/>
                <w:b/>
                <w:bCs/>
                <w:iCs/>
                <w:szCs w:val="24"/>
              </w:rPr>
            </w:pPr>
            <w:r>
              <w:rPr>
                <w:rFonts w:cstheme="minorHAnsi"/>
                <w:b/>
                <w:bCs/>
                <w:iCs/>
                <w:szCs w:val="24"/>
              </w:rPr>
              <w:t>Business Rule:</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6E6AFE96" w14:textId="77777777" w:rsidR="007837A3" w:rsidRPr="00D028B1" w:rsidRDefault="007837A3" w:rsidP="00C81F9B">
            <w:pPr>
              <w:spacing w:line="240" w:lineRule="auto"/>
              <w:rPr>
                <w:rFonts w:cstheme="minorHAnsi"/>
                <w:iCs/>
                <w:szCs w:val="24"/>
              </w:rPr>
            </w:pPr>
          </w:p>
        </w:tc>
      </w:tr>
    </w:tbl>
    <w:p w14:paraId="68F6C924" w14:textId="77777777" w:rsidR="007837A3" w:rsidRDefault="007837A3" w:rsidP="007837A3"/>
    <w:p w14:paraId="5E8F58D2" w14:textId="77777777" w:rsidR="007837A3" w:rsidRDefault="007837A3" w:rsidP="007837A3">
      <w:pPr>
        <w:pStyle w:val="Heading6"/>
        <w:numPr>
          <w:ilvl w:val="0"/>
          <w:numId w:val="3"/>
        </w:numPr>
        <w:rPr>
          <w:rFonts w:cstheme="minorHAnsi"/>
          <w:iCs/>
          <w:szCs w:val="24"/>
        </w:rPr>
      </w:pPr>
      <w:bookmarkStart w:id="52" w:name="_Manage_mail_structure"/>
      <w:bookmarkEnd w:id="52"/>
      <w:r>
        <w:rPr>
          <w:rFonts w:cstheme="minorHAnsi"/>
          <w:iCs/>
          <w:szCs w:val="24"/>
        </w:rPr>
        <w:t>Order Actions Use Case</w:t>
      </w:r>
    </w:p>
    <w:p w14:paraId="3C4F5BF6" w14:textId="77777777" w:rsidR="007837A3" w:rsidRPr="002D7B28" w:rsidRDefault="007837A3" w:rsidP="007837A3"/>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2BC90681" w14:textId="77777777" w:rsidTr="00C81F9B">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B87C6E1" w14:textId="77777777" w:rsidR="007837A3" w:rsidRDefault="007837A3" w:rsidP="00C81F9B">
            <w:pPr>
              <w:spacing w:line="240" w:lineRule="auto"/>
              <w:jc w:val="center"/>
              <w:rPr>
                <w:rFonts w:cstheme="minorHAnsi"/>
                <w:b/>
                <w:bCs/>
                <w:szCs w:val="24"/>
              </w:rPr>
            </w:pPr>
            <w:r>
              <w:rPr>
                <w:rFonts w:cstheme="minorHAnsi"/>
                <w:b/>
                <w:bCs/>
                <w:szCs w:val="24"/>
              </w:rPr>
              <w:t>ID</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2E58FC3" w14:textId="77777777" w:rsidR="007837A3" w:rsidRDefault="007837A3" w:rsidP="00C81F9B">
            <w:pPr>
              <w:jc w:val="center"/>
              <w:rPr>
                <w:rFonts w:eastAsia="Calibri" w:cs="Calibri"/>
                <w:b/>
                <w:color w:val="4D5154"/>
                <w:sz w:val="22"/>
              </w:rPr>
            </w:pPr>
            <w:r w:rsidRPr="00665359">
              <w:rPr>
                <w:rFonts w:eastAsia="Calibri" w:cs="Calibri"/>
                <w:b/>
                <w:color w:val="4D5154"/>
                <w:szCs w:val="24"/>
              </w:rPr>
              <w:t>6</w:t>
            </w:r>
          </w:p>
        </w:tc>
      </w:tr>
      <w:tr w:rsidR="007837A3" w14:paraId="383BBA3B"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A0B5475" w14:textId="77777777" w:rsidR="007837A3" w:rsidRDefault="007837A3" w:rsidP="00C81F9B">
            <w:pPr>
              <w:spacing w:line="240" w:lineRule="auto"/>
              <w:jc w:val="center"/>
              <w:rPr>
                <w:rFonts w:cstheme="minorHAnsi"/>
                <w:b/>
                <w:bCs/>
                <w:szCs w:val="24"/>
              </w:rPr>
            </w:pPr>
            <w:r>
              <w:rPr>
                <w:rFonts w:cstheme="minorHAnsi"/>
                <w:b/>
                <w:bCs/>
                <w:szCs w:val="24"/>
              </w:rPr>
              <w:t>Name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7FB40549" w14:textId="77777777" w:rsidR="007837A3" w:rsidRDefault="007837A3" w:rsidP="00C81F9B">
            <w:pPr>
              <w:jc w:val="center"/>
              <w:rPr>
                <w:rFonts w:eastAsia="Calibri"/>
              </w:rPr>
            </w:pPr>
            <w:r>
              <w:rPr>
                <w:rFonts w:cstheme="minorHAnsi"/>
                <w:iCs/>
                <w:szCs w:val="24"/>
              </w:rPr>
              <w:t>Order Action</w:t>
            </w:r>
          </w:p>
        </w:tc>
      </w:tr>
      <w:tr w:rsidR="007837A3" w14:paraId="1AA2A1D4"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66434E2" w14:textId="77777777" w:rsidR="007837A3" w:rsidRDefault="007837A3" w:rsidP="00C81F9B">
            <w:pPr>
              <w:spacing w:line="240" w:lineRule="auto"/>
              <w:jc w:val="center"/>
              <w:rPr>
                <w:rFonts w:cstheme="minorHAnsi"/>
                <w:b/>
                <w:bCs/>
                <w:szCs w:val="24"/>
              </w:rPr>
            </w:pPr>
            <w:r>
              <w:rPr>
                <w:rFonts w:cstheme="minorHAnsi"/>
                <w:b/>
                <w:bCs/>
                <w:szCs w:val="24"/>
              </w:rPr>
              <w:t>Version Date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D4DBEEF" w14:textId="77777777" w:rsidR="007837A3" w:rsidRDefault="007837A3" w:rsidP="00C81F9B">
            <w:pPr>
              <w:jc w:val="center"/>
              <w:rPr>
                <w:rFonts w:eastAsia="Calibri"/>
              </w:rPr>
            </w:pPr>
            <w:r>
              <w:rPr>
                <w:rFonts w:eastAsia="Calibri"/>
              </w:rPr>
              <w:t>26/12/2021</w:t>
            </w:r>
          </w:p>
        </w:tc>
      </w:tr>
      <w:tr w:rsidR="007837A3" w14:paraId="7C7776D8"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C271509" w14:textId="77777777" w:rsidR="007837A3" w:rsidRDefault="007837A3" w:rsidP="00C81F9B">
            <w:pPr>
              <w:spacing w:line="240" w:lineRule="auto"/>
              <w:jc w:val="center"/>
              <w:rPr>
                <w:rFonts w:cstheme="minorHAnsi"/>
                <w:b/>
                <w:bCs/>
                <w:szCs w:val="24"/>
              </w:rPr>
            </w:pPr>
            <w:r>
              <w:rPr>
                <w:rFonts w:cstheme="minorHAnsi"/>
                <w:b/>
                <w:bCs/>
                <w:szCs w:val="24"/>
              </w:rPr>
              <w:t>Brief Description:</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25EDE00" w14:textId="77777777" w:rsidR="007837A3" w:rsidRDefault="007837A3" w:rsidP="00C81F9B">
            <w:pPr>
              <w:rPr>
                <w:rFonts w:eastAsia="Calibri"/>
              </w:rPr>
            </w:pPr>
            <w:r>
              <w:rPr>
                <w:rFonts w:eastAsia="Calibri"/>
              </w:rPr>
              <w:t>This use case represents ordering workflow action.</w:t>
            </w:r>
          </w:p>
        </w:tc>
      </w:tr>
      <w:tr w:rsidR="007837A3" w14:paraId="06D7DA36"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E173C4D" w14:textId="77777777" w:rsidR="007837A3" w:rsidRDefault="007837A3" w:rsidP="00C81F9B">
            <w:pPr>
              <w:spacing w:line="240" w:lineRule="auto"/>
              <w:jc w:val="center"/>
              <w:rPr>
                <w:rFonts w:cstheme="minorHAnsi"/>
                <w:b/>
                <w:bCs/>
                <w:szCs w:val="24"/>
              </w:rPr>
            </w:pPr>
            <w:r>
              <w:rPr>
                <w:rFonts w:cstheme="minorHAnsi"/>
                <w:b/>
                <w:bCs/>
                <w:szCs w:val="24"/>
              </w:rPr>
              <w:t>Business [System] Trigger:</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C7104F4" w14:textId="77777777" w:rsidR="007837A3" w:rsidRDefault="007837A3" w:rsidP="00C81F9B">
            <w:pPr>
              <w:rPr>
                <w:color w:val="282660"/>
                <w:sz w:val="28"/>
                <w:szCs w:val="28"/>
              </w:rPr>
            </w:pPr>
            <w:r>
              <w:rPr>
                <w:rFonts w:eastAsia="Calibri"/>
              </w:rPr>
              <w:t>User want to link between actions through adding workflow template or when he edits unused one.</w:t>
            </w:r>
          </w:p>
        </w:tc>
      </w:tr>
      <w:tr w:rsidR="007837A3" w14:paraId="2C247A29"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1DB0DBB" w14:textId="77777777" w:rsidR="007837A3" w:rsidRDefault="007837A3" w:rsidP="00C81F9B">
            <w:pPr>
              <w:spacing w:line="240" w:lineRule="auto"/>
              <w:jc w:val="center"/>
              <w:rPr>
                <w:rFonts w:cstheme="minorHAnsi"/>
                <w:b/>
                <w:bCs/>
                <w:szCs w:val="24"/>
              </w:rPr>
            </w:pPr>
            <w:r>
              <w:rPr>
                <w:rFonts w:cstheme="minorHAnsi"/>
                <w:b/>
                <w:bCs/>
                <w:szCs w:val="24"/>
              </w:rPr>
              <w:t>Preconditions: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BAA76AE" w14:textId="77777777" w:rsidR="007837A3" w:rsidRPr="00CD73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CD73A3">
              <w:rPr>
                <w:rFonts w:ascii="Calibri" w:eastAsiaTheme="minorEastAsia" w:hAnsi="Calibri" w:cstheme="minorHAnsi"/>
                <w:iCs/>
                <w:color w:val="4D5154" w:themeColor="text1" w:themeTint="BF"/>
                <w:sz w:val="24"/>
                <w:szCs w:val="24"/>
              </w:rPr>
              <w:t>User has to have a permission.</w:t>
            </w:r>
          </w:p>
          <w:p w14:paraId="0597D073" w14:textId="77777777" w:rsidR="007837A3" w:rsidRPr="00CD73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CD73A3">
              <w:rPr>
                <w:rFonts w:ascii="Calibri" w:eastAsiaTheme="minorEastAsia" w:hAnsi="Calibri" w:cstheme="minorHAnsi"/>
                <w:iCs/>
                <w:color w:val="4D5154" w:themeColor="text1" w:themeTint="BF"/>
                <w:sz w:val="24"/>
                <w:szCs w:val="24"/>
              </w:rPr>
              <w:t>E</w:t>
            </w:r>
            <w:r>
              <w:rPr>
                <w:rFonts w:ascii="Calibri" w:eastAsiaTheme="minorEastAsia" w:hAnsi="Calibri" w:cstheme="minorHAnsi"/>
                <w:iCs/>
                <w:color w:val="4D5154" w:themeColor="text1" w:themeTint="BF"/>
                <w:sz w:val="24"/>
                <w:szCs w:val="24"/>
              </w:rPr>
              <w:t>dited workflow must be un</w:t>
            </w:r>
            <w:r w:rsidRPr="00CD73A3">
              <w:rPr>
                <w:rFonts w:ascii="Calibri" w:eastAsiaTheme="minorEastAsia" w:hAnsi="Calibri" w:cstheme="minorHAnsi"/>
                <w:iCs/>
                <w:color w:val="4D5154" w:themeColor="text1" w:themeTint="BF"/>
                <w:sz w:val="24"/>
                <w:szCs w:val="24"/>
              </w:rPr>
              <w:t>used</w:t>
            </w:r>
            <w:r>
              <w:rPr>
                <w:rFonts w:ascii="Calibri" w:eastAsiaTheme="minorEastAsia" w:hAnsi="Calibri" w:cstheme="minorHAnsi"/>
                <w:iCs/>
                <w:color w:val="4D5154" w:themeColor="text1" w:themeTint="BF"/>
                <w:sz w:val="24"/>
                <w:szCs w:val="24"/>
              </w:rPr>
              <w:t xml:space="preserve"> in TLIS</w:t>
            </w:r>
            <w:r w:rsidRPr="00CD73A3">
              <w:rPr>
                <w:rFonts w:ascii="Calibri" w:eastAsiaTheme="minorEastAsia" w:hAnsi="Calibri" w:cstheme="minorHAnsi"/>
                <w:iCs/>
                <w:color w:val="4D5154" w:themeColor="text1" w:themeTint="BF"/>
                <w:sz w:val="24"/>
                <w:szCs w:val="24"/>
              </w:rPr>
              <w:t>.</w:t>
            </w:r>
          </w:p>
        </w:tc>
      </w:tr>
      <w:tr w:rsidR="007837A3" w14:paraId="449C3215"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E6F3B15" w14:textId="77777777" w:rsidR="007837A3" w:rsidRDefault="007837A3" w:rsidP="00C81F9B">
            <w:pPr>
              <w:spacing w:line="240" w:lineRule="auto"/>
              <w:jc w:val="center"/>
              <w:rPr>
                <w:rFonts w:cstheme="minorHAnsi"/>
                <w:b/>
                <w:bCs/>
                <w:szCs w:val="24"/>
              </w:rPr>
            </w:pPr>
            <w:r>
              <w:rPr>
                <w:rFonts w:cstheme="minorHAnsi"/>
                <w:b/>
                <w:bCs/>
                <w:szCs w:val="24"/>
              </w:rPr>
              <w:t>Assumptions: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C3A5358" w14:textId="77777777" w:rsidR="007837A3" w:rsidRDefault="007837A3" w:rsidP="00C81F9B">
            <w:pPr>
              <w:jc w:val="center"/>
              <w:rPr>
                <w:rFonts w:eastAsia="Calibri"/>
              </w:rPr>
            </w:pPr>
            <w:r>
              <w:rPr>
                <w:rFonts w:eastAsia="Calibri"/>
              </w:rPr>
              <w:t>-</w:t>
            </w:r>
          </w:p>
        </w:tc>
      </w:tr>
      <w:tr w:rsidR="007837A3" w14:paraId="5A0A3B17"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73A24AC" w14:textId="77777777" w:rsidR="007837A3" w:rsidRDefault="007837A3" w:rsidP="00C81F9B">
            <w:pPr>
              <w:spacing w:line="240" w:lineRule="auto"/>
              <w:jc w:val="center"/>
              <w:rPr>
                <w:rFonts w:cstheme="minorHAnsi"/>
                <w:b/>
                <w:bCs/>
                <w:szCs w:val="24"/>
              </w:rPr>
            </w:pPr>
            <w:r>
              <w:rPr>
                <w:rFonts w:cstheme="minorHAnsi"/>
                <w:b/>
                <w:bCs/>
                <w:szCs w:val="24"/>
              </w:rPr>
              <w:t>Actor(s):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C9DBA8B" w14:textId="77777777" w:rsidR="007837A3" w:rsidRDefault="007837A3" w:rsidP="00C81F9B">
            <w:pPr>
              <w:rPr>
                <w:rFonts w:eastAsia="Calibri"/>
              </w:rPr>
            </w:pPr>
            <w:r>
              <w:rPr>
                <w:rFonts w:eastAsia="Calibri"/>
              </w:rPr>
              <w:t>Admin, Permitted User</w:t>
            </w:r>
          </w:p>
        </w:tc>
      </w:tr>
      <w:tr w:rsidR="007837A3" w14:paraId="42A7BF16"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589BDF7" w14:textId="77777777" w:rsidR="007837A3" w:rsidRDefault="007837A3" w:rsidP="00C81F9B">
            <w:pPr>
              <w:spacing w:line="240" w:lineRule="auto"/>
              <w:jc w:val="center"/>
              <w:rPr>
                <w:rFonts w:cstheme="minorHAnsi"/>
                <w:b/>
                <w:bCs/>
                <w:szCs w:val="24"/>
              </w:rPr>
            </w:pPr>
            <w:r>
              <w:rPr>
                <w:rFonts w:cstheme="minorHAnsi"/>
                <w:b/>
                <w:bCs/>
                <w:szCs w:val="24"/>
              </w:rPr>
              <w:t>Priority:</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0499A0E" w14:textId="77777777" w:rsidR="007837A3" w:rsidRDefault="007837A3" w:rsidP="00C81F9B">
            <w:pPr>
              <w:rPr>
                <w:rFonts w:eastAsia="Calibri"/>
              </w:rPr>
            </w:pPr>
            <w:r>
              <w:rPr>
                <w:rFonts w:eastAsia="Calibri"/>
              </w:rPr>
              <w:t>High</w:t>
            </w:r>
          </w:p>
        </w:tc>
      </w:tr>
      <w:tr w:rsidR="007837A3" w14:paraId="7BFD8B02" w14:textId="77777777" w:rsidTr="00C81F9B">
        <w:trPr>
          <w:trHeight w:val="58"/>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385A8B14" w14:textId="77777777" w:rsidR="007837A3" w:rsidRDefault="007837A3" w:rsidP="00C81F9B">
            <w:pPr>
              <w:spacing w:line="240" w:lineRule="auto"/>
              <w:jc w:val="center"/>
              <w:rPr>
                <w:rFonts w:cstheme="minorHAnsi"/>
                <w:b/>
                <w:bCs/>
                <w:szCs w:val="24"/>
              </w:rPr>
            </w:pPr>
            <w:r>
              <w:rPr>
                <w:rFonts w:cstheme="minorHAnsi"/>
                <w:b/>
                <w:bCs/>
                <w:szCs w:val="24"/>
              </w:rPr>
              <w:t>Basic Flow:</w:t>
            </w:r>
          </w:p>
          <w:p w14:paraId="0496612D" w14:textId="77777777" w:rsidR="007837A3" w:rsidRDefault="007837A3" w:rsidP="00C81F9B">
            <w:pPr>
              <w:spacing w:line="240" w:lineRule="auto"/>
              <w:jc w:val="center"/>
              <w:rPr>
                <w:rFonts w:cstheme="minorHAnsi"/>
                <w:b/>
                <w:bCs/>
                <w:szCs w:val="24"/>
              </w:rPr>
            </w:pPr>
          </w:p>
          <w:p w14:paraId="181AA5D6" w14:textId="77777777" w:rsidR="007837A3" w:rsidRDefault="007837A3" w:rsidP="00C81F9B">
            <w:pPr>
              <w:spacing w:line="240" w:lineRule="auto"/>
              <w:jc w:val="center"/>
              <w:rPr>
                <w:rFonts w:cstheme="minorHAnsi"/>
                <w:b/>
                <w:bCs/>
                <w:szCs w:val="24"/>
              </w:rPr>
            </w:pPr>
          </w:p>
          <w:p w14:paraId="5158B5D8" w14:textId="77777777" w:rsidR="007837A3" w:rsidRDefault="007837A3" w:rsidP="00C81F9B">
            <w:pPr>
              <w:spacing w:line="240" w:lineRule="auto"/>
              <w:jc w:val="center"/>
              <w:rPr>
                <w:rFonts w:cstheme="minorHAnsi"/>
                <w:b/>
                <w:bCs/>
                <w:szCs w:val="24"/>
              </w:rPr>
            </w:pPr>
          </w:p>
          <w:p w14:paraId="5344F4A9" w14:textId="77777777" w:rsidR="007837A3" w:rsidRDefault="007837A3" w:rsidP="00C81F9B">
            <w:pPr>
              <w:spacing w:line="240" w:lineRule="auto"/>
              <w:jc w:val="center"/>
              <w:rPr>
                <w:rFonts w:cstheme="minorHAnsi"/>
                <w:b/>
                <w:bCs/>
                <w:szCs w:val="24"/>
              </w:rPr>
            </w:pPr>
          </w:p>
          <w:p w14:paraId="176AE564" w14:textId="77777777" w:rsidR="007837A3" w:rsidRDefault="007837A3" w:rsidP="00C81F9B">
            <w:pPr>
              <w:spacing w:line="240" w:lineRule="auto"/>
              <w:jc w:val="center"/>
              <w:rPr>
                <w:rFonts w:cstheme="minorHAnsi"/>
                <w:b/>
                <w:bCs/>
                <w:szCs w:val="24"/>
              </w:rPr>
            </w:pPr>
          </w:p>
          <w:p w14:paraId="7AEEF9AD" w14:textId="77777777" w:rsidR="007837A3" w:rsidRDefault="007837A3" w:rsidP="00C81F9B">
            <w:pPr>
              <w:spacing w:line="240" w:lineRule="auto"/>
              <w:jc w:val="center"/>
              <w:rPr>
                <w:rFonts w:cstheme="minorHAnsi"/>
                <w:b/>
                <w:bCs/>
                <w:szCs w:val="24"/>
              </w:rPr>
            </w:pPr>
          </w:p>
          <w:p w14:paraId="3CED6592" w14:textId="77777777" w:rsidR="007837A3" w:rsidRDefault="007837A3" w:rsidP="00C81F9B">
            <w:pPr>
              <w:spacing w:line="240" w:lineRule="auto"/>
              <w:jc w:val="center"/>
              <w:rPr>
                <w:rFonts w:cstheme="minorHAnsi"/>
                <w:b/>
                <w:bCs/>
                <w:szCs w:val="24"/>
              </w:rPr>
            </w:pPr>
          </w:p>
          <w:p w14:paraId="7A5E7876" w14:textId="77777777" w:rsidR="007837A3" w:rsidRDefault="007837A3" w:rsidP="00C81F9B">
            <w:pPr>
              <w:spacing w:line="240" w:lineRule="auto"/>
              <w:jc w:val="center"/>
              <w:rPr>
                <w:rFonts w:cstheme="minorHAnsi"/>
                <w:b/>
                <w:bCs/>
                <w:szCs w:val="24"/>
              </w:rPr>
            </w:pPr>
          </w:p>
          <w:p w14:paraId="154052B0" w14:textId="77777777" w:rsidR="007837A3" w:rsidRDefault="007837A3" w:rsidP="00C81F9B">
            <w:pPr>
              <w:spacing w:line="240" w:lineRule="auto"/>
              <w:jc w:val="center"/>
              <w:rPr>
                <w:rFonts w:cstheme="minorHAnsi"/>
                <w:b/>
                <w:bCs/>
                <w:szCs w:val="24"/>
              </w:rPr>
            </w:pPr>
          </w:p>
          <w:p w14:paraId="5FB0DB50" w14:textId="77777777" w:rsidR="007837A3" w:rsidRDefault="007837A3" w:rsidP="00C81F9B">
            <w:pPr>
              <w:spacing w:line="240" w:lineRule="auto"/>
              <w:jc w:val="center"/>
              <w:rPr>
                <w:rFonts w:cstheme="minorHAnsi"/>
                <w:b/>
                <w:bCs/>
                <w:szCs w:val="24"/>
              </w:rPr>
            </w:pPr>
          </w:p>
          <w:p w14:paraId="1EDA80CE" w14:textId="77777777" w:rsidR="007837A3" w:rsidRDefault="007837A3" w:rsidP="00C81F9B">
            <w:pPr>
              <w:spacing w:line="240" w:lineRule="auto"/>
              <w:jc w:val="center"/>
              <w:rPr>
                <w:rFonts w:cstheme="minorHAnsi"/>
                <w:b/>
                <w:bCs/>
                <w:szCs w:val="24"/>
              </w:rPr>
            </w:pPr>
          </w:p>
          <w:p w14:paraId="3F8C122A" w14:textId="77777777" w:rsidR="007837A3" w:rsidRDefault="007837A3" w:rsidP="00C81F9B">
            <w:pPr>
              <w:spacing w:line="240" w:lineRule="auto"/>
              <w:jc w:val="center"/>
              <w:rPr>
                <w:rFonts w:cstheme="minorHAnsi"/>
                <w:b/>
                <w:bCs/>
                <w:szCs w:val="24"/>
              </w:rPr>
            </w:pPr>
          </w:p>
          <w:p w14:paraId="7BA198FD" w14:textId="77777777" w:rsidR="007837A3" w:rsidRDefault="007837A3" w:rsidP="00C81F9B">
            <w:pPr>
              <w:spacing w:line="240" w:lineRule="auto"/>
              <w:jc w:val="center"/>
              <w:rPr>
                <w:rFonts w:cstheme="minorHAnsi"/>
                <w:b/>
                <w:bCs/>
                <w:szCs w:val="24"/>
              </w:rPr>
            </w:pPr>
          </w:p>
          <w:p w14:paraId="017729E9" w14:textId="77777777" w:rsidR="007837A3" w:rsidRDefault="007837A3" w:rsidP="00C81F9B">
            <w:pPr>
              <w:spacing w:line="240" w:lineRule="auto"/>
              <w:jc w:val="center"/>
              <w:rPr>
                <w:rFonts w:cstheme="minorHAnsi"/>
                <w:b/>
                <w:bCs/>
                <w:szCs w:val="24"/>
              </w:rPr>
            </w:pPr>
          </w:p>
          <w:p w14:paraId="538F76D5" w14:textId="77777777" w:rsidR="007837A3" w:rsidRDefault="007837A3" w:rsidP="00C81F9B">
            <w:pPr>
              <w:spacing w:line="240" w:lineRule="auto"/>
              <w:jc w:val="center"/>
              <w:rPr>
                <w:rFonts w:cstheme="minorHAnsi"/>
                <w:b/>
                <w:bCs/>
                <w:szCs w:val="24"/>
              </w:rPr>
            </w:pPr>
          </w:p>
          <w:p w14:paraId="41CEA325" w14:textId="77777777" w:rsidR="007837A3" w:rsidRDefault="007837A3" w:rsidP="00C81F9B">
            <w:pPr>
              <w:spacing w:line="240" w:lineRule="auto"/>
              <w:jc w:val="center"/>
              <w:rPr>
                <w:rFonts w:cstheme="minorHAnsi"/>
                <w:b/>
                <w:bCs/>
                <w:szCs w:val="24"/>
              </w:rPr>
            </w:pPr>
          </w:p>
          <w:p w14:paraId="2F55989C" w14:textId="77777777" w:rsidR="007837A3" w:rsidRDefault="007837A3" w:rsidP="00C81F9B">
            <w:pPr>
              <w:spacing w:line="240" w:lineRule="auto"/>
              <w:jc w:val="center"/>
              <w:rPr>
                <w:rFonts w:cstheme="minorHAnsi"/>
                <w:b/>
                <w:bCs/>
                <w:szCs w:val="24"/>
              </w:rPr>
            </w:pPr>
          </w:p>
          <w:p w14:paraId="01CC6E2B" w14:textId="77777777" w:rsidR="007837A3" w:rsidRDefault="007837A3" w:rsidP="00C81F9B">
            <w:pPr>
              <w:spacing w:line="240" w:lineRule="auto"/>
              <w:jc w:val="center"/>
              <w:rPr>
                <w:rFonts w:cstheme="minorHAnsi"/>
                <w:b/>
                <w:bCs/>
                <w:szCs w:val="24"/>
              </w:rPr>
            </w:pPr>
          </w:p>
          <w:p w14:paraId="1AAB24C4" w14:textId="77777777" w:rsidR="007837A3" w:rsidRDefault="007837A3" w:rsidP="00C81F9B">
            <w:pPr>
              <w:spacing w:line="240" w:lineRule="auto"/>
              <w:jc w:val="center"/>
              <w:rPr>
                <w:rFonts w:cstheme="minorHAnsi"/>
                <w:b/>
                <w:bCs/>
                <w:szCs w:val="24"/>
              </w:rPr>
            </w:pPr>
          </w:p>
          <w:p w14:paraId="32AE2F13" w14:textId="77777777" w:rsidR="007837A3" w:rsidRDefault="007837A3" w:rsidP="00C81F9B">
            <w:pPr>
              <w:spacing w:line="240" w:lineRule="auto"/>
              <w:jc w:val="center"/>
              <w:rPr>
                <w:rFonts w:cstheme="minorHAnsi"/>
                <w:b/>
                <w:bCs/>
                <w:szCs w:val="24"/>
              </w:rPr>
            </w:pPr>
          </w:p>
          <w:p w14:paraId="5F50BB66" w14:textId="77777777" w:rsidR="007837A3" w:rsidRDefault="007837A3" w:rsidP="00C81F9B">
            <w:pPr>
              <w:spacing w:line="240" w:lineRule="auto"/>
              <w:rPr>
                <w:rFonts w:cstheme="minorHAnsi"/>
                <w:b/>
                <w:bCs/>
                <w:szCs w:val="24"/>
              </w:rPr>
            </w:pPr>
          </w:p>
          <w:p w14:paraId="37322D8B" w14:textId="77777777" w:rsidR="007837A3" w:rsidRDefault="007837A3" w:rsidP="00C81F9B">
            <w:pPr>
              <w:spacing w:line="240" w:lineRule="auto"/>
              <w:rPr>
                <w:rFonts w:cstheme="minorHAnsi"/>
                <w:b/>
                <w:bCs/>
                <w:szCs w:val="24"/>
              </w:rPr>
            </w:pPr>
          </w:p>
          <w:p w14:paraId="1B0A0025" w14:textId="77777777" w:rsidR="007837A3" w:rsidRDefault="007837A3" w:rsidP="00C81F9B">
            <w:pPr>
              <w:spacing w:line="240" w:lineRule="auto"/>
              <w:rPr>
                <w:rFonts w:cstheme="minorHAnsi"/>
                <w:b/>
                <w:bCs/>
                <w:szCs w:val="24"/>
              </w:rPr>
            </w:pPr>
          </w:p>
          <w:p w14:paraId="69B44C54" w14:textId="77777777" w:rsidR="007837A3" w:rsidRDefault="007837A3" w:rsidP="00C81F9B">
            <w:pPr>
              <w:spacing w:line="240" w:lineRule="auto"/>
              <w:rPr>
                <w:rFonts w:cstheme="minorHAnsi"/>
                <w:b/>
                <w:bCs/>
                <w:szCs w:val="24"/>
              </w:rPr>
            </w:pPr>
          </w:p>
          <w:p w14:paraId="44E117E5" w14:textId="77777777" w:rsidR="007837A3" w:rsidRDefault="007837A3" w:rsidP="00C81F9B">
            <w:pPr>
              <w:spacing w:line="240" w:lineRule="auto"/>
              <w:rPr>
                <w:rFonts w:cstheme="minorHAnsi"/>
                <w:b/>
                <w:bCs/>
                <w:szCs w:val="24"/>
              </w:rPr>
            </w:pPr>
          </w:p>
          <w:p w14:paraId="0A5E7CD1" w14:textId="77777777" w:rsidR="007837A3" w:rsidRDefault="007837A3" w:rsidP="00C81F9B">
            <w:pPr>
              <w:spacing w:line="240" w:lineRule="auto"/>
              <w:rPr>
                <w:rFonts w:cstheme="minorHAnsi"/>
                <w:b/>
                <w:bCs/>
                <w:szCs w:val="24"/>
              </w:rPr>
            </w:pPr>
          </w:p>
          <w:p w14:paraId="65E7227C" w14:textId="77777777" w:rsidR="007837A3" w:rsidRDefault="007837A3" w:rsidP="00C81F9B">
            <w:pPr>
              <w:spacing w:line="240" w:lineRule="auto"/>
              <w:rPr>
                <w:rFonts w:cstheme="minorHAnsi"/>
                <w:b/>
                <w:bCs/>
                <w:szCs w:val="24"/>
              </w:rPr>
            </w:pPr>
          </w:p>
          <w:p w14:paraId="6F22D09A" w14:textId="77777777" w:rsidR="007837A3" w:rsidRDefault="007837A3" w:rsidP="00C81F9B">
            <w:pPr>
              <w:spacing w:line="240" w:lineRule="auto"/>
              <w:rPr>
                <w:rFonts w:cstheme="minorHAnsi"/>
                <w:b/>
                <w:bCs/>
                <w:szCs w:val="24"/>
              </w:rPr>
            </w:pPr>
          </w:p>
          <w:p w14:paraId="25A990D1" w14:textId="77777777" w:rsidR="007837A3" w:rsidRDefault="007837A3" w:rsidP="00C81F9B">
            <w:pPr>
              <w:spacing w:line="240" w:lineRule="auto"/>
              <w:rPr>
                <w:rFonts w:cstheme="minorHAnsi"/>
                <w:b/>
                <w:bCs/>
                <w:szCs w:val="24"/>
              </w:rPr>
            </w:pPr>
          </w:p>
          <w:p w14:paraId="752578EA" w14:textId="77777777" w:rsidR="007837A3" w:rsidRDefault="007837A3" w:rsidP="00C81F9B">
            <w:pPr>
              <w:spacing w:line="240" w:lineRule="auto"/>
              <w:rPr>
                <w:rFonts w:cstheme="minorHAnsi"/>
                <w:b/>
                <w:bCs/>
                <w:szCs w:val="24"/>
              </w:rPr>
            </w:pPr>
          </w:p>
          <w:p w14:paraId="399CA4CA" w14:textId="77777777" w:rsidR="007837A3" w:rsidRDefault="007837A3" w:rsidP="00C81F9B">
            <w:pPr>
              <w:spacing w:line="240" w:lineRule="auto"/>
              <w:rPr>
                <w:rFonts w:cstheme="minorHAnsi"/>
                <w:b/>
                <w:bCs/>
                <w:szCs w:val="24"/>
              </w:rPr>
            </w:pPr>
          </w:p>
          <w:p w14:paraId="496AB5EB" w14:textId="77777777" w:rsidR="007837A3" w:rsidRDefault="007837A3" w:rsidP="00C81F9B">
            <w:pPr>
              <w:spacing w:line="240" w:lineRule="auto"/>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E6E7E8"/>
            <w:hideMark/>
          </w:tcPr>
          <w:p w14:paraId="1DD1DEBA" w14:textId="77777777" w:rsidR="007837A3" w:rsidRDefault="007837A3" w:rsidP="00C81F9B">
            <w:pPr>
              <w:jc w:val="center"/>
            </w:pPr>
            <w:r>
              <w:rPr>
                <w:b/>
              </w:rPr>
              <w:t>Actor Action</w:t>
            </w:r>
          </w:p>
        </w:tc>
        <w:tc>
          <w:tcPr>
            <w:tcW w:w="3064" w:type="dxa"/>
            <w:tcBorders>
              <w:top w:val="single" w:sz="4" w:space="0" w:color="9EA2A6"/>
              <w:left w:val="single" w:sz="4" w:space="0" w:color="9EA2A6"/>
              <w:bottom w:val="single" w:sz="4" w:space="0" w:color="9EA2A6"/>
              <w:right w:val="single" w:sz="4" w:space="0" w:color="9EA2A6"/>
            </w:tcBorders>
            <w:shd w:val="clear" w:color="auto" w:fill="E6E7E8"/>
            <w:hideMark/>
          </w:tcPr>
          <w:p w14:paraId="175A3DB2" w14:textId="77777777" w:rsidR="007837A3" w:rsidRDefault="007837A3" w:rsidP="00C81F9B">
            <w:pPr>
              <w:jc w:val="center"/>
              <w:rPr>
                <w:b/>
                <w:bCs/>
              </w:rPr>
            </w:pPr>
            <w:r>
              <w:rPr>
                <w:b/>
                <w:bCs/>
              </w:rPr>
              <w:t>System Response</w:t>
            </w:r>
          </w:p>
        </w:tc>
      </w:tr>
      <w:tr w:rsidR="007837A3" w14:paraId="7BC9D40D" w14:textId="77777777" w:rsidTr="00C81F9B">
        <w:trPr>
          <w:trHeight w:val="1232"/>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48CAD884" w14:textId="77777777" w:rsidR="007837A3" w:rsidRDefault="007837A3" w:rsidP="00C81F9B">
            <w:pPr>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FFFFFF"/>
          </w:tcPr>
          <w:p w14:paraId="28E1257C" w14:textId="77777777" w:rsidR="007837A3" w:rsidRDefault="007837A3" w:rsidP="00C81F9B">
            <w:pPr>
              <w:rPr>
                <w:rFonts w:eastAsia="Calibri"/>
              </w:rPr>
            </w:pPr>
            <w:r>
              <w:rPr>
                <w:rFonts w:eastAsia="Calibri"/>
                <w:b/>
                <w:bCs/>
              </w:rPr>
              <w:t>Step1:</w:t>
            </w:r>
            <w:r>
              <w:rPr>
                <w:rFonts w:eastAsia="Calibri"/>
              </w:rPr>
              <w:t xml:space="preserve"> user will move to fifth step through adding new workflow template;</w:t>
            </w:r>
          </w:p>
          <w:p w14:paraId="6067BE3E" w14:textId="77777777" w:rsidR="007837A3" w:rsidRDefault="007837A3" w:rsidP="00C81F9B">
            <w:pPr>
              <w:rPr>
                <w:rFonts w:eastAsia="Calibri"/>
              </w:rPr>
            </w:pPr>
          </w:p>
          <w:p w14:paraId="06FA3335" w14:textId="77777777" w:rsidR="007837A3" w:rsidRDefault="007837A3" w:rsidP="00C81F9B">
            <w:pPr>
              <w:rPr>
                <w:rFonts w:eastAsia="Calibri"/>
              </w:rPr>
            </w:pPr>
          </w:p>
          <w:p w14:paraId="478B3432" w14:textId="77777777" w:rsidR="007837A3" w:rsidRDefault="007837A3" w:rsidP="00C81F9B">
            <w:pPr>
              <w:rPr>
                <w:rFonts w:eastAsia="Calibri"/>
              </w:rPr>
            </w:pPr>
          </w:p>
          <w:p w14:paraId="425E47FE" w14:textId="77777777" w:rsidR="007837A3" w:rsidRDefault="007837A3" w:rsidP="00C81F9B">
            <w:pPr>
              <w:rPr>
                <w:rFonts w:eastAsia="Calibri"/>
              </w:rPr>
            </w:pPr>
          </w:p>
          <w:p w14:paraId="35FCAF58" w14:textId="77777777" w:rsidR="007837A3" w:rsidRDefault="007837A3" w:rsidP="00C81F9B">
            <w:pPr>
              <w:rPr>
                <w:rFonts w:eastAsia="Calibri"/>
              </w:rPr>
            </w:pPr>
          </w:p>
          <w:p w14:paraId="39DF952A" w14:textId="77777777" w:rsidR="007837A3" w:rsidRDefault="007837A3" w:rsidP="00C81F9B">
            <w:pPr>
              <w:rPr>
                <w:rFonts w:eastAsia="Calibri"/>
              </w:rPr>
            </w:pPr>
          </w:p>
          <w:p w14:paraId="516A5010" w14:textId="77777777" w:rsidR="007837A3" w:rsidRDefault="007837A3" w:rsidP="00C81F9B">
            <w:pPr>
              <w:rPr>
                <w:rFonts w:eastAsia="Calibri"/>
              </w:rPr>
            </w:pPr>
          </w:p>
          <w:p w14:paraId="768E4D8D" w14:textId="77777777" w:rsidR="007837A3" w:rsidRDefault="007837A3" w:rsidP="00C81F9B">
            <w:pPr>
              <w:rPr>
                <w:rFonts w:eastAsia="Calibri"/>
                <w:rtl/>
              </w:rPr>
            </w:pPr>
          </w:p>
          <w:p w14:paraId="4C420EF6" w14:textId="77777777" w:rsidR="007837A3" w:rsidRDefault="007837A3" w:rsidP="00C81F9B">
            <w:pPr>
              <w:rPr>
                <w:rFonts w:eastAsia="Calibri"/>
                <w:rtl/>
              </w:rPr>
            </w:pPr>
          </w:p>
          <w:p w14:paraId="1D44CD35" w14:textId="77777777" w:rsidR="007837A3" w:rsidRDefault="007837A3" w:rsidP="00C81F9B">
            <w:pPr>
              <w:rPr>
                <w:rFonts w:eastAsia="Calibri"/>
              </w:rPr>
            </w:pPr>
          </w:p>
          <w:p w14:paraId="73813BEC" w14:textId="77777777" w:rsidR="007837A3" w:rsidRDefault="007837A3" w:rsidP="00C81F9B">
            <w:pPr>
              <w:rPr>
                <w:rFonts w:eastAsia="Calibri"/>
              </w:rPr>
            </w:pPr>
          </w:p>
          <w:p w14:paraId="3FE4CC7D" w14:textId="77777777" w:rsidR="007837A3" w:rsidRDefault="007837A3" w:rsidP="00C81F9B">
            <w:pPr>
              <w:rPr>
                <w:rFonts w:eastAsia="Calibri"/>
              </w:rPr>
            </w:pPr>
          </w:p>
          <w:p w14:paraId="4785A5B6" w14:textId="77777777" w:rsidR="007837A3" w:rsidRDefault="007837A3" w:rsidP="00C81F9B">
            <w:pPr>
              <w:rPr>
                <w:rFonts w:eastAsia="Calibri"/>
                <w:b/>
                <w:bCs/>
              </w:rPr>
            </w:pPr>
          </w:p>
          <w:p w14:paraId="6D3309D6" w14:textId="77777777" w:rsidR="007837A3" w:rsidRDefault="007837A3" w:rsidP="00C81F9B">
            <w:pPr>
              <w:rPr>
                <w:rFonts w:eastAsia="Calibri"/>
                <w:b/>
                <w:bCs/>
              </w:rPr>
            </w:pPr>
          </w:p>
          <w:p w14:paraId="5A0D44F6" w14:textId="77777777" w:rsidR="007837A3" w:rsidRDefault="007837A3" w:rsidP="00C81F9B">
            <w:pPr>
              <w:rPr>
                <w:rFonts w:eastAsia="Calibri"/>
                <w:b/>
                <w:bCs/>
              </w:rPr>
            </w:pPr>
            <w:r>
              <w:rPr>
                <w:rFonts w:eastAsia="Calibri"/>
                <w:b/>
                <w:bCs/>
              </w:rPr>
              <w:t xml:space="preserve">Step 3: </w:t>
            </w:r>
            <w:r>
              <w:rPr>
                <w:rFonts w:eastAsia="Calibri"/>
              </w:rPr>
              <w:t>user will insert the phase name and select the current action if it isn’t selected</w:t>
            </w:r>
          </w:p>
          <w:p w14:paraId="4A1B72B3" w14:textId="77777777" w:rsidR="007837A3" w:rsidRDefault="007837A3" w:rsidP="00C81F9B">
            <w:pPr>
              <w:rPr>
                <w:rFonts w:eastAsia="Calibri"/>
                <w:b/>
                <w:bCs/>
              </w:rPr>
            </w:pPr>
          </w:p>
          <w:p w14:paraId="1A0C14FF" w14:textId="77777777" w:rsidR="007837A3" w:rsidRDefault="007837A3" w:rsidP="00C81F9B">
            <w:pPr>
              <w:rPr>
                <w:rFonts w:eastAsia="Calibri"/>
                <w:b/>
                <w:bCs/>
              </w:rPr>
            </w:pPr>
          </w:p>
          <w:p w14:paraId="5C8E378D" w14:textId="77777777" w:rsidR="007837A3" w:rsidRDefault="007837A3" w:rsidP="00C81F9B">
            <w:pPr>
              <w:rPr>
                <w:rFonts w:eastAsia="Calibri"/>
                <w:b/>
                <w:bCs/>
              </w:rPr>
            </w:pPr>
          </w:p>
          <w:p w14:paraId="56F60FE9" w14:textId="77777777" w:rsidR="007837A3" w:rsidRDefault="007837A3" w:rsidP="00C81F9B">
            <w:pPr>
              <w:rPr>
                <w:rFonts w:eastAsia="Calibri"/>
                <w:b/>
                <w:bCs/>
              </w:rPr>
            </w:pPr>
          </w:p>
          <w:p w14:paraId="38CD48DE" w14:textId="77777777" w:rsidR="007837A3" w:rsidRDefault="007837A3" w:rsidP="00C81F9B">
            <w:pPr>
              <w:rPr>
                <w:rFonts w:eastAsia="Calibri"/>
                <w:b/>
                <w:bCs/>
              </w:rPr>
            </w:pPr>
          </w:p>
          <w:p w14:paraId="367143B7" w14:textId="77777777" w:rsidR="007837A3" w:rsidRDefault="007837A3" w:rsidP="00C81F9B">
            <w:pPr>
              <w:rPr>
                <w:rFonts w:eastAsia="Calibri"/>
                <w:b/>
                <w:bCs/>
              </w:rPr>
            </w:pPr>
          </w:p>
          <w:p w14:paraId="323F9FDE" w14:textId="77777777" w:rsidR="007837A3" w:rsidRDefault="007837A3" w:rsidP="00C81F9B">
            <w:pPr>
              <w:rPr>
                <w:rFonts w:eastAsia="Calibri"/>
                <w:b/>
                <w:bCs/>
              </w:rPr>
            </w:pPr>
          </w:p>
          <w:p w14:paraId="4DE4E010" w14:textId="77777777" w:rsidR="007837A3" w:rsidRDefault="007837A3" w:rsidP="00C81F9B">
            <w:pPr>
              <w:rPr>
                <w:rFonts w:eastAsia="Calibri"/>
                <w:b/>
                <w:bCs/>
              </w:rPr>
            </w:pPr>
          </w:p>
          <w:p w14:paraId="6074AC8A" w14:textId="77777777" w:rsidR="007837A3" w:rsidRDefault="007837A3" w:rsidP="00C81F9B">
            <w:pPr>
              <w:rPr>
                <w:rFonts w:eastAsia="Calibri"/>
                <w:b/>
                <w:bCs/>
              </w:rPr>
            </w:pPr>
          </w:p>
          <w:p w14:paraId="770C0518" w14:textId="77777777" w:rsidR="007837A3" w:rsidRDefault="007837A3" w:rsidP="00C81F9B">
            <w:pPr>
              <w:rPr>
                <w:rFonts w:eastAsia="Calibri"/>
                <w:b/>
                <w:bCs/>
              </w:rPr>
            </w:pPr>
          </w:p>
          <w:p w14:paraId="232C5731" w14:textId="77777777" w:rsidR="007837A3" w:rsidRDefault="007837A3" w:rsidP="00C81F9B">
            <w:pPr>
              <w:rPr>
                <w:rFonts w:eastAsia="Calibri"/>
                <w:b/>
                <w:bCs/>
              </w:rPr>
            </w:pPr>
          </w:p>
          <w:p w14:paraId="7719B4CF" w14:textId="77777777" w:rsidR="007837A3" w:rsidRDefault="007837A3" w:rsidP="00C81F9B">
            <w:pPr>
              <w:rPr>
                <w:rFonts w:eastAsia="Calibri"/>
                <w:b/>
                <w:bCs/>
              </w:rPr>
            </w:pPr>
          </w:p>
          <w:p w14:paraId="303A6A60" w14:textId="77777777" w:rsidR="007837A3" w:rsidRDefault="007837A3" w:rsidP="00C81F9B">
            <w:pPr>
              <w:rPr>
                <w:rFonts w:eastAsia="Calibri"/>
                <w:b/>
                <w:bCs/>
              </w:rPr>
            </w:pPr>
          </w:p>
          <w:p w14:paraId="4C0FC468" w14:textId="77777777" w:rsidR="007837A3" w:rsidRDefault="007837A3" w:rsidP="00C81F9B">
            <w:pPr>
              <w:rPr>
                <w:rFonts w:eastAsia="Calibri"/>
                <w:b/>
                <w:bCs/>
              </w:rPr>
            </w:pPr>
          </w:p>
          <w:p w14:paraId="13EEBA54" w14:textId="77777777" w:rsidR="007837A3" w:rsidRDefault="007837A3" w:rsidP="00C81F9B">
            <w:pPr>
              <w:rPr>
                <w:rFonts w:eastAsia="Calibri"/>
                <w:b/>
                <w:bCs/>
              </w:rPr>
            </w:pPr>
          </w:p>
          <w:p w14:paraId="486ED53F" w14:textId="77777777" w:rsidR="007837A3" w:rsidRDefault="007837A3" w:rsidP="00C81F9B">
            <w:pPr>
              <w:rPr>
                <w:rFonts w:eastAsia="Calibri"/>
                <w:b/>
                <w:bCs/>
              </w:rPr>
            </w:pPr>
          </w:p>
          <w:p w14:paraId="5EF7BC95" w14:textId="77777777" w:rsidR="007837A3" w:rsidRDefault="007837A3" w:rsidP="00C81F9B">
            <w:pPr>
              <w:rPr>
                <w:rFonts w:eastAsia="Calibri"/>
                <w:b/>
                <w:bCs/>
              </w:rPr>
            </w:pPr>
          </w:p>
          <w:p w14:paraId="610A9324" w14:textId="77777777" w:rsidR="007837A3" w:rsidRDefault="007837A3" w:rsidP="00C81F9B">
            <w:pPr>
              <w:rPr>
                <w:rFonts w:eastAsia="Calibri"/>
                <w:b/>
                <w:bCs/>
              </w:rPr>
            </w:pPr>
          </w:p>
          <w:p w14:paraId="6DBBC54F" w14:textId="77777777" w:rsidR="007837A3" w:rsidRDefault="007837A3" w:rsidP="00C81F9B">
            <w:pPr>
              <w:rPr>
                <w:rFonts w:eastAsia="Calibri"/>
                <w:b/>
                <w:bCs/>
              </w:rPr>
            </w:pPr>
          </w:p>
          <w:p w14:paraId="578D63DB" w14:textId="77777777" w:rsidR="007837A3" w:rsidRDefault="007837A3" w:rsidP="00C81F9B">
            <w:pPr>
              <w:rPr>
                <w:rFonts w:eastAsia="Calibri"/>
                <w:b/>
                <w:bCs/>
              </w:rPr>
            </w:pPr>
          </w:p>
          <w:p w14:paraId="663CA1A5" w14:textId="77777777" w:rsidR="007837A3" w:rsidRDefault="007837A3" w:rsidP="00C81F9B">
            <w:pPr>
              <w:rPr>
                <w:rFonts w:eastAsia="Calibri"/>
                <w:b/>
                <w:bCs/>
              </w:rPr>
            </w:pPr>
          </w:p>
          <w:p w14:paraId="3F123605" w14:textId="77777777" w:rsidR="007837A3" w:rsidRDefault="007837A3" w:rsidP="00C81F9B">
            <w:pPr>
              <w:rPr>
                <w:rFonts w:eastAsia="Calibri"/>
                <w:b/>
                <w:bCs/>
              </w:rPr>
            </w:pPr>
          </w:p>
          <w:p w14:paraId="38AF3A0E" w14:textId="77777777" w:rsidR="007837A3" w:rsidRDefault="007837A3" w:rsidP="00C81F9B">
            <w:pPr>
              <w:rPr>
                <w:rFonts w:eastAsia="Calibri"/>
                <w:b/>
                <w:bCs/>
              </w:rPr>
            </w:pPr>
          </w:p>
          <w:p w14:paraId="3552F591" w14:textId="77777777" w:rsidR="007837A3" w:rsidRDefault="007837A3" w:rsidP="00C81F9B">
            <w:pPr>
              <w:rPr>
                <w:rFonts w:eastAsia="Calibri"/>
                <w:b/>
                <w:bCs/>
              </w:rPr>
            </w:pPr>
          </w:p>
          <w:p w14:paraId="4AA38448" w14:textId="77777777" w:rsidR="007837A3" w:rsidRDefault="007837A3" w:rsidP="00C81F9B">
            <w:pPr>
              <w:rPr>
                <w:rFonts w:eastAsia="Calibri"/>
                <w:b/>
                <w:bCs/>
              </w:rPr>
            </w:pPr>
          </w:p>
          <w:p w14:paraId="7E16985E" w14:textId="77777777" w:rsidR="007837A3" w:rsidRDefault="007837A3" w:rsidP="00C81F9B">
            <w:pPr>
              <w:rPr>
                <w:rFonts w:eastAsia="Calibri"/>
                <w:b/>
                <w:bCs/>
              </w:rPr>
            </w:pPr>
          </w:p>
          <w:p w14:paraId="43E042A9" w14:textId="77777777" w:rsidR="007837A3" w:rsidRDefault="007837A3" w:rsidP="00C81F9B">
            <w:pPr>
              <w:rPr>
                <w:rFonts w:eastAsia="Calibri"/>
                <w:b/>
                <w:bCs/>
              </w:rPr>
            </w:pPr>
          </w:p>
          <w:p w14:paraId="0D6A389F" w14:textId="77777777" w:rsidR="007837A3" w:rsidRDefault="007837A3" w:rsidP="00C81F9B">
            <w:pPr>
              <w:rPr>
                <w:rFonts w:eastAsia="Calibri"/>
              </w:rPr>
            </w:pPr>
            <w:r>
              <w:rPr>
                <w:rFonts w:eastAsia="Calibri"/>
                <w:b/>
                <w:bCs/>
              </w:rPr>
              <w:t>Step5</w:t>
            </w:r>
            <w:r w:rsidRPr="00837B87">
              <w:rPr>
                <w:rFonts w:eastAsia="Calibri"/>
                <w:b/>
                <w:bCs/>
              </w:rPr>
              <w:t>:</w:t>
            </w:r>
            <w:r>
              <w:rPr>
                <w:rFonts w:eastAsia="Calibri"/>
              </w:rPr>
              <w:t xml:space="preserve"> user will click on the add way button</w:t>
            </w:r>
          </w:p>
          <w:p w14:paraId="3F0ADC77" w14:textId="77777777" w:rsidR="007837A3" w:rsidRDefault="007837A3" w:rsidP="00C81F9B">
            <w:pPr>
              <w:rPr>
                <w:rFonts w:eastAsia="Calibri"/>
                <w:b/>
                <w:bCs/>
              </w:rPr>
            </w:pPr>
          </w:p>
          <w:p w14:paraId="1EB89D9F" w14:textId="77777777" w:rsidR="007837A3" w:rsidRDefault="007837A3" w:rsidP="00C81F9B">
            <w:pPr>
              <w:rPr>
                <w:rFonts w:eastAsia="Calibri"/>
                <w:b/>
                <w:bCs/>
              </w:rPr>
            </w:pPr>
          </w:p>
          <w:p w14:paraId="2B838ED1" w14:textId="77777777" w:rsidR="007837A3" w:rsidRDefault="007837A3" w:rsidP="00C81F9B">
            <w:pPr>
              <w:rPr>
                <w:rFonts w:eastAsia="Calibri"/>
                <w:b/>
                <w:bCs/>
              </w:rPr>
            </w:pPr>
          </w:p>
          <w:p w14:paraId="710AA849" w14:textId="77777777" w:rsidR="007837A3" w:rsidRDefault="007837A3" w:rsidP="00C81F9B">
            <w:pPr>
              <w:rPr>
                <w:rFonts w:eastAsia="Calibri"/>
                <w:b/>
                <w:bCs/>
              </w:rPr>
            </w:pPr>
          </w:p>
          <w:p w14:paraId="40E6F9D9" w14:textId="77777777" w:rsidR="007837A3" w:rsidRDefault="007837A3" w:rsidP="00C81F9B">
            <w:pPr>
              <w:rPr>
                <w:rFonts w:eastAsia="Calibri"/>
                <w:b/>
                <w:bCs/>
              </w:rPr>
            </w:pPr>
          </w:p>
          <w:p w14:paraId="780BC116" w14:textId="77777777" w:rsidR="007837A3" w:rsidRDefault="007837A3" w:rsidP="00C81F9B">
            <w:pPr>
              <w:rPr>
                <w:rFonts w:eastAsia="Calibri"/>
              </w:rPr>
            </w:pPr>
            <w:r>
              <w:rPr>
                <w:rFonts w:eastAsia="Calibri"/>
                <w:b/>
                <w:bCs/>
              </w:rPr>
              <w:t>Step7</w:t>
            </w:r>
            <w:r w:rsidRPr="00837B87">
              <w:rPr>
                <w:rFonts w:eastAsia="Calibri"/>
                <w:b/>
                <w:bCs/>
              </w:rPr>
              <w:t>:</w:t>
            </w:r>
            <w:r>
              <w:rPr>
                <w:rFonts w:eastAsia="Calibri"/>
              </w:rPr>
              <w:t xml:space="preserve"> user will select the relation.</w:t>
            </w:r>
          </w:p>
          <w:p w14:paraId="75FB5F3A" w14:textId="77777777" w:rsidR="007837A3" w:rsidRDefault="007837A3" w:rsidP="00C81F9B">
            <w:pPr>
              <w:rPr>
                <w:rFonts w:eastAsia="Calibri"/>
              </w:rPr>
            </w:pPr>
            <w:r>
              <w:rPr>
                <w:rFonts w:eastAsia="Calibri"/>
              </w:rPr>
              <w:t>Ex: user select parallel relation</w:t>
            </w:r>
          </w:p>
          <w:p w14:paraId="47812630" w14:textId="77777777" w:rsidR="007837A3" w:rsidRDefault="007837A3" w:rsidP="00C81F9B">
            <w:pPr>
              <w:rPr>
                <w:rFonts w:eastAsia="Calibri"/>
              </w:rPr>
            </w:pPr>
          </w:p>
          <w:p w14:paraId="40A2CB7D" w14:textId="77777777" w:rsidR="007837A3" w:rsidRDefault="007837A3" w:rsidP="00C81F9B">
            <w:pPr>
              <w:rPr>
                <w:rFonts w:eastAsia="Calibri"/>
              </w:rPr>
            </w:pPr>
          </w:p>
          <w:p w14:paraId="40656243" w14:textId="77777777" w:rsidR="007837A3" w:rsidRDefault="007837A3" w:rsidP="00C81F9B">
            <w:pPr>
              <w:rPr>
                <w:rFonts w:eastAsia="Calibri"/>
              </w:rPr>
            </w:pPr>
          </w:p>
          <w:p w14:paraId="0C7774BE" w14:textId="77777777" w:rsidR="007837A3" w:rsidRDefault="007837A3" w:rsidP="00C81F9B">
            <w:pPr>
              <w:rPr>
                <w:rFonts w:eastAsia="Calibri"/>
              </w:rPr>
            </w:pPr>
          </w:p>
          <w:p w14:paraId="5DC64CAD" w14:textId="77777777" w:rsidR="007837A3" w:rsidRDefault="007837A3" w:rsidP="00C81F9B">
            <w:pPr>
              <w:rPr>
                <w:rFonts w:eastAsia="Calibri"/>
              </w:rPr>
            </w:pPr>
          </w:p>
          <w:p w14:paraId="1B7876C5" w14:textId="77777777" w:rsidR="007837A3" w:rsidRDefault="007837A3" w:rsidP="00C81F9B">
            <w:pPr>
              <w:rPr>
                <w:rFonts w:eastAsia="Calibri"/>
              </w:rPr>
            </w:pPr>
          </w:p>
          <w:p w14:paraId="777128F2" w14:textId="77777777" w:rsidR="007837A3" w:rsidRDefault="007837A3" w:rsidP="00C81F9B">
            <w:pPr>
              <w:rPr>
                <w:rFonts w:eastAsia="Calibri"/>
              </w:rPr>
            </w:pPr>
          </w:p>
          <w:p w14:paraId="4B3CD3C2" w14:textId="77777777" w:rsidR="007837A3" w:rsidRDefault="007837A3" w:rsidP="00C81F9B">
            <w:pPr>
              <w:rPr>
                <w:rFonts w:eastAsia="Calibri"/>
              </w:rPr>
            </w:pPr>
          </w:p>
          <w:p w14:paraId="77949F73" w14:textId="77777777" w:rsidR="007837A3" w:rsidRDefault="007837A3" w:rsidP="00C81F9B">
            <w:pPr>
              <w:rPr>
                <w:rFonts w:eastAsia="Calibri"/>
              </w:rPr>
            </w:pPr>
          </w:p>
          <w:p w14:paraId="1BB60726" w14:textId="77777777" w:rsidR="007837A3" w:rsidRDefault="007837A3" w:rsidP="00C81F9B">
            <w:pPr>
              <w:rPr>
                <w:rFonts w:eastAsia="Calibri"/>
              </w:rPr>
            </w:pPr>
          </w:p>
          <w:p w14:paraId="313D06C3" w14:textId="77777777" w:rsidR="007837A3" w:rsidRDefault="007837A3" w:rsidP="00C81F9B">
            <w:pPr>
              <w:rPr>
                <w:rFonts w:eastAsia="Calibri"/>
              </w:rPr>
            </w:pPr>
          </w:p>
          <w:p w14:paraId="0D392509" w14:textId="77777777" w:rsidR="007837A3" w:rsidRDefault="007837A3" w:rsidP="00C81F9B">
            <w:pPr>
              <w:rPr>
                <w:rFonts w:eastAsia="Calibri"/>
              </w:rPr>
            </w:pPr>
          </w:p>
          <w:p w14:paraId="644E749A" w14:textId="77777777" w:rsidR="007837A3" w:rsidRDefault="007837A3" w:rsidP="00C81F9B">
            <w:pPr>
              <w:rPr>
                <w:rFonts w:eastAsia="Calibri"/>
              </w:rPr>
            </w:pPr>
          </w:p>
          <w:p w14:paraId="30DC29D6" w14:textId="77777777" w:rsidR="007837A3" w:rsidRDefault="007837A3" w:rsidP="00C81F9B">
            <w:pPr>
              <w:rPr>
                <w:rFonts w:eastAsia="Calibri"/>
              </w:rPr>
            </w:pPr>
            <w:r>
              <w:rPr>
                <w:rFonts w:eastAsia="Calibri"/>
                <w:b/>
                <w:bCs/>
              </w:rPr>
              <w:t>Step9</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action/s and then click on save button</w:t>
            </w:r>
          </w:p>
          <w:p w14:paraId="093DD42E" w14:textId="77777777" w:rsidR="007837A3" w:rsidRPr="000D57F9" w:rsidRDefault="007837A3" w:rsidP="00C81F9B">
            <w:pPr>
              <w:rPr>
                <w:rFonts w:cstheme="minorHAnsi"/>
                <w:iCs/>
                <w:szCs w:val="24"/>
                <w:lang w:bidi="ar-LB"/>
              </w:rPr>
            </w:pPr>
            <w:r w:rsidRPr="000D57F9">
              <w:rPr>
                <w:rFonts w:cstheme="minorHAnsi"/>
                <w:iCs/>
                <w:szCs w:val="24"/>
                <w:lang w:bidi="ar-LB"/>
              </w:rPr>
              <w:t>Ex: user select two actions (A1, A2)</w:t>
            </w:r>
          </w:p>
          <w:p w14:paraId="2401AF98" w14:textId="77777777" w:rsidR="007837A3" w:rsidRDefault="007837A3" w:rsidP="00C81F9B">
            <w:pPr>
              <w:rPr>
                <w:rFonts w:eastAsia="Calibri"/>
              </w:rPr>
            </w:pPr>
          </w:p>
          <w:p w14:paraId="6FBA2D9D" w14:textId="77777777" w:rsidR="007837A3" w:rsidRDefault="007837A3" w:rsidP="00C81F9B">
            <w:pPr>
              <w:rPr>
                <w:rFonts w:eastAsia="Calibri"/>
              </w:rPr>
            </w:pPr>
          </w:p>
          <w:p w14:paraId="5474C03E" w14:textId="77777777" w:rsidR="007837A3" w:rsidRDefault="007837A3" w:rsidP="00C81F9B">
            <w:pPr>
              <w:rPr>
                <w:rFonts w:eastAsia="Calibri"/>
              </w:rPr>
            </w:pPr>
          </w:p>
          <w:p w14:paraId="1DFFED0E" w14:textId="77777777" w:rsidR="007837A3" w:rsidRDefault="007837A3" w:rsidP="00C81F9B">
            <w:pPr>
              <w:rPr>
                <w:rFonts w:eastAsia="Calibri"/>
              </w:rPr>
            </w:pPr>
          </w:p>
          <w:p w14:paraId="7E360674" w14:textId="77777777" w:rsidR="007837A3" w:rsidRDefault="007837A3" w:rsidP="00C81F9B">
            <w:pPr>
              <w:rPr>
                <w:rFonts w:eastAsia="Calibri"/>
              </w:rPr>
            </w:pPr>
          </w:p>
          <w:p w14:paraId="79A27E35" w14:textId="77777777" w:rsidR="007837A3" w:rsidRDefault="007837A3" w:rsidP="00C81F9B">
            <w:pPr>
              <w:rPr>
                <w:rFonts w:eastAsia="Calibri"/>
              </w:rPr>
            </w:pPr>
          </w:p>
          <w:p w14:paraId="69D0B103" w14:textId="77777777" w:rsidR="007837A3" w:rsidRDefault="007837A3" w:rsidP="00C81F9B">
            <w:pPr>
              <w:rPr>
                <w:rFonts w:eastAsia="Calibri"/>
              </w:rPr>
            </w:pPr>
          </w:p>
          <w:p w14:paraId="0623A060" w14:textId="77777777" w:rsidR="007837A3" w:rsidRDefault="007837A3" w:rsidP="00C81F9B">
            <w:pPr>
              <w:rPr>
                <w:rFonts w:eastAsia="Calibri"/>
              </w:rPr>
            </w:pPr>
          </w:p>
          <w:p w14:paraId="1FCC4603" w14:textId="77777777" w:rsidR="007837A3" w:rsidRDefault="007837A3" w:rsidP="00C81F9B">
            <w:pPr>
              <w:rPr>
                <w:rFonts w:eastAsia="Calibri"/>
                <w:b/>
                <w:bCs/>
              </w:rPr>
            </w:pPr>
          </w:p>
          <w:p w14:paraId="7AA6B156" w14:textId="77777777" w:rsidR="007837A3" w:rsidRDefault="007837A3" w:rsidP="00C81F9B">
            <w:pPr>
              <w:rPr>
                <w:rFonts w:eastAsia="Calibri"/>
                <w:b/>
                <w:bCs/>
              </w:rPr>
            </w:pPr>
          </w:p>
          <w:p w14:paraId="67EE1EAF" w14:textId="77777777" w:rsidR="007837A3" w:rsidRDefault="007837A3" w:rsidP="00C81F9B">
            <w:pPr>
              <w:rPr>
                <w:rFonts w:eastAsia="Calibri"/>
                <w:b/>
                <w:bCs/>
              </w:rPr>
            </w:pPr>
          </w:p>
          <w:p w14:paraId="351C15E3" w14:textId="77777777" w:rsidR="007837A3" w:rsidRDefault="007837A3" w:rsidP="00C81F9B">
            <w:pPr>
              <w:rPr>
                <w:rFonts w:eastAsia="Calibri"/>
                <w:b/>
                <w:bCs/>
              </w:rPr>
            </w:pPr>
          </w:p>
          <w:p w14:paraId="1180780A" w14:textId="77777777" w:rsidR="007837A3" w:rsidRDefault="007837A3" w:rsidP="00C81F9B">
            <w:pPr>
              <w:rPr>
                <w:rFonts w:eastAsia="Calibri"/>
                <w:b/>
                <w:bCs/>
              </w:rPr>
            </w:pPr>
          </w:p>
          <w:p w14:paraId="0889D18E" w14:textId="77777777" w:rsidR="007837A3" w:rsidRDefault="007837A3" w:rsidP="00C81F9B">
            <w:pPr>
              <w:rPr>
                <w:rFonts w:eastAsia="Calibri"/>
                <w:b/>
                <w:bCs/>
              </w:rPr>
            </w:pPr>
          </w:p>
          <w:p w14:paraId="2A38F7B9" w14:textId="77777777" w:rsidR="007837A3" w:rsidRDefault="007837A3" w:rsidP="00C81F9B">
            <w:pPr>
              <w:rPr>
                <w:rFonts w:eastAsia="Calibri"/>
                <w:b/>
                <w:bCs/>
              </w:rPr>
            </w:pPr>
          </w:p>
          <w:p w14:paraId="66844474" w14:textId="77777777" w:rsidR="007837A3" w:rsidRDefault="007837A3" w:rsidP="00C81F9B">
            <w:pPr>
              <w:rPr>
                <w:rFonts w:eastAsia="Calibri"/>
                <w:b/>
                <w:bCs/>
              </w:rPr>
            </w:pPr>
          </w:p>
          <w:p w14:paraId="7B430495" w14:textId="77777777" w:rsidR="007837A3" w:rsidRDefault="007837A3" w:rsidP="00C81F9B">
            <w:pPr>
              <w:rPr>
                <w:rFonts w:eastAsia="Calibri"/>
                <w:b/>
                <w:bCs/>
              </w:rPr>
            </w:pPr>
          </w:p>
          <w:p w14:paraId="5513BE4A" w14:textId="77777777" w:rsidR="007837A3" w:rsidRDefault="007837A3" w:rsidP="00C81F9B">
            <w:pPr>
              <w:rPr>
                <w:rFonts w:eastAsia="Calibri"/>
                <w:b/>
                <w:bCs/>
              </w:rPr>
            </w:pPr>
          </w:p>
          <w:p w14:paraId="717807F4" w14:textId="77777777" w:rsidR="007837A3" w:rsidRDefault="007837A3" w:rsidP="00C81F9B">
            <w:pPr>
              <w:rPr>
                <w:rFonts w:eastAsia="Calibri"/>
                <w:b/>
                <w:bCs/>
              </w:rPr>
            </w:pPr>
          </w:p>
          <w:p w14:paraId="24D60B23" w14:textId="77777777" w:rsidR="007837A3" w:rsidRDefault="007837A3" w:rsidP="00C81F9B">
            <w:pPr>
              <w:rPr>
                <w:rFonts w:eastAsia="Calibri"/>
                <w:b/>
                <w:bCs/>
              </w:rPr>
            </w:pPr>
          </w:p>
          <w:p w14:paraId="4275FBFB" w14:textId="77777777" w:rsidR="007837A3" w:rsidRDefault="007837A3" w:rsidP="00C81F9B">
            <w:pPr>
              <w:rPr>
                <w:rFonts w:eastAsia="Calibri"/>
                <w:b/>
                <w:bCs/>
              </w:rPr>
            </w:pPr>
          </w:p>
          <w:p w14:paraId="4350A3DA" w14:textId="77777777" w:rsidR="007837A3" w:rsidRDefault="007837A3" w:rsidP="00C81F9B">
            <w:pPr>
              <w:rPr>
                <w:rFonts w:eastAsia="Calibri"/>
                <w:b/>
                <w:bCs/>
              </w:rPr>
            </w:pPr>
          </w:p>
          <w:p w14:paraId="07AAA99B" w14:textId="77777777" w:rsidR="007837A3" w:rsidRDefault="007837A3" w:rsidP="00C81F9B">
            <w:pPr>
              <w:rPr>
                <w:rFonts w:eastAsia="Calibri"/>
                <w:b/>
                <w:bCs/>
              </w:rPr>
            </w:pPr>
          </w:p>
          <w:p w14:paraId="393956C2" w14:textId="77777777" w:rsidR="007837A3" w:rsidRDefault="007837A3" w:rsidP="00C81F9B">
            <w:pPr>
              <w:rPr>
                <w:rFonts w:eastAsia="Calibri"/>
                <w:b/>
                <w:bCs/>
              </w:rPr>
            </w:pPr>
          </w:p>
          <w:p w14:paraId="67C213D6" w14:textId="77777777" w:rsidR="007837A3" w:rsidRDefault="007837A3" w:rsidP="00C81F9B">
            <w:pPr>
              <w:rPr>
                <w:rFonts w:eastAsia="Calibri"/>
                <w:b/>
                <w:bCs/>
              </w:rPr>
            </w:pPr>
          </w:p>
          <w:p w14:paraId="1B7FDDE6" w14:textId="77777777" w:rsidR="007837A3" w:rsidRDefault="007837A3" w:rsidP="00C81F9B">
            <w:pPr>
              <w:rPr>
                <w:rFonts w:eastAsia="Calibri"/>
                <w:b/>
                <w:bCs/>
              </w:rPr>
            </w:pPr>
          </w:p>
          <w:p w14:paraId="5D5C5A5A" w14:textId="77777777" w:rsidR="007837A3" w:rsidRDefault="007837A3" w:rsidP="00C81F9B">
            <w:pPr>
              <w:rPr>
                <w:rFonts w:eastAsia="Calibri"/>
                <w:b/>
                <w:bCs/>
              </w:rPr>
            </w:pPr>
          </w:p>
          <w:p w14:paraId="3B030F21" w14:textId="77777777" w:rsidR="007837A3" w:rsidRDefault="007837A3" w:rsidP="00C81F9B">
            <w:pPr>
              <w:rPr>
                <w:rFonts w:eastAsia="Calibri"/>
                <w:b/>
                <w:bCs/>
              </w:rPr>
            </w:pPr>
          </w:p>
          <w:p w14:paraId="7F68360F" w14:textId="77777777" w:rsidR="007837A3" w:rsidRDefault="007837A3" w:rsidP="00C81F9B">
            <w:pPr>
              <w:rPr>
                <w:rFonts w:eastAsia="Calibri"/>
                <w:b/>
                <w:bCs/>
              </w:rPr>
            </w:pPr>
          </w:p>
          <w:p w14:paraId="5BEECBD1" w14:textId="77777777" w:rsidR="007837A3" w:rsidRDefault="007837A3" w:rsidP="00C81F9B">
            <w:pPr>
              <w:rPr>
                <w:rFonts w:eastAsia="Calibri"/>
                <w:b/>
                <w:bCs/>
              </w:rPr>
            </w:pPr>
          </w:p>
          <w:p w14:paraId="730E0031" w14:textId="77777777" w:rsidR="007837A3" w:rsidRDefault="007837A3" w:rsidP="00C81F9B">
            <w:pPr>
              <w:rPr>
                <w:rFonts w:eastAsia="Calibri"/>
                <w:b/>
                <w:bCs/>
              </w:rPr>
            </w:pPr>
          </w:p>
          <w:p w14:paraId="7B2A4DE2" w14:textId="77777777" w:rsidR="007837A3" w:rsidRDefault="007837A3" w:rsidP="00C81F9B">
            <w:pPr>
              <w:rPr>
                <w:rFonts w:eastAsia="Calibri"/>
                <w:b/>
                <w:bCs/>
              </w:rPr>
            </w:pPr>
          </w:p>
          <w:p w14:paraId="20FAE17F" w14:textId="77777777" w:rsidR="007837A3" w:rsidRDefault="007837A3" w:rsidP="00C81F9B">
            <w:pPr>
              <w:rPr>
                <w:rFonts w:eastAsia="Calibri"/>
                <w:b/>
                <w:bCs/>
              </w:rPr>
            </w:pPr>
          </w:p>
          <w:p w14:paraId="53A98B7E" w14:textId="77777777" w:rsidR="007837A3" w:rsidRDefault="007837A3" w:rsidP="00C81F9B">
            <w:pPr>
              <w:rPr>
                <w:rFonts w:eastAsia="Calibri"/>
                <w:b/>
                <w:bCs/>
              </w:rPr>
            </w:pPr>
          </w:p>
          <w:p w14:paraId="2A59501E" w14:textId="77777777" w:rsidR="007837A3" w:rsidRDefault="007837A3" w:rsidP="00C81F9B">
            <w:pPr>
              <w:rPr>
                <w:rFonts w:cstheme="minorHAnsi"/>
                <w:iCs/>
                <w:szCs w:val="24"/>
                <w:lang w:bidi="ar-LB"/>
              </w:rPr>
            </w:pPr>
            <w:r>
              <w:rPr>
                <w:rFonts w:eastAsia="Calibri"/>
                <w:b/>
                <w:bCs/>
              </w:rPr>
              <w:t>Step11</w:t>
            </w:r>
            <w:r>
              <w:rPr>
                <w:rFonts w:eastAsia="Calibri"/>
              </w:rPr>
              <w:t>: user will be able to click on “</w:t>
            </w:r>
            <w:r>
              <w:rPr>
                <w:rFonts w:cstheme="minorHAnsi"/>
                <w:iCs/>
                <w:szCs w:val="24"/>
                <w:lang w:bidi="ar-LB"/>
              </w:rPr>
              <w:t>New current action</w:t>
            </w:r>
            <w:r>
              <w:rPr>
                <w:rFonts w:eastAsia="Calibri"/>
              </w:rPr>
              <w:t xml:space="preserve">” button and on </w:t>
            </w:r>
            <w:r>
              <w:rPr>
                <w:rFonts w:cstheme="minorHAnsi"/>
                <w:iCs/>
                <w:szCs w:val="24"/>
                <w:lang w:bidi="ar-LB"/>
              </w:rPr>
              <w:t>“New phase” button</w:t>
            </w:r>
          </w:p>
          <w:p w14:paraId="3F636597" w14:textId="77777777" w:rsidR="007837A3" w:rsidRPr="002C4C10" w:rsidRDefault="007837A3" w:rsidP="00C81F9B">
            <w:pPr>
              <w:rPr>
                <w:rFonts w:cstheme="minorHAnsi"/>
                <w:b/>
                <w:bCs/>
                <w:iCs/>
                <w:szCs w:val="24"/>
                <w:u w:val="single"/>
                <w:lang w:bidi="ar-LB"/>
              </w:rPr>
            </w:pPr>
            <w:r w:rsidRPr="00585C20">
              <w:rPr>
                <w:rFonts w:cstheme="minorHAnsi"/>
                <w:b/>
                <w:bCs/>
                <w:iCs/>
                <w:color w:val="FF0000"/>
                <w:szCs w:val="24"/>
                <w:u w:val="single"/>
                <w:lang w:bidi="ar-LB"/>
              </w:rPr>
              <w:t>Option1:</w:t>
            </w:r>
          </w:p>
          <w:p w14:paraId="633D31C3" w14:textId="77777777" w:rsidR="007837A3" w:rsidRDefault="007837A3" w:rsidP="00C81F9B">
            <w:pPr>
              <w:rPr>
                <w:rFonts w:cstheme="minorHAnsi"/>
                <w:iCs/>
                <w:szCs w:val="24"/>
                <w:lang w:bidi="ar-LB"/>
              </w:rPr>
            </w:pPr>
            <w:r w:rsidRPr="002C4C10">
              <w:rPr>
                <w:rFonts w:cstheme="minorHAnsi"/>
                <w:b/>
                <w:bCs/>
                <w:iCs/>
                <w:szCs w:val="24"/>
                <w:lang w:bidi="ar-LB"/>
              </w:rPr>
              <w:t>Step A:</w:t>
            </w:r>
            <w:r>
              <w:rPr>
                <w:rFonts w:cstheme="minorHAnsi"/>
                <w:iCs/>
                <w:szCs w:val="24"/>
                <w:lang w:bidi="ar-LB"/>
              </w:rPr>
              <w:t xml:space="preserve"> user click on “New phase” button</w:t>
            </w:r>
          </w:p>
          <w:p w14:paraId="3DAAF2DC" w14:textId="77777777" w:rsidR="007837A3" w:rsidRDefault="007837A3" w:rsidP="00C81F9B">
            <w:pPr>
              <w:rPr>
                <w:rFonts w:cstheme="minorHAnsi"/>
                <w:iCs/>
                <w:szCs w:val="24"/>
                <w:lang w:bidi="ar-LB"/>
              </w:rPr>
            </w:pPr>
          </w:p>
          <w:p w14:paraId="6233C6C6" w14:textId="77777777" w:rsidR="007837A3" w:rsidRDefault="007837A3" w:rsidP="00C81F9B">
            <w:pPr>
              <w:rPr>
                <w:rFonts w:eastAsia="Calibri"/>
              </w:rPr>
            </w:pPr>
          </w:p>
          <w:p w14:paraId="775D867F" w14:textId="77777777" w:rsidR="007837A3" w:rsidRDefault="007837A3" w:rsidP="00C81F9B">
            <w:pPr>
              <w:rPr>
                <w:rFonts w:eastAsia="Calibri"/>
                <w:b/>
                <w:bCs/>
              </w:rPr>
            </w:pPr>
          </w:p>
          <w:p w14:paraId="59FDBDE8" w14:textId="77777777" w:rsidR="007837A3" w:rsidRDefault="007837A3" w:rsidP="00C81F9B">
            <w:pPr>
              <w:rPr>
                <w:rFonts w:eastAsia="Calibri"/>
                <w:b/>
                <w:bCs/>
              </w:rPr>
            </w:pPr>
          </w:p>
          <w:p w14:paraId="766B4C36" w14:textId="77777777" w:rsidR="007837A3" w:rsidRDefault="007837A3" w:rsidP="00C81F9B">
            <w:pPr>
              <w:rPr>
                <w:rFonts w:eastAsia="Calibri"/>
                <w:b/>
                <w:bCs/>
              </w:rPr>
            </w:pPr>
          </w:p>
          <w:p w14:paraId="0D57B925" w14:textId="77777777" w:rsidR="007837A3" w:rsidRDefault="007837A3" w:rsidP="00C81F9B">
            <w:pPr>
              <w:rPr>
                <w:rFonts w:eastAsia="Calibri"/>
                <w:b/>
                <w:bCs/>
              </w:rPr>
            </w:pPr>
          </w:p>
          <w:p w14:paraId="796667ED" w14:textId="77777777" w:rsidR="007837A3" w:rsidRDefault="007837A3" w:rsidP="00C81F9B">
            <w:pPr>
              <w:rPr>
                <w:rFonts w:eastAsia="Calibri"/>
                <w:b/>
                <w:bCs/>
              </w:rPr>
            </w:pPr>
          </w:p>
          <w:p w14:paraId="68ADE4BC" w14:textId="77777777" w:rsidR="007837A3" w:rsidRDefault="007837A3" w:rsidP="00C81F9B">
            <w:pPr>
              <w:rPr>
                <w:rFonts w:eastAsia="Calibri"/>
                <w:b/>
                <w:bCs/>
              </w:rPr>
            </w:pPr>
          </w:p>
          <w:p w14:paraId="722CE107" w14:textId="77777777" w:rsidR="007837A3" w:rsidRDefault="007837A3" w:rsidP="00C81F9B">
            <w:pPr>
              <w:rPr>
                <w:rFonts w:eastAsia="Calibri"/>
                <w:b/>
                <w:bCs/>
              </w:rPr>
            </w:pPr>
          </w:p>
          <w:p w14:paraId="3EC1B67D" w14:textId="77777777" w:rsidR="007837A3" w:rsidRDefault="007837A3" w:rsidP="00C81F9B">
            <w:pPr>
              <w:rPr>
                <w:rFonts w:eastAsia="Calibri"/>
                <w:b/>
                <w:bCs/>
              </w:rPr>
            </w:pPr>
          </w:p>
          <w:p w14:paraId="2882B772" w14:textId="77777777" w:rsidR="007837A3" w:rsidRDefault="007837A3" w:rsidP="00C81F9B">
            <w:pPr>
              <w:rPr>
                <w:rFonts w:eastAsia="Calibri"/>
                <w:b/>
                <w:bCs/>
              </w:rPr>
            </w:pPr>
          </w:p>
          <w:p w14:paraId="39C468AE" w14:textId="77777777" w:rsidR="007837A3" w:rsidRDefault="007837A3" w:rsidP="00C81F9B">
            <w:pPr>
              <w:rPr>
                <w:rFonts w:eastAsia="Calibri"/>
                <w:b/>
                <w:bCs/>
              </w:rPr>
            </w:pPr>
          </w:p>
          <w:p w14:paraId="3EF0B400" w14:textId="77777777" w:rsidR="007837A3" w:rsidRDefault="007837A3" w:rsidP="00C81F9B">
            <w:pPr>
              <w:rPr>
                <w:rFonts w:cstheme="minorHAnsi"/>
                <w:iCs/>
                <w:szCs w:val="24"/>
                <w:lang w:bidi="ar-LB"/>
              </w:rPr>
            </w:pPr>
            <w:r w:rsidRPr="002C4C10">
              <w:rPr>
                <w:rFonts w:cstheme="minorHAnsi"/>
                <w:b/>
                <w:bCs/>
                <w:iCs/>
                <w:szCs w:val="24"/>
                <w:lang w:bidi="ar-LB"/>
              </w:rPr>
              <w:t xml:space="preserve">Step </w:t>
            </w:r>
            <w:r>
              <w:rPr>
                <w:rFonts w:cstheme="minorHAnsi"/>
                <w:b/>
                <w:bCs/>
                <w:iCs/>
                <w:szCs w:val="24"/>
                <w:lang w:bidi="ar-LB"/>
              </w:rPr>
              <w:t>C</w:t>
            </w:r>
            <w:r w:rsidRPr="002C4C10">
              <w:rPr>
                <w:rFonts w:cstheme="minorHAnsi"/>
                <w:b/>
                <w:bCs/>
                <w:iCs/>
                <w:szCs w:val="24"/>
                <w:lang w:bidi="ar-LB"/>
              </w:rPr>
              <w:t>:</w:t>
            </w:r>
            <w:r>
              <w:rPr>
                <w:rFonts w:cstheme="minorHAnsi"/>
                <w:iCs/>
                <w:szCs w:val="24"/>
                <w:lang w:bidi="ar-LB"/>
              </w:rPr>
              <w:t xml:space="preserve"> user insert the phase name</w:t>
            </w:r>
          </w:p>
          <w:p w14:paraId="33364735" w14:textId="77777777" w:rsidR="007837A3" w:rsidRDefault="007837A3" w:rsidP="00C81F9B">
            <w:pPr>
              <w:rPr>
                <w:rFonts w:cstheme="minorHAnsi"/>
                <w:iCs/>
                <w:szCs w:val="24"/>
                <w:rtl/>
                <w:lang w:bidi="ar-LB"/>
              </w:rPr>
            </w:pPr>
            <w:r>
              <w:rPr>
                <w:rFonts w:cstheme="minorHAnsi"/>
                <w:iCs/>
                <w:szCs w:val="24"/>
                <w:lang w:bidi="ar-LB"/>
              </w:rPr>
              <w:t>Ex: user insert “phase 2”</w:t>
            </w:r>
          </w:p>
          <w:p w14:paraId="4456829D" w14:textId="77777777" w:rsidR="007837A3" w:rsidRDefault="007837A3" w:rsidP="00C81F9B">
            <w:pPr>
              <w:rPr>
                <w:rFonts w:cstheme="minorHAnsi"/>
                <w:iCs/>
                <w:szCs w:val="24"/>
                <w:lang w:bidi="ar-LB"/>
              </w:rPr>
            </w:pPr>
          </w:p>
          <w:p w14:paraId="45DD8A04" w14:textId="77777777" w:rsidR="007837A3" w:rsidRDefault="007837A3" w:rsidP="00C81F9B">
            <w:pPr>
              <w:rPr>
                <w:rFonts w:cstheme="minorHAnsi"/>
                <w:iCs/>
                <w:szCs w:val="24"/>
                <w:lang w:bidi="ar-LB"/>
              </w:rPr>
            </w:pPr>
            <w:r>
              <w:rPr>
                <w:rFonts w:eastAsia="Calibri"/>
                <w:b/>
                <w:bCs/>
              </w:rPr>
              <w:t>Step1</w:t>
            </w:r>
            <w:r>
              <w:rPr>
                <w:rFonts w:eastAsia="Calibri" w:hint="cs"/>
                <w:b/>
                <w:bCs/>
                <w:rtl/>
              </w:rPr>
              <w:t>2</w:t>
            </w:r>
            <w:r>
              <w:rPr>
                <w:rFonts w:eastAsia="Calibri"/>
              </w:rPr>
              <w:t>: user will click on “</w:t>
            </w:r>
            <w:r>
              <w:rPr>
                <w:rFonts w:cstheme="minorHAnsi"/>
                <w:iCs/>
                <w:szCs w:val="24"/>
                <w:lang w:bidi="ar-LB"/>
              </w:rPr>
              <w:t>New current action</w:t>
            </w:r>
            <w:r>
              <w:rPr>
                <w:rFonts w:eastAsia="Calibri"/>
              </w:rPr>
              <w:t xml:space="preserve">” button </w:t>
            </w:r>
          </w:p>
          <w:p w14:paraId="5F049225" w14:textId="77777777" w:rsidR="007837A3" w:rsidRDefault="007837A3" w:rsidP="00C81F9B">
            <w:pPr>
              <w:rPr>
                <w:rFonts w:eastAsia="Calibri"/>
                <w:b/>
                <w:bCs/>
              </w:rPr>
            </w:pPr>
          </w:p>
          <w:p w14:paraId="4D677559" w14:textId="77777777" w:rsidR="007837A3" w:rsidRDefault="007837A3" w:rsidP="00C81F9B">
            <w:pPr>
              <w:rPr>
                <w:rFonts w:eastAsia="Calibri"/>
                <w:b/>
                <w:bCs/>
              </w:rPr>
            </w:pPr>
          </w:p>
          <w:p w14:paraId="150DC45B" w14:textId="77777777" w:rsidR="007837A3" w:rsidRDefault="007837A3" w:rsidP="00C81F9B">
            <w:pPr>
              <w:rPr>
                <w:rFonts w:eastAsia="Calibri"/>
                <w:b/>
                <w:bCs/>
              </w:rPr>
            </w:pPr>
          </w:p>
          <w:p w14:paraId="4C32958C" w14:textId="77777777" w:rsidR="007837A3" w:rsidRDefault="007837A3" w:rsidP="00C81F9B">
            <w:pPr>
              <w:rPr>
                <w:rFonts w:eastAsia="Calibri"/>
                <w:b/>
                <w:bCs/>
              </w:rPr>
            </w:pPr>
          </w:p>
          <w:p w14:paraId="4BA0086E" w14:textId="77777777" w:rsidR="007837A3" w:rsidRDefault="007837A3" w:rsidP="00C81F9B">
            <w:pPr>
              <w:rPr>
                <w:rFonts w:eastAsia="Calibri"/>
                <w:b/>
                <w:bCs/>
              </w:rPr>
            </w:pPr>
          </w:p>
          <w:p w14:paraId="5570455E" w14:textId="77777777" w:rsidR="007837A3" w:rsidRDefault="007837A3" w:rsidP="00C81F9B">
            <w:pPr>
              <w:rPr>
                <w:rFonts w:eastAsia="Calibri"/>
                <w:b/>
                <w:bCs/>
              </w:rPr>
            </w:pPr>
          </w:p>
          <w:p w14:paraId="4F220615" w14:textId="77777777" w:rsidR="007837A3" w:rsidRDefault="007837A3" w:rsidP="00C81F9B">
            <w:pPr>
              <w:rPr>
                <w:rFonts w:eastAsia="Calibri"/>
                <w:b/>
                <w:bCs/>
              </w:rPr>
            </w:pPr>
          </w:p>
          <w:p w14:paraId="675032C9" w14:textId="77777777" w:rsidR="007837A3" w:rsidRDefault="007837A3" w:rsidP="00C81F9B">
            <w:pPr>
              <w:rPr>
                <w:rFonts w:eastAsia="Calibri"/>
                <w:b/>
                <w:bCs/>
              </w:rPr>
            </w:pPr>
          </w:p>
          <w:p w14:paraId="0AB93D16" w14:textId="77777777" w:rsidR="007837A3" w:rsidRDefault="007837A3" w:rsidP="00C81F9B">
            <w:pPr>
              <w:rPr>
                <w:rFonts w:eastAsia="Calibri"/>
                <w:b/>
                <w:bCs/>
              </w:rPr>
            </w:pPr>
          </w:p>
          <w:p w14:paraId="7F693653" w14:textId="77777777" w:rsidR="007837A3" w:rsidRDefault="007837A3" w:rsidP="00C81F9B">
            <w:pPr>
              <w:rPr>
                <w:rFonts w:eastAsia="Calibri"/>
                <w:b/>
                <w:bCs/>
              </w:rPr>
            </w:pPr>
          </w:p>
          <w:p w14:paraId="02561D58" w14:textId="77777777" w:rsidR="007837A3" w:rsidRDefault="007837A3" w:rsidP="00C81F9B">
            <w:pPr>
              <w:rPr>
                <w:rFonts w:eastAsia="Calibri"/>
                <w:b/>
                <w:bCs/>
              </w:rPr>
            </w:pPr>
          </w:p>
          <w:p w14:paraId="3CB070F1" w14:textId="77777777" w:rsidR="007837A3" w:rsidRDefault="007837A3" w:rsidP="00C81F9B">
            <w:pPr>
              <w:rPr>
                <w:rFonts w:eastAsia="Calibri"/>
                <w:b/>
                <w:bCs/>
              </w:rPr>
            </w:pPr>
          </w:p>
          <w:p w14:paraId="57E99B54" w14:textId="77777777" w:rsidR="007837A3" w:rsidRDefault="007837A3" w:rsidP="00C81F9B">
            <w:pPr>
              <w:rPr>
                <w:rFonts w:eastAsia="Calibri"/>
                <w:b/>
                <w:bCs/>
              </w:rPr>
            </w:pPr>
          </w:p>
          <w:p w14:paraId="37F8C4D3" w14:textId="77777777" w:rsidR="007837A3" w:rsidRDefault="007837A3" w:rsidP="00C81F9B">
            <w:pPr>
              <w:rPr>
                <w:rFonts w:eastAsia="Calibri"/>
                <w:b/>
                <w:bCs/>
              </w:rPr>
            </w:pPr>
          </w:p>
          <w:p w14:paraId="5DA3AE4A" w14:textId="2376E1B8" w:rsidR="007837A3" w:rsidRDefault="007837A3" w:rsidP="00C81F9B">
            <w:pPr>
              <w:rPr>
                <w:rFonts w:eastAsia="Calibri"/>
                <w:b/>
                <w:bCs/>
              </w:rPr>
            </w:pPr>
          </w:p>
          <w:p w14:paraId="22BE1B73" w14:textId="4886D5F5" w:rsidR="002F3867" w:rsidRDefault="002F3867" w:rsidP="00C81F9B">
            <w:pPr>
              <w:rPr>
                <w:rFonts w:eastAsia="Calibri"/>
                <w:b/>
                <w:bCs/>
              </w:rPr>
            </w:pPr>
          </w:p>
          <w:p w14:paraId="77CAE6E6" w14:textId="77777777" w:rsidR="002F3867" w:rsidRDefault="002F3867" w:rsidP="00C81F9B">
            <w:pPr>
              <w:rPr>
                <w:rFonts w:eastAsia="Calibri"/>
                <w:b/>
                <w:bCs/>
              </w:rPr>
            </w:pPr>
          </w:p>
          <w:p w14:paraId="6B622C57" w14:textId="77777777" w:rsidR="007837A3" w:rsidRDefault="007837A3" w:rsidP="00C81F9B">
            <w:pPr>
              <w:rPr>
                <w:rFonts w:eastAsia="Calibri"/>
              </w:rPr>
            </w:pPr>
            <w:r>
              <w:rPr>
                <w:rFonts w:eastAsia="Calibri"/>
                <w:b/>
                <w:bCs/>
              </w:rPr>
              <w:t xml:space="preserve">Step15: </w:t>
            </w:r>
            <w:r>
              <w:rPr>
                <w:rFonts w:eastAsia="Calibri"/>
              </w:rPr>
              <w:t>user will select one of the action to be the current action</w:t>
            </w:r>
          </w:p>
          <w:p w14:paraId="304BEF2E" w14:textId="77777777" w:rsidR="007837A3" w:rsidRDefault="007837A3" w:rsidP="00C81F9B">
            <w:pPr>
              <w:rPr>
                <w:rFonts w:eastAsia="Calibri"/>
              </w:rPr>
            </w:pPr>
            <w:r>
              <w:rPr>
                <w:rFonts w:eastAsia="Calibri"/>
              </w:rPr>
              <w:t>Ex: user select A1</w:t>
            </w:r>
          </w:p>
          <w:p w14:paraId="6C238F00" w14:textId="77777777" w:rsidR="007837A3" w:rsidRDefault="007837A3" w:rsidP="00C81F9B">
            <w:pPr>
              <w:rPr>
                <w:rFonts w:eastAsia="Calibri"/>
              </w:rPr>
            </w:pPr>
          </w:p>
          <w:p w14:paraId="2B31E44B" w14:textId="77777777" w:rsidR="007837A3" w:rsidRDefault="007837A3" w:rsidP="00C81F9B">
            <w:pPr>
              <w:rPr>
                <w:rFonts w:eastAsia="Calibri"/>
              </w:rPr>
            </w:pPr>
          </w:p>
          <w:p w14:paraId="340FDD4D" w14:textId="77777777" w:rsidR="007837A3" w:rsidRDefault="007837A3" w:rsidP="00C81F9B">
            <w:pPr>
              <w:rPr>
                <w:rFonts w:eastAsia="Calibri"/>
              </w:rPr>
            </w:pPr>
          </w:p>
          <w:p w14:paraId="5FA99475" w14:textId="77777777" w:rsidR="007837A3" w:rsidRDefault="007837A3" w:rsidP="00C81F9B">
            <w:pPr>
              <w:rPr>
                <w:rFonts w:eastAsia="Calibri"/>
              </w:rPr>
            </w:pPr>
          </w:p>
          <w:p w14:paraId="07B14345" w14:textId="77777777" w:rsidR="007837A3" w:rsidRDefault="007837A3" w:rsidP="00C81F9B">
            <w:pPr>
              <w:rPr>
                <w:rFonts w:eastAsia="Calibri"/>
              </w:rPr>
            </w:pPr>
          </w:p>
          <w:p w14:paraId="366E5DB9" w14:textId="77777777" w:rsidR="007837A3" w:rsidRDefault="007837A3" w:rsidP="00C81F9B">
            <w:pPr>
              <w:rPr>
                <w:rFonts w:eastAsia="Calibri"/>
              </w:rPr>
            </w:pPr>
          </w:p>
          <w:p w14:paraId="430E49C4" w14:textId="77777777" w:rsidR="007837A3" w:rsidRDefault="007837A3" w:rsidP="00C81F9B">
            <w:pPr>
              <w:rPr>
                <w:rFonts w:eastAsia="Calibri"/>
              </w:rPr>
            </w:pPr>
          </w:p>
          <w:p w14:paraId="1630A997" w14:textId="77777777" w:rsidR="007837A3" w:rsidRDefault="007837A3" w:rsidP="00C81F9B">
            <w:pPr>
              <w:rPr>
                <w:rFonts w:eastAsia="Calibri"/>
              </w:rPr>
            </w:pPr>
          </w:p>
          <w:p w14:paraId="63E6C0F9" w14:textId="77777777" w:rsidR="007837A3" w:rsidRDefault="007837A3" w:rsidP="00C81F9B">
            <w:pPr>
              <w:rPr>
                <w:rFonts w:eastAsia="Calibri"/>
              </w:rPr>
            </w:pPr>
          </w:p>
          <w:p w14:paraId="2685F65D" w14:textId="77777777" w:rsidR="007837A3" w:rsidRDefault="007837A3" w:rsidP="00C81F9B">
            <w:pPr>
              <w:rPr>
                <w:rFonts w:eastAsia="Calibri"/>
              </w:rPr>
            </w:pPr>
          </w:p>
          <w:p w14:paraId="7C490275" w14:textId="77777777" w:rsidR="007837A3" w:rsidRDefault="007837A3" w:rsidP="00C81F9B">
            <w:pPr>
              <w:rPr>
                <w:rFonts w:eastAsia="Calibri"/>
              </w:rPr>
            </w:pPr>
          </w:p>
          <w:p w14:paraId="17F036F2" w14:textId="77777777" w:rsidR="007837A3" w:rsidRDefault="007837A3" w:rsidP="00C81F9B">
            <w:pPr>
              <w:rPr>
                <w:rFonts w:eastAsia="Calibri"/>
              </w:rPr>
            </w:pPr>
          </w:p>
          <w:p w14:paraId="75789FE0" w14:textId="77777777" w:rsidR="007837A3" w:rsidRDefault="007837A3" w:rsidP="00C81F9B">
            <w:pPr>
              <w:rPr>
                <w:rFonts w:eastAsia="Calibri"/>
              </w:rPr>
            </w:pPr>
          </w:p>
          <w:p w14:paraId="2F9A5CE5" w14:textId="77777777" w:rsidR="007837A3" w:rsidRDefault="007837A3" w:rsidP="00C81F9B">
            <w:pPr>
              <w:rPr>
                <w:rFonts w:eastAsia="Calibri"/>
              </w:rPr>
            </w:pPr>
          </w:p>
          <w:p w14:paraId="4FEA953B" w14:textId="77777777" w:rsidR="007837A3" w:rsidRDefault="007837A3" w:rsidP="00C81F9B">
            <w:pPr>
              <w:rPr>
                <w:rFonts w:eastAsia="Calibri"/>
              </w:rPr>
            </w:pPr>
          </w:p>
          <w:p w14:paraId="756BE2AE" w14:textId="77777777" w:rsidR="007837A3" w:rsidRDefault="007837A3" w:rsidP="00C81F9B">
            <w:pPr>
              <w:rPr>
                <w:rFonts w:eastAsia="Calibri"/>
              </w:rPr>
            </w:pPr>
          </w:p>
          <w:p w14:paraId="46E41CC7" w14:textId="77777777" w:rsidR="007837A3" w:rsidRDefault="007837A3" w:rsidP="00C81F9B">
            <w:pPr>
              <w:rPr>
                <w:rFonts w:eastAsia="Calibri"/>
              </w:rPr>
            </w:pPr>
          </w:p>
          <w:p w14:paraId="3830E9F7" w14:textId="77777777" w:rsidR="007837A3" w:rsidRDefault="007837A3" w:rsidP="00C81F9B">
            <w:pPr>
              <w:rPr>
                <w:rFonts w:eastAsia="Calibri"/>
              </w:rPr>
            </w:pPr>
          </w:p>
          <w:p w14:paraId="478C833E" w14:textId="77777777" w:rsidR="007837A3" w:rsidRDefault="007837A3" w:rsidP="00C81F9B">
            <w:pPr>
              <w:rPr>
                <w:rFonts w:eastAsia="Calibri"/>
              </w:rPr>
            </w:pPr>
          </w:p>
          <w:p w14:paraId="7493CB8B" w14:textId="77777777" w:rsidR="007837A3" w:rsidRDefault="007837A3" w:rsidP="00C81F9B">
            <w:pPr>
              <w:rPr>
                <w:rFonts w:eastAsia="Calibri"/>
              </w:rPr>
            </w:pPr>
          </w:p>
          <w:p w14:paraId="64F49485" w14:textId="77777777" w:rsidR="007837A3" w:rsidRDefault="007837A3" w:rsidP="00C81F9B">
            <w:pPr>
              <w:rPr>
                <w:rFonts w:eastAsia="Calibri"/>
              </w:rPr>
            </w:pPr>
          </w:p>
          <w:p w14:paraId="15F2AA6E" w14:textId="77777777" w:rsidR="007837A3" w:rsidRDefault="007837A3" w:rsidP="00C81F9B">
            <w:pPr>
              <w:rPr>
                <w:rFonts w:eastAsia="Calibri"/>
              </w:rPr>
            </w:pPr>
            <w:r>
              <w:rPr>
                <w:rFonts w:eastAsia="Calibri"/>
                <w:b/>
                <w:bCs/>
              </w:rPr>
              <w:t>Step17</w:t>
            </w:r>
            <w:r w:rsidRPr="00837B87">
              <w:rPr>
                <w:rFonts w:eastAsia="Calibri"/>
                <w:b/>
                <w:bCs/>
              </w:rPr>
              <w:t>:</w:t>
            </w:r>
            <w:r>
              <w:rPr>
                <w:rFonts w:eastAsia="Calibri"/>
              </w:rPr>
              <w:t xml:space="preserve"> user will click on the add way button</w:t>
            </w:r>
          </w:p>
          <w:p w14:paraId="1980F7F5" w14:textId="77777777" w:rsidR="007837A3" w:rsidRDefault="007837A3" w:rsidP="00C81F9B">
            <w:pPr>
              <w:rPr>
                <w:rFonts w:eastAsia="Calibri"/>
                <w:b/>
                <w:bCs/>
              </w:rPr>
            </w:pPr>
          </w:p>
          <w:p w14:paraId="03B53C1D" w14:textId="77777777" w:rsidR="007837A3" w:rsidRDefault="007837A3" w:rsidP="00C81F9B">
            <w:pPr>
              <w:rPr>
                <w:rFonts w:eastAsia="Calibri"/>
                <w:b/>
                <w:bCs/>
              </w:rPr>
            </w:pPr>
          </w:p>
          <w:p w14:paraId="5ACFCA4C" w14:textId="77777777" w:rsidR="007837A3" w:rsidRDefault="007837A3" w:rsidP="00C81F9B">
            <w:pPr>
              <w:rPr>
                <w:rFonts w:eastAsia="Calibri"/>
                <w:b/>
                <w:bCs/>
              </w:rPr>
            </w:pPr>
          </w:p>
          <w:p w14:paraId="7090B46D" w14:textId="77777777" w:rsidR="007837A3" w:rsidRDefault="007837A3" w:rsidP="00C81F9B">
            <w:pPr>
              <w:rPr>
                <w:rFonts w:eastAsia="Calibri"/>
                <w:b/>
                <w:bCs/>
              </w:rPr>
            </w:pPr>
          </w:p>
          <w:p w14:paraId="7A66AC3C" w14:textId="77777777" w:rsidR="007837A3" w:rsidRDefault="007837A3" w:rsidP="00C81F9B">
            <w:pPr>
              <w:rPr>
                <w:rFonts w:eastAsia="Calibri"/>
              </w:rPr>
            </w:pPr>
            <w:r>
              <w:rPr>
                <w:rFonts w:eastAsia="Calibri"/>
                <w:b/>
                <w:bCs/>
              </w:rPr>
              <w:t>Step19</w:t>
            </w:r>
            <w:r w:rsidRPr="00837B87">
              <w:rPr>
                <w:rFonts w:eastAsia="Calibri"/>
                <w:b/>
                <w:bCs/>
              </w:rPr>
              <w:t>:</w:t>
            </w:r>
            <w:r>
              <w:rPr>
                <w:rFonts w:eastAsia="Calibri"/>
              </w:rPr>
              <w:t xml:space="preserve"> user will select the relation.</w:t>
            </w:r>
          </w:p>
          <w:p w14:paraId="4FEA76B4" w14:textId="77777777" w:rsidR="007837A3" w:rsidRDefault="007837A3" w:rsidP="00C81F9B">
            <w:pPr>
              <w:rPr>
                <w:rFonts w:eastAsia="Calibri"/>
              </w:rPr>
            </w:pPr>
            <w:r>
              <w:rPr>
                <w:rFonts w:eastAsia="Calibri"/>
              </w:rPr>
              <w:t>Ex: user select Sequence relation</w:t>
            </w:r>
          </w:p>
          <w:p w14:paraId="70D8A96F" w14:textId="77777777" w:rsidR="007837A3" w:rsidRDefault="007837A3" w:rsidP="00C81F9B">
            <w:pPr>
              <w:rPr>
                <w:rFonts w:eastAsia="Calibri"/>
              </w:rPr>
            </w:pPr>
          </w:p>
          <w:p w14:paraId="42E9038E" w14:textId="77777777" w:rsidR="007837A3" w:rsidRDefault="007837A3" w:rsidP="00C81F9B">
            <w:pPr>
              <w:rPr>
                <w:rFonts w:eastAsia="Calibri"/>
              </w:rPr>
            </w:pPr>
          </w:p>
          <w:p w14:paraId="003A3EB9" w14:textId="77777777" w:rsidR="007837A3" w:rsidRDefault="007837A3" w:rsidP="00C81F9B">
            <w:pPr>
              <w:rPr>
                <w:rFonts w:eastAsia="Calibri"/>
              </w:rPr>
            </w:pPr>
          </w:p>
          <w:p w14:paraId="5584F468" w14:textId="77777777" w:rsidR="007837A3" w:rsidRDefault="007837A3" w:rsidP="00C81F9B">
            <w:pPr>
              <w:rPr>
                <w:rFonts w:eastAsia="Calibri"/>
              </w:rPr>
            </w:pPr>
          </w:p>
          <w:p w14:paraId="68A11245" w14:textId="77777777" w:rsidR="007837A3" w:rsidRDefault="007837A3" w:rsidP="00C81F9B">
            <w:pPr>
              <w:rPr>
                <w:rFonts w:eastAsia="Calibri"/>
              </w:rPr>
            </w:pPr>
          </w:p>
          <w:p w14:paraId="0646DD27" w14:textId="77777777" w:rsidR="007837A3" w:rsidRDefault="007837A3" w:rsidP="00C81F9B">
            <w:pPr>
              <w:rPr>
                <w:rFonts w:eastAsia="Calibri"/>
              </w:rPr>
            </w:pPr>
          </w:p>
          <w:p w14:paraId="679ECCD9" w14:textId="77777777" w:rsidR="007837A3" w:rsidRDefault="007837A3" w:rsidP="00C81F9B">
            <w:pPr>
              <w:rPr>
                <w:rFonts w:eastAsia="Calibri"/>
              </w:rPr>
            </w:pPr>
          </w:p>
          <w:p w14:paraId="52259D10" w14:textId="77777777" w:rsidR="007837A3" w:rsidRDefault="007837A3" w:rsidP="00C81F9B">
            <w:pPr>
              <w:rPr>
                <w:rFonts w:eastAsia="Calibri"/>
              </w:rPr>
            </w:pPr>
          </w:p>
          <w:p w14:paraId="08074ECD" w14:textId="77777777" w:rsidR="007837A3" w:rsidRDefault="007837A3" w:rsidP="00C81F9B">
            <w:pPr>
              <w:rPr>
                <w:rFonts w:eastAsia="Calibri"/>
              </w:rPr>
            </w:pPr>
          </w:p>
          <w:p w14:paraId="1B66B5BD" w14:textId="77777777" w:rsidR="007837A3" w:rsidRDefault="007837A3" w:rsidP="00C81F9B">
            <w:pPr>
              <w:rPr>
                <w:rFonts w:eastAsia="Calibri"/>
              </w:rPr>
            </w:pPr>
          </w:p>
          <w:p w14:paraId="4E56CE07" w14:textId="77777777" w:rsidR="007837A3" w:rsidRDefault="007837A3" w:rsidP="00C81F9B">
            <w:pPr>
              <w:rPr>
                <w:rFonts w:eastAsia="Calibri"/>
              </w:rPr>
            </w:pPr>
          </w:p>
          <w:p w14:paraId="732ACF7C" w14:textId="77777777" w:rsidR="007837A3" w:rsidRDefault="007837A3" w:rsidP="00C81F9B">
            <w:pPr>
              <w:rPr>
                <w:rFonts w:eastAsia="Calibri"/>
              </w:rPr>
            </w:pPr>
          </w:p>
          <w:p w14:paraId="4C66CC4B" w14:textId="77777777" w:rsidR="007837A3" w:rsidRDefault="007837A3" w:rsidP="00C81F9B">
            <w:pPr>
              <w:rPr>
                <w:rFonts w:eastAsia="Calibri"/>
              </w:rPr>
            </w:pPr>
          </w:p>
          <w:p w14:paraId="1EB84A04" w14:textId="77777777" w:rsidR="007837A3" w:rsidRDefault="007837A3" w:rsidP="00C81F9B">
            <w:pPr>
              <w:rPr>
                <w:rFonts w:eastAsia="Calibri"/>
              </w:rPr>
            </w:pPr>
          </w:p>
          <w:p w14:paraId="1EFC3D18" w14:textId="77777777" w:rsidR="007837A3" w:rsidRDefault="007837A3" w:rsidP="00C81F9B">
            <w:pPr>
              <w:rPr>
                <w:rFonts w:eastAsia="Calibri"/>
              </w:rPr>
            </w:pPr>
            <w:r>
              <w:rPr>
                <w:rFonts w:eastAsia="Calibri"/>
                <w:b/>
                <w:bCs/>
              </w:rPr>
              <w:t>Step21</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action/s and then click on save button</w:t>
            </w:r>
          </w:p>
          <w:p w14:paraId="4DC079B1" w14:textId="77777777" w:rsidR="007837A3" w:rsidRPr="000D57F9" w:rsidRDefault="007837A3" w:rsidP="00C81F9B">
            <w:pPr>
              <w:rPr>
                <w:rFonts w:cstheme="minorHAnsi"/>
                <w:iCs/>
                <w:szCs w:val="24"/>
                <w:lang w:bidi="ar-LB"/>
              </w:rPr>
            </w:pPr>
            <w:r w:rsidRPr="000D57F9">
              <w:rPr>
                <w:rFonts w:cstheme="minorHAnsi"/>
                <w:iCs/>
                <w:szCs w:val="24"/>
                <w:lang w:bidi="ar-LB"/>
              </w:rPr>
              <w:t xml:space="preserve">Ex: user select </w:t>
            </w:r>
            <w:r>
              <w:rPr>
                <w:rFonts w:cstheme="minorHAnsi"/>
                <w:iCs/>
                <w:szCs w:val="24"/>
                <w:lang w:bidi="ar-LB"/>
              </w:rPr>
              <w:t>action</w:t>
            </w:r>
            <w:r w:rsidRPr="000D57F9">
              <w:rPr>
                <w:rFonts w:cstheme="minorHAnsi"/>
                <w:iCs/>
                <w:szCs w:val="24"/>
                <w:lang w:bidi="ar-LB"/>
              </w:rPr>
              <w:t xml:space="preserve"> (A</w:t>
            </w:r>
            <w:r>
              <w:rPr>
                <w:rFonts w:cstheme="minorHAnsi"/>
                <w:iCs/>
                <w:szCs w:val="24"/>
                <w:lang w:bidi="ar-LB"/>
              </w:rPr>
              <w:t>4</w:t>
            </w:r>
            <w:r w:rsidRPr="000D57F9">
              <w:rPr>
                <w:rFonts w:cstheme="minorHAnsi"/>
                <w:iCs/>
                <w:szCs w:val="24"/>
                <w:lang w:bidi="ar-LB"/>
              </w:rPr>
              <w:t>)</w:t>
            </w:r>
          </w:p>
          <w:p w14:paraId="6C094913" w14:textId="77777777" w:rsidR="007837A3" w:rsidRDefault="007837A3" w:rsidP="00C81F9B">
            <w:pPr>
              <w:rPr>
                <w:rFonts w:eastAsia="Calibri"/>
              </w:rPr>
            </w:pPr>
          </w:p>
          <w:p w14:paraId="3B454C92" w14:textId="77777777" w:rsidR="007837A3" w:rsidRDefault="007837A3" w:rsidP="00C81F9B">
            <w:pPr>
              <w:rPr>
                <w:rFonts w:eastAsia="Calibri"/>
                <w:b/>
                <w:bCs/>
                <w:lang w:bidi="ar-LB"/>
              </w:rPr>
            </w:pPr>
          </w:p>
          <w:p w14:paraId="6C9761D1" w14:textId="77777777" w:rsidR="007837A3" w:rsidRDefault="007837A3" w:rsidP="00C81F9B">
            <w:pPr>
              <w:rPr>
                <w:rFonts w:eastAsia="Calibri"/>
                <w:b/>
                <w:bCs/>
                <w:lang w:bidi="ar-LB"/>
              </w:rPr>
            </w:pPr>
          </w:p>
          <w:p w14:paraId="06907488" w14:textId="77777777" w:rsidR="007837A3" w:rsidRDefault="007837A3" w:rsidP="00C81F9B">
            <w:pPr>
              <w:rPr>
                <w:rFonts w:eastAsia="Calibri"/>
                <w:b/>
                <w:bCs/>
                <w:lang w:bidi="ar-LB"/>
              </w:rPr>
            </w:pPr>
          </w:p>
          <w:p w14:paraId="6ED34491" w14:textId="77777777" w:rsidR="007837A3" w:rsidRDefault="007837A3" w:rsidP="00C81F9B">
            <w:pPr>
              <w:rPr>
                <w:rFonts w:eastAsia="Calibri"/>
                <w:b/>
                <w:bCs/>
                <w:lang w:bidi="ar-LB"/>
              </w:rPr>
            </w:pPr>
          </w:p>
          <w:p w14:paraId="39FA7399" w14:textId="77777777" w:rsidR="007837A3" w:rsidRDefault="007837A3" w:rsidP="00C81F9B">
            <w:pPr>
              <w:rPr>
                <w:rFonts w:eastAsia="Calibri"/>
                <w:b/>
                <w:bCs/>
                <w:lang w:bidi="ar-LB"/>
              </w:rPr>
            </w:pPr>
          </w:p>
          <w:p w14:paraId="58319769" w14:textId="77777777" w:rsidR="007837A3" w:rsidRDefault="007837A3" w:rsidP="00C81F9B">
            <w:pPr>
              <w:rPr>
                <w:rFonts w:eastAsia="Calibri"/>
                <w:b/>
                <w:bCs/>
                <w:lang w:bidi="ar-LB"/>
              </w:rPr>
            </w:pPr>
          </w:p>
          <w:p w14:paraId="018A8764" w14:textId="77777777" w:rsidR="007837A3" w:rsidRDefault="007837A3" w:rsidP="00C81F9B">
            <w:pPr>
              <w:rPr>
                <w:rFonts w:eastAsia="Calibri"/>
                <w:b/>
                <w:bCs/>
                <w:lang w:bidi="ar-LB"/>
              </w:rPr>
            </w:pPr>
          </w:p>
          <w:p w14:paraId="3A78BE8D" w14:textId="77777777" w:rsidR="007837A3" w:rsidRDefault="007837A3" w:rsidP="00C81F9B">
            <w:pPr>
              <w:rPr>
                <w:rFonts w:eastAsia="Calibri"/>
                <w:b/>
                <w:bCs/>
                <w:lang w:bidi="ar-LB"/>
              </w:rPr>
            </w:pPr>
          </w:p>
          <w:p w14:paraId="4532FC0B" w14:textId="77777777" w:rsidR="007837A3" w:rsidRDefault="007837A3" w:rsidP="00C81F9B">
            <w:pPr>
              <w:rPr>
                <w:rFonts w:eastAsia="Calibri"/>
                <w:b/>
                <w:bCs/>
                <w:lang w:bidi="ar-LB"/>
              </w:rPr>
            </w:pPr>
          </w:p>
          <w:p w14:paraId="4FFC089D" w14:textId="77777777" w:rsidR="007837A3" w:rsidRDefault="007837A3" w:rsidP="00C81F9B">
            <w:pPr>
              <w:rPr>
                <w:rFonts w:eastAsia="Calibri"/>
                <w:b/>
                <w:bCs/>
                <w:lang w:bidi="ar-LB"/>
              </w:rPr>
            </w:pPr>
          </w:p>
          <w:p w14:paraId="12E347FA" w14:textId="77777777" w:rsidR="007837A3" w:rsidRDefault="007837A3" w:rsidP="00C81F9B">
            <w:pPr>
              <w:rPr>
                <w:rFonts w:eastAsia="Calibri"/>
                <w:b/>
                <w:bCs/>
                <w:lang w:bidi="ar-LB"/>
              </w:rPr>
            </w:pPr>
          </w:p>
          <w:p w14:paraId="344D0C9A" w14:textId="77777777" w:rsidR="007837A3" w:rsidRDefault="007837A3" w:rsidP="00C81F9B">
            <w:pPr>
              <w:rPr>
                <w:rFonts w:eastAsia="Calibri"/>
                <w:b/>
                <w:bCs/>
                <w:lang w:bidi="ar-LB"/>
              </w:rPr>
            </w:pPr>
          </w:p>
          <w:p w14:paraId="0AE92E10" w14:textId="77777777" w:rsidR="007837A3" w:rsidRDefault="007837A3" w:rsidP="00C81F9B">
            <w:pPr>
              <w:rPr>
                <w:rFonts w:eastAsia="Calibri"/>
                <w:b/>
                <w:bCs/>
                <w:lang w:bidi="ar-LB"/>
              </w:rPr>
            </w:pPr>
          </w:p>
          <w:p w14:paraId="2E98E58B" w14:textId="77777777" w:rsidR="007837A3" w:rsidRDefault="007837A3" w:rsidP="00C81F9B">
            <w:pPr>
              <w:rPr>
                <w:rFonts w:eastAsia="Calibri"/>
                <w:b/>
                <w:bCs/>
                <w:lang w:bidi="ar-LB"/>
              </w:rPr>
            </w:pPr>
          </w:p>
          <w:p w14:paraId="3AAAD525" w14:textId="77777777" w:rsidR="007837A3" w:rsidRDefault="007837A3" w:rsidP="00C81F9B">
            <w:pPr>
              <w:rPr>
                <w:rFonts w:eastAsia="Calibri"/>
                <w:b/>
                <w:bCs/>
                <w:lang w:bidi="ar-LB"/>
              </w:rPr>
            </w:pPr>
          </w:p>
          <w:p w14:paraId="46BFC981" w14:textId="77777777" w:rsidR="007837A3" w:rsidRDefault="007837A3" w:rsidP="00C81F9B">
            <w:pPr>
              <w:rPr>
                <w:rFonts w:eastAsia="Calibri"/>
                <w:b/>
                <w:bCs/>
                <w:lang w:bidi="ar-LB"/>
              </w:rPr>
            </w:pPr>
          </w:p>
          <w:p w14:paraId="46A22444" w14:textId="77777777" w:rsidR="007837A3" w:rsidRDefault="007837A3" w:rsidP="00C81F9B">
            <w:pPr>
              <w:rPr>
                <w:rFonts w:eastAsia="Calibri"/>
                <w:b/>
                <w:bCs/>
                <w:lang w:bidi="ar-LB"/>
              </w:rPr>
            </w:pPr>
          </w:p>
          <w:p w14:paraId="55562CB4" w14:textId="77777777" w:rsidR="007837A3" w:rsidRDefault="007837A3" w:rsidP="00C81F9B">
            <w:pPr>
              <w:rPr>
                <w:rFonts w:eastAsia="Calibri"/>
                <w:b/>
                <w:bCs/>
                <w:lang w:bidi="ar-LB"/>
              </w:rPr>
            </w:pPr>
          </w:p>
          <w:p w14:paraId="65FDD3B9" w14:textId="77777777" w:rsidR="007837A3" w:rsidRDefault="007837A3" w:rsidP="00C81F9B">
            <w:pPr>
              <w:rPr>
                <w:rFonts w:eastAsia="Calibri"/>
                <w:b/>
                <w:bCs/>
                <w:lang w:bidi="ar-LB"/>
              </w:rPr>
            </w:pPr>
          </w:p>
          <w:p w14:paraId="55B05458" w14:textId="77777777" w:rsidR="007837A3" w:rsidRDefault="007837A3" w:rsidP="00C81F9B">
            <w:pPr>
              <w:rPr>
                <w:rFonts w:eastAsia="Calibri"/>
                <w:b/>
                <w:bCs/>
                <w:lang w:bidi="ar-LB"/>
              </w:rPr>
            </w:pPr>
          </w:p>
          <w:p w14:paraId="68A0A2A3" w14:textId="77777777" w:rsidR="007837A3" w:rsidRDefault="007837A3" w:rsidP="00C81F9B">
            <w:pPr>
              <w:rPr>
                <w:rFonts w:eastAsia="Calibri"/>
                <w:b/>
                <w:bCs/>
                <w:lang w:bidi="ar-LB"/>
              </w:rPr>
            </w:pPr>
          </w:p>
          <w:p w14:paraId="758C2BEA" w14:textId="77777777" w:rsidR="007837A3" w:rsidRDefault="007837A3" w:rsidP="00C81F9B">
            <w:pPr>
              <w:rPr>
                <w:rFonts w:eastAsia="Calibri"/>
                <w:b/>
                <w:bCs/>
                <w:lang w:bidi="ar-LB"/>
              </w:rPr>
            </w:pPr>
          </w:p>
          <w:p w14:paraId="1D7DB502" w14:textId="77777777" w:rsidR="007837A3" w:rsidRDefault="007837A3" w:rsidP="00C81F9B">
            <w:pPr>
              <w:rPr>
                <w:rFonts w:eastAsia="Calibri"/>
                <w:b/>
                <w:bCs/>
                <w:lang w:bidi="ar-LB"/>
              </w:rPr>
            </w:pPr>
          </w:p>
          <w:p w14:paraId="7A95D115" w14:textId="77777777" w:rsidR="007837A3" w:rsidRDefault="007837A3" w:rsidP="00C81F9B">
            <w:pPr>
              <w:rPr>
                <w:rFonts w:eastAsia="Calibri"/>
                <w:b/>
                <w:bCs/>
                <w:lang w:bidi="ar-LB"/>
              </w:rPr>
            </w:pPr>
          </w:p>
          <w:p w14:paraId="60831E25" w14:textId="77777777" w:rsidR="007837A3" w:rsidRDefault="007837A3" w:rsidP="00C81F9B">
            <w:pPr>
              <w:rPr>
                <w:rFonts w:eastAsia="Calibri"/>
                <w:b/>
                <w:bCs/>
                <w:lang w:bidi="ar-LB"/>
              </w:rPr>
            </w:pPr>
          </w:p>
          <w:p w14:paraId="212853AD" w14:textId="77777777" w:rsidR="007837A3" w:rsidRDefault="007837A3" w:rsidP="00C81F9B">
            <w:pPr>
              <w:rPr>
                <w:rFonts w:eastAsia="Calibri"/>
                <w:b/>
                <w:bCs/>
                <w:lang w:bidi="ar-LB"/>
              </w:rPr>
            </w:pPr>
          </w:p>
          <w:p w14:paraId="231ECC58" w14:textId="77777777" w:rsidR="007837A3" w:rsidRDefault="007837A3" w:rsidP="00C81F9B">
            <w:pPr>
              <w:rPr>
                <w:rFonts w:eastAsia="Calibri"/>
                <w:b/>
                <w:bCs/>
                <w:lang w:bidi="ar-LB"/>
              </w:rPr>
            </w:pPr>
          </w:p>
          <w:p w14:paraId="6F922428" w14:textId="77777777" w:rsidR="007837A3" w:rsidRDefault="007837A3" w:rsidP="00C81F9B">
            <w:pPr>
              <w:rPr>
                <w:rFonts w:eastAsia="Calibri"/>
                <w:b/>
                <w:bCs/>
                <w:lang w:bidi="ar-LB"/>
              </w:rPr>
            </w:pPr>
          </w:p>
          <w:p w14:paraId="54820AB7" w14:textId="77777777" w:rsidR="007837A3" w:rsidRDefault="007837A3" w:rsidP="00C81F9B">
            <w:pPr>
              <w:rPr>
                <w:rFonts w:eastAsia="Calibri"/>
                <w:b/>
                <w:bCs/>
                <w:lang w:bidi="ar-LB"/>
              </w:rPr>
            </w:pPr>
          </w:p>
          <w:p w14:paraId="1BE1F5CF" w14:textId="77777777" w:rsidR="007837A3" w:rsidRDefault="007837A3" w:rsidP="00C81F9B">
            <w:pPr>
              <w:rPr>
                <w:rFonts w:eastAsia="Calibri"/>
                <w:b/>
                <w:bCs/>
                <w:lang w:bidi="ar-LB"/>
              </w:rPr>
            </w:pPr>
          </w:p>
          <w:p w14:paraId="469FCC2F" w14:textId="77777777" w:rsidR="007837A3" w:rsidRDefault="007837A3" w:rsidP="00C81F9B">
            <w:pPr>
              <w:rPr>
                <w:rFonts w:eastAsia="Calibri"/>
                <w:b/>
                <w:bCs/>
                <w:lang w:bidi="ar-LB"/>
              </w:rPr>
            </w:pPr>
          </w:p>
          <w:p w14:paraId="7B68F393" w14:textId="77777777" w:rsidR="007837A3" w:rsidRDefault="007837A3" w:rsidP="00C81F9B">
            <w:pPr>
              <w:rPr>
                <w:rFonts w:eastAsia="Calibri"/>
                <w:b/>
                <w:bCs/>
                <w:lang w:bidi="ar-LB"/>
              </w:rPr>
            </w:pPr>
          </w:p>
          <w:p w14:paraId="045539B4" w14:textId="6C624477" w:rsidR="007837A3" w:rsidRDefault="007837A3" w:rsidP="00C81F9B">
            <w:pPr>
              <w:rPr>
                <w:rFonts w:eastAsia="Calibri"/>
                <w:b/>
                <w:bCs/>
                <w:lang w:bidi="ar-LB"/>
              </w:rPr>
            </w:pPr>
          </w:p>
          <w:p w14:paraId="10E96D6A" w14:textId="41B374C6" w:rsidR="002F3867" w:rsidRDefault="002F3867" w:rsidP="00C81F9B">
            <w:pPr>
              <w:rPr>
                <w:rFonts w:eastAsia="Calibri"/>
                <w:b/>
                <w:bCs/>
                <w:lang w:bidi="ar-LB"/>
              </w:rPr>
            </w:pPr>
          </w:p>
          <w:p w14:paraId="1C93A580" w14:textId="025308BA" w:rsidR="002F3867" w:rsidRDefault="002F3867" w:rsidP="00C81F9B">
            <w:pPr>
              <w:rPr>
                <w:rFonts w:eastAsia="Calibri"/>
                <w:b/>
                <w:bCs/>
                <w:lang w:bidi="ar-LB"/>
              </w:rPr>
            </w:pPr>
          </w:p>
          <w:p w14:paraId="46828C0E" w14:textId="77507AB8" w:rsidR="002F3867" w:rsidRDefault="002F3867" w:rsidP="00C81F9B">
            <w:pPr>
              <w:rPr>
                <w:rFonts w:eastAsia="Calibri"/>
                <w:b/>
                <w:bCs/>
                <w:lang w:bidi="ar-LB"/>
              </w:rPr>
            </w:pPr>
          </w:p>
          <w:p w14:paraId="6580DAEE" w14:textId="3A731A06" w:rsidR="002F3867" w:rsidRDefault="002F3867" w:rsidP="00C81F9B">
            <w:pPr>
              <w:rPr>
                <w:rFonts w:eastAsia="Calibri"/>
                <w:b/>
                <w:bCs/>
                <w:lang w:bidi="ar-LB"/>
              </w:rPr>
            </w:pPr>
          </w:p>
          <w:p w14:paraId="6CBA2CC5" w14:textId="4D342479" w:rsidR="002F3867" w:rsidRDefault="002F3867" w:rsidP="00C81F9B">
            <w:pPr>
              <w:rPr>
                <w:rFonts w:eastAsia="Calibri"/>
                <w:b/>
                <w:bCs/>
                <w:lang w:bidi="ar-LB"/>
              </w:rPr>
            </w:pPr>
          </w:p>
          <w:p w14:paraId="64680BD3" w14:textId="52675006" w:rsidR="002F3867" w:rsidRDefault="002F3867" w:rsidP="00C81F9B">
            <w:pPr>
              <w:rPr>
                <w:rFonts w:eastAsia="Calibri"/>
                <w:b/>
                <w:bCs/>
                <w:lang w:bidi="ar-LB"/>
              </w:rPr>
            </w:pPr>
          </w:p>
          <w:p w14:paraId="6075CD52" w14:textId="7924537D" w:rsidR="002F3867" w:rsidRDefault="002F3867" w:rsidP="00C81F9B">
            <w:pPr>
              <w:rPr>
                <w:rFonts w:eastAsia="Calibri"/>
                <w:b/>
                <w:bCs/>
                <w:lang w:bidi="ar-LB"/>
              </w:rPr>
            </w:pPr>
          </w:p>
          <w:p w14:paraId="01A3D07C" w14:textId="77777777" w:rsidR="002F3867" w:rsidRDefault="002F3867" w:rsidP="00C81F9B">
            <w:pPr>
              <w:rPr>
                <w:rFonts w:eastAsia="Calibri"/>
                <w:b/>
                <w:bCs/>
                <w:lang w:bidi="ar-LB"/>
              </w:rPr>
            </w:pPr>
          </w:p>
          <w:p w14:paraId="54936610" w14:textId="77777777" w:rsidR="007837A3" w:rsidRDefault="007837A3" w:rsidP="00C81F9B">
            <w:pPr>
              <w:rPr>
                <w:rFonts w:eastAsia="Calibri"/>
              </w:rPr>
            </w:pPr>
            <w:r>
              <w:rPr>
                <w:rFonts w:eastAsia="Calibri"/>
                <w:b/>
                <w:bCs/>
              </w:rPr>
              <w:t>Step23</w:t>
            </w:r>
            <w:r w:rsidRPr="00837B87">
              <w:rPr>
                <w:rFonts w:eastAsia="Calibri"/>
                <w:b/>
                <w:bCs/>
              </w:rPr>
              <w:t>:</w:t>
            </w:r>
            <w:r>
              <w:rPr>
                <w:rFonts w:eastAsia="Calibri"/>
              </w:rPr>
              <w:t xml:space="preserve"> user </w:t>
            </w:r>
            <w:r w:rsidRPr="00E15FA1">
              <w:rPr>
                <w:rFonts w:eastAsia="Calibri"/>
              </w:rPr>
              <w:t>will</w:t>
            </w:r>
            <w:r>
              <w:rPr>
                <w:rFonts w:eastAsia="Calibri"/>
              </w:rPr>
              <w:t xml:space="preserve"> keep repeat the operation from step 11 until he orders all action together</w:t>
            </w:r>
          </w:p>
          <w:p w14:paraId="35BF4C14" w14:textId="77777777" w:rsidR="007837A3" w:rsidRDefault="007837A3" w:rsidP="00C81F9B">
            <w:pPr>
              <w:rPr>
                <w:rFonts w:eastAsia="Calibri"/>
              </w:rPr>
            </w:pPr>
          </w:p>
          <w:p w14:paraId="06D6740F" w14:textId="77777777" w:rsidR="007837A3" w:rsidRDefault="007837A3" w:rsidP="00C81F9B">
            <w:pPr>
              <w:rPr>
                <w:rFonts w:eastAsia="Calibri"/>
              </w:rPr>
            </w:pPr>
            <w:r>
              <w:rPr>
                <w:rFonts w:eastAsia="Calibri"/>
                <w:b/>
                <w:bCs/>
              </w:rPr>
              <w:t>Step24</w:t>
            </w:r>
            <w:r>
              <w:rPr>
                <w:rFonts w:eastAsia="Calibri"/>
              </w:rPr>
              <w:t xml:space="preserve">: we will continue with steps to cover all cases in the example </w:t>
            </w:r>
          </w:p>
          <w:p w14:paraId="6C2F204A" w14:textId="77777777" w:rsidR="007837A3" w:rsidRDefault="007837A3" w:rsidP="00C81F9B">
            <w:pPr>
              <w:rPr>
                <w:rFonts w:eastAsia="Calibri"/>
              </w:rPr>
            </w:pPr>
          </w:p>
          <w:p w14:paraId="66F6A39A" w14:textId="77777777" w:rsidR="007837A3" w:rsidRDefault="007837A3" w:rsidP="00C81F9B">
            <w:pPr>
              <w:rPr>
                <w:rFonts w:cstheme="minorHAnsi"/>
                <w:iCs/>
                <w:szCs w:val="24"/>
                <w:lang w:bidi="ar-LB"/>
              </w:rPr>
            </w:pPr>
            <w:r>
              <w:rPr>
                <w:rFonts w:eastAsia="Calibri"/>
                <w:b/>
                <w:bCs/>
              </w:rPr>
              <w:t>Step25</w:t>
            </w:r>
            <w:r>
              <w:rPr>
                <w:rFonts w:eastAsia="Calibri"/>
              </w:rPr>
              <w:t>: user will click on “</w:t>
            </w:r>
            <w:r>
              <w:rPr>
                <w:rFonts w:cstheme="minorHAnsi"/>
                <w:iCs/>
                <w:szCs w:val="24"/>
                <w:lang w:bidi="ar-LB"/>
              </w:rPr>
              <w:t>New current action</w:t>
            </w:r>
            <w:r>
              <w:rPr>
                <w:rFonts w:eastAsia="Calibri"/>
              </w:rPr>
              <w:t xml:space="preserve">” button </w:t>
            </w:r>
          </w:p>
          <w:p w14:paraId="1EEF3A5E" w14:textId="77777777" w:rsidR="007837A3" w:rsidRDefault="007837A3" w:rsidP="00C81F9B">
            <w:pPr>
              <w:rPr>
                <w:rFonts w:eastAsia="Calibri"/>
                <w:b/>
                <w:bCs/>
              </w:rPr>
            </w:pPr>
          </w:p>
          <w:p w14:paraId="5A9EDF72" w14:textId="77777777" w:rsidR="007837A3" w:rsidRDefault="007837A3" w:rsidP="00C81F9B">
            <w:pPr>
              <w:rPr>
                <w:rFonts w:eastAsia="Calibri"/>
                <w:b/>
                <w:bCs/>
              </w:rPr>
            </w:pPr>
          </w:p>
          <w:p w14:paraId="1BEEF434" w14:textId="77777777" w:rsidR="007837A3" w:rsidRDefault="007837A3" w:rsidP="00C81F9B">
            <w:pPr>
              <w:rPr>
                <w:rFonts w:eastAsia="Calibri"/>
                <w:b/>
                <w:bCs/>
              </w:rPr>
            </w:pPr>
          </w:p>
          <w:p w14:paraId="391B35EC" w14:textId="77777777" w:rsidR="007837A3" w:rsidRDefault="007837A3" w:rsidP="00C81F9B">
            <w:pPr>
              <w:rPr>
                <w:rFonts w:eastAsia="Calibri"/>
                <w:b/>
                <w:bCs/>
              </w:rPr>
            </w:pPr>
          </w:p>
          <w:p w14:paraId="63F08010" w14:textId="77777777" w:rsidR="007837A3" w:rsidRDefault="007837A3" w:rsidP="00C81F9B">
            <w:pPr>
              <w:rPr>
                <w:rFonts w:eastAsia="Calibri"/>
                <w:b/>
                <w:bCs/>
              </w:rPr>
            </w:pPr>
          </w:p>
          <w:p w14:paraId="1C6DE425" w14:textId="77777777" w:rsidR="007837A3" w:rsidRDefault="007837A3" w:rsidP="00C81F9B">
            <w:pPr>
              <w:rPr>
                <w:rFonts w:eastAsia="Calibri"/>
                <w:b/>
                <w:bCs/>
              </w:rPr>
            </w:pPr>
          </w:p>
          <w:p w14:paraId="3ED61C5C" w14:textId="77777777" w:rsidR="007837A3" w:rsidRDefault="007837A3" w:rsidP="00C81F9B">
            <w:pPr>
              <w:rPr>
                <w:rFonts w:eastAsia="Calibri"/>
                <w:b/>
                <w:bCs/>
              </w:rPr>
            </w:pPr>
          </w:p>
          <w:p w14:paraId="370AC2C0" w14:textId="77777777" w:rsidR="007837A3" w:rsidRDefault="007837A3" w:rsidP="00C81F9B">
            <w:pPr>
              <w:rPr>
                <w:rFonts w:eastAsia="Calibri"/>
                <w:b/>
                <w:bCs/>
              </w:rPr>
            </w:pPr>
          </w:p>
          <w:p w14:paraId="32DE049C" w14:textId="77777777" w:rsidR="007837A3" w:rsidRDefault="007837A3" w:rsidP="00C81F9B">
            <w:pPr>
              <w:rPr>
                <w:rFonts w:eastAsia="Calibri"/>
                <w:b/>
                <w:bCs/>
              </w:rPr>
            </w:pPr>
          </w:p>
          <w:p w14:paraId="0A63ABBE" w14:textId="77777777" w:rsidR="007837A3" w:rsidRDefault="007837A3" w:rsidP="00C81F9B">
            <w:pPr>
              <w:rPr>
                <w:rFonts w:eastAsia="Calibri"/>
                <w:b/>
                <w:bCs/>
              </w:rPr>
            </w:pPr>
          </w:p>
          <w:p w14:paraId="2CC04E0C" w14:textId="77777777" w:rsidR="007837A3" w:rsidRDefault="007837A3" w:rsidP="00C81F9B">
            <w:pPr>
              <w:rPr>
                <w:rFonts w:eastAsia="Calibri"/>
                <w:b/>
                <w:bCs/>
              </w:rPr>
            </w:pPr>
          </w:p>
          <w:p w14:paraId="687EFAC6" w14:textId="77777777" w:rsidR="007837A3" w:rsidRDefault="007837A3" w:rsidP="00C81F9B">
            <w:pPr>
              <w:rPr>
                <w:rFonts w:eastAsia="Calibri"/>
                <w:b/>
                <w:bCs/>
              </w:rPr>
            </w:pPr>
          </w:p>
          <w:p w14:paraId="6A6764A7" w14:textId="01ABFD5B" w:rsidR="007837A3" w:rsidRDefault="007837A3" w:rsidP="00C81F9B">
            <w:pPr>
              <w:rPr>
                <w:rFonts w:eastAsia="Calibri"/>
                <w:b/>
                <w:bCs/>
              </w:rPr>
            </w:pPr>
          </w:p>
          <w:p w14:paraId="3E2341A2" w14:textId="77777777" w:rsidR="002F3867" w:rsidRDefault="002F3867" w:rsidP="00C81F9B">
            <w:pPr>
              <w:rPr>
                <w:rFonts w:eastAsia="Calibri"/>
                <w:b/>
                <w:bCs/>
              </w:rPr>
            </w:pPr>
          </w:p>
          <w:p w14:paraId="1B8D5BFF" w14:textId="77777777" w:rsidR="007837A3" w:rsidRDefault="007837A3" w:rsidP="00C81F9B">
            <w:pPr>
              <w:rPr>
                <w:rFonts w:eastAsia="Calibri"/>
                <w:b/>
                <w:bCs/>
              </w:rPr>
            </w:pPr>
          </w:p>
          <w:p w14:paraId="190F0CBF" w14:textId="77777777" w:rsidR="007837A3" w:rsidRDefault="007837A3" w:rsidP="00C81F9B">
            <w:pPr>
              <w:rPr>
                <w:rFonts w:eastAsia="Calibri"/>
              </w:rPr>
            </w:pPr>
            <w:r>
              <w:rPr>
                <w:rFonts w:eastAsia="Calibri"/>
                <w:b/>
                <w:bCs/>
              </w:rPr>
              <w:t xml:space="preserve">Step28: </w:t>
            </w:r>
            <w:r>
              <w:rPr>
                <w:rFonts w:eastAsia="Calibri"/>
              </w:rPr>
              <w:t>user will select one of the action to be the current action</w:t>
            </w:r>
          </w:p>
          <w:p w14:paraId="7168BD52" w14:textId="77777777" w:rsidR="007837A3" w:rsidRDefault="007837A3" w:rsidP="00C81F9B">
            <w:pPr>
              <w:rPr>
                <w:rFonts w:eastAsia="Calibri"/>
              </w:rPr>
            </w:pPr>
            <w:r>
              <w:rPr>
                <w:rFonts w:eastAsia="Calibri"/>
              </w:rPr>
              <w:t>Ex: user select A2</w:t>
            </w:r>
          </w:p>
          <w:p w14:paraId="5A33ECFF" w14:textId="77777777" w:rsidR="007837A3" w:rsidRDefault="007837A3" w:rsidP="00C81F9B">
            <w:pPr>
              <w:rPr>
                <w:rFonts w:eastAsia="Calibri"/>
              </w:rPr>
            </w:pPr>
          </w:p>
          <w:p w14:paraId="1517D65F" w14:textId="77777777" w:rsidR="007837A3" w:rsidRDefault="007837A3" w:rsidP="00C81F9B">
            <w:pPr>
              <w:rPr>
                <w:rFonts w:eastAsia="Calibri"/>
              </w:rPr>
            </w:pPr>
          </w:p>
          <w:p w14:paraId="4E87A4EC" w14:textId="77777777" w:rsidR="007837A3" w:rsidRDefault="007837A3" w:rsidP="00C81F9B">
            <w:pPr>
              <w:rPr>
                <w:rFonts w:eastAsia="Calibri"/>
              </w:rPr>
            </w:pPr>
          </w:p>
          <w:p w14:paraId="44CEC43B" w14:textId="77777777" w:rsidR="007837A3" w:rsidRDefault="007837A3" w:rsidP="00C81F9B">
            <w:pPr>
              <w:rPr>
                <w:rFonts w:eastAsia="Calibri"/>
              </w:rPr>
            </w:pPr>
          </w:p>
          <w:p w14:paraId="4B4AE4BF" w14:textId="77777777" w:rsidR="007837A3" w:rsidRDefault="007837A3" w:rsidP="00C81F9B">
            <w:pPr>
              <w:rPr>
                <w:rFonts w:eastAsia="Calibri"/>
              </w:rPr>
            </w:pPr>
          </w:p>
          <w:p w14:paraId="13366103" w14:textId="77777777" w:rsidR="007837A3" w:rsidRDefault="007837A3" w:rsidP="00C81F9B">
            <w:pPr>
              <w:rPr>
                <w:rFonts w:eastAsia="Calibri"/>
              </w:rPr>
            </w:pPr>
          </w:p>
          <w:p w14:paraId="2834599A" w14:textId="77777777" w:rsidR="007837A3" w:rsidRDefault="007837A3" w:rsidP="00C81F9B">
            <w:pPr>
              <w:rPr>
                <w:rFonts w:eastAsia="Calibri"/>
              </w:rPr>
            </w:pPr>
          </w:p>
          <w:p w14:paraId="7B5E348B" w14:textId="77777777" w:rsidR="007837A3" w:rsidRDefault="007837A3" w:rsidP="00C81F9B">
            <w:pPr>
              <w:rPr>
                <w:rFonts w:eastAsia="Calibri"/>
              </w:rPr>
            </w:pPr>
          </w:p>
          <w:p w14:paraId="6812C343" w14:textId="77777777" w:rsidR="007837A3" w:rsidRDefault="007837A3" w:rsidP="00C81F9B">
            <w:pPr>
              <w:rPr>
                <w:rFonts w:eastAsia="Calibri"/>
              </w:rPr>
            </w:pPr>
          </w:p>
          <w:p w14:paraId="32D9CA77" w14:textId="77777777" w:rsidR="007837A3" w:rsidRDefault="007837A3" w:rsidP="00C81F9B">
            <w:pPr>
              <w:rPr>
                <w:rFonts w:eastAsia="Calibri"/>
              </w:rPr>
            </w:pPr>
          </w:p>
          <w:p w14:paraId="68390B00" w14:textId="77777777" w:rsidR="007837A3" w:rsidRDefault="007837A3" w:rsidP="00C81F9B">
            <w:pPr>
              <w:rPr>
                <w:rFonts w:eastAsia="Calibri"/>
              </w:rPr>
            </w:pPr>
          </w:p>
          <w:p w14:paraId="6F67DBAF" w14:textId="77777777" w:rsidR="007837A3" w:rsidRDefault="007837A3" w:rsidP="00C81F9B">
            <w:pPr>
              <w:rPr>
                <w:rFonts w:eastAsia="Calibri"/>
              </w:rPr>
            </w:pPr>
          </w:p>
          <w:p w14:paraId="7E63BCDC" w14:textId="77777777" w:rsidR="007837A3" w:rsidRDefault="007837A3" w:rsidP="00C81F9B">
            <w:pPr>
              <w:rPr>
                <w:rFonts w:eastAsia="Calibri"/>
              </w:rPr>
            </w:pPr>
          </w:p>
          <w:p w14:paraId="53514087" w14:textId="77777777" w:rsidR="007837A3" w:rsidRDefault="007837A3" w:rsidP="00C81F9B">
            <w:pPr>
              <w:rPr>
                <w:rFonts w:eastAsia="Calibri"/>
              </w:rPr>
            </w:pPr>
          </w:p>
          <w:p w14:paraId="6F255794" w14:textId="77777777" w:rsidR="007837A3" w:rsidRDefault="007837A3" w:rsidP="00C81F9B">
            <w:pPr>
              <w:rPr>
                <w:rFonts w:eastAsia="Calibri"/>
              </w:rPr>
            </w:pPr>
          </w:p>
          <w:p w14:paraId="069DAF1F" w14:textId="77777777" w:rsidR="007837A3" w:rsidRDefault="007837A3" w:rsidP="00C81F9B">
            <w:pPr>
              <w:rPr>
                <w:rFonts w:eastAsia="Calibri"/>
              </w:rPr>
            </w:pPr>
          </w:p>
          <w:p w14:paraId="6A53F088" w14:textId="77777777" w:rsidR="007837A3" w:rsidRDefault="007837A3" w:rsidP="00C81F9B">
            <w:pPr>
              <w:rPr>
                <w:rFonts w:eastAsia="Calibri"/>
              </w:rPr>
            </w:pPr>
          </w:p>
          <w:p w14:paraId="313F7B0E" w14:textId="77777777" w:rsidR="007837A3" w:rsidRDefault="007837A3" w:rsidP="00C81F9B">
            <w:pPr>
              <w:rPr>
                <w:rFonts w:eastAsia="Calibri"/>
              </w:rPr>
            </w:pPr>
          </w:p>
          <w:p w14:paraId="6B60A645" w14:textId="77777777" w:rsidR="007837A3" w:rsidRDefault="007837A3" w:rsidP="00C81F9B">
            <w:pPr>
              <w:rPr>
                <w:rFonts w:eastAsia="Calibri"/>
              </w:rPr>
            </w:pPr>
          </w:p>
          <w:p w14:paraId="75D78B44" w14:textId="77777777" w:rsidR="007837A3" w:rsidRDefault="007837A3" w:rsidP="00C81F9B">
            <w:pPr>
              <w:rPr>
                <w:rFonts w:eastAsia="Calibri"/>
              </w:rPr>
            </w:pPr>
          </w:p>
          <w:p w14:paraId="6906A69D" w14:textId="77777777" w:rsidR="007837A3" w:rsidRDefault="007837A3" w:rsidP="00C81F9B">
            <w:pPr>
              <w:rPr>
                <w:rFonts w:eastAsia="Calibri"/>
              </w:rPr>
            </w:pPr>
          </w:p>
          <w:p w14:paraId="3F32B911" w14:textId="77777777" w:rsidR="007837A3" w:rsidRDefault="007837A3" w:rsidP="00C81F9B">
            <w:pPr>
              <w:rPr>
                <w:rFonts w:eastAsia="Calibri"/>
              </w:rPr>
            </w:pPr>
            <w:r>
              <w:rPr>
                <w:rFonts w:eastAsia="Calibri"/>
                <w:b/>
                <w:bCs/>
              </w:rPr>
              <w:t>Step30</w:t>
            </w:r>
            <w:r w:rsidRPr="00837B87">
              <w:rPr>
                <w:rFonts w:eastAsia="Calibri"/>
                <w:b/>
                <w:bCs/>
              </w:rPr>
              <w:t>:</w:t>
            </w:r>
            <w:r>
              <w:rPr>
                <w:rFonts w:eastAsia="Calibri"/>
              </w:rPr>
              <w:t xml:space="preserve"> user will click on the add way button</w:t>
            </w:r>
          </w:p>
          <w:p w14:paraId="17F28776" w14:textId="77777777" w:rsidR="007837A3" w:rsidRDefault="007837A3" w:rsidP="00C81F9B">
            <w:pPr>
              <w:rPr>
                <w:rFonts w:eastAsia="Calibri"/>
                <w:b/>
                <w:bCs/>
              </w:rPr>
            </w:pPr>
          </w:p>
          <w:p w14:paraId="4E437BE1" w14:textId="77777777" w:rsidR="007837A3" w:rsidRDefault="007837A3" w:rsidP="00C81F9B">
            <w:pPr>
              <w:rPr>
                <w:rFonts w:eastAsia="Calibri"/>
                <w:b/>
                <w:bCs/>
              </w:rPr>
            </w:pPr>
          </w:p>
          <w:p w14:paraId="0DF4418E" w14:textId="77777777" w:rsidR="007837A3" w:rsidRDefault="007837A3" w:rsidP="00C81F9B">
            <w:pPr>
              <w:rPr>
                <w:rFonts w:eastAsia="Calibri"/>
                <w:b/>
                <w:bCs/>
              </w:rPr>
            </w:pPr>
          </w:p>
          <w:p w14:paraId="6E839DC1" w14:textId="77777777" w:rsidR="007837A3" w:rsidRDefault="007837A3" w:rsidP="00C81F9B">
            <w:pPr>
              <w:rPr>
                <w:rFonts w:eastAsia="Calibri"/>
                <w:b/>
                <w:bCs/>
              </w:rPr>
            </w:pPr>
          </w:p>
          <w:p w14:paraId="4A47E5A8" w14:textId="77777777" w:rsidR="007837A3" w:rsidRDefault="007837A3" w:rsidP="00C81F9B">
            <w:pPr>
              <w:rPr>
                <w:rFonts w:eastAsia="Calibri"/>
                <w:b/>
                <w:bCs/>
              </w:rPr>
            </w:pPr>
          </w:p>
          <w:p w14:paraId="43423147" w14:textId="77777777" w:rsidR="007837A3" w:rsidRDefault="007837A3" w:rsidP="00C81F9B">
            <w:pPr>
              <w:rPr>
                <w:rFonts w:eastAsia="Calibri"/>
              </w:rPr>
            </w:pPr>
            <w:r>
              <w:rPr>
                <w:rFonts w:eastAsia="Calibri"/>
                <w:b/>
                <w:bCs/>
              </w:rPr>
              <w:t>Step32</w:t>
            </w:r>
            <w:r w:rsidRPr="00837B87">
              <w:rPr>
                <w:rFonts w:eastAsia="Calibri"/>
                <w:b/>
                <w:bCs/>
              </w:rPr>
              <w:t>:</w:t>
            </w:r>
            <w:r>
              <w:rPr>
                <w:rFonts w:eastAsia="Calibri"/>
              </w:rPr>
              <w:t xml:space="preserve"> user will select the relation.</w:t>
            </w:r>
          </w:p>
          <w:p w14:paraId="5D694310" w14:textId="77777777" w:rsidR="007837A3" w:rsidRDefault="007837A3" w:rsidP="00C81F9B">
            <w:pPr>
              <w:rPr>
                <w:rFonts w:eastAsia="Calibri"/>
              </w:rPr>
            </w:pPr>
            <w:r>
              <w:rPr>
                <w:rFonts w:eastAsia="Calibri"/>
              </w:rPr>
              <w:t>Ex: user select Sequence relation</w:t>
            </w:r>
          </w:p>
          <w:p w14:paraId="2A3EA796" w14:textId="77777777" w:rsidR="007837A3" w:rsidRDefault="007837A3" w:rsidP="00C81F9B">
            <w:pPr>
              <w:rPr>
                <w:rFonts w:eastAsia="Calibri"/>
              </w:rPr>
            </w:pPr>
          </w:p>
          <w:p w14:paraId="40AFF91D" w14:textId="77777777" w:rsidR="007837A3" w:rsidRDefault="007837A3" w:rsidP="00C81F9B">
            <w:pPr>
              <w:rPr>
                <w:rFonts w:eastAsia="Calibri"/>
              </w:rPr>
            </w:pPr>
          </w:p>
          <w:p w14:paraId="39F49C49" w14:textId="77777777" w:rsidR="007837A3" w:rsidRDefault="007837A3" w:rsidP="00C81F9B">
            <w:pPr>
              <w:rPr>
                <w:rFonts w:eastAsia="Calibri"/>
              </w:rPr>
            </w:pPr>
          </w:p>
          <w:p w14:paraId="781C72AF" w14:textId="77777777" w:rsidR="007837A3" w:rsidRDefault="007837A3" w:rsidP="00C81F9B">
            <w:pPr>
              <w:rPr>
                <w:rFonts w:eastAsia="Calibri"/>
              </w:rPr>
            </w:pPr>
          </w:p>
          <w:p w14:paraId="76689F6D" w14:textId="77777777" w:rsidR="007837A3" w:rsidRDefault="007837A3" w:rsidP="00C81F9B">
            <w:pPr>
              <w:rPr>
                <w:rFonts w:eastAsia="Calibri"/>
              </w:rPr>
            </w:pPr>
          </w:p>
          <w:p w14:paraId="26B9228B" w14:textId="77777777" w:rsidR="007837A3" w:rsidRDefault="007837A3" w:rsidP="00C81F9B">
            <w:pPr>
              <w:rPr>
                <w:rFonts w:eastAsia="Calibri"/>
              </w:rPr>
            </w:pPr>
          </w:p>
          <w:p w14:paraId="276EF169" w14:textId="77777777" w:rsidR="007837A3" w:rsidRDefault="007837A3" w:rsidP="00C81F9B">
            <w:pPr>
              <w:rPr>
                <w:rFonts w:eastAsia="Calibri"/>
              </w:rPr>
            </w:pPr>
          </w:p>
          <w:p w14:paraId="6630047C" w14:textId="77777777" w:rsidR="007837A3" w:rsidRDefault="007837A3" w:rsidP="00C81F9B">
            <w:pPr>
              <w:rPr>
                <w:rFonts w:eastAsia="Calibri"/>
              </w:rPr>
            </w:pPr>
          </w:p>
          <w:p w14:paraId="5B2903DA" w14:textId="77777777" w:rsidR="007837A3" w:rsidRDefault="007837A3" w:rsidP="00C81F9B">
            <w:pPr>
              <w:rPr>
                <w:rFonts w:eastAsia="Calibri"/>
              </w:rPr>
            </w:pPr>
          </w:p>
          <w:p w14:paraId="4F85B73C" w14:textId="77777777" w:rsidR="007837A3" w:rsidRDefault="007837A3" w:rsidP="00C81F9B">
            <w:pPr>
              <w:rPr>
                <w:rFonts w:eastAsia="Calibri"/>
              </w:rPr>
            </w:pPr>
          </w:p>
          <w:p w14:paraId="57D347FF" w14:textId="77777777" w:rsidR="007837A3" w:rsidRDefault="007837A3" w:rsidP="00C81F9B">
            <w:pPr>
              <w:rPr>
                <w:rFonts w:eastAsia="Calibri"/>
              </w:rPr>
            </w:pPr>
          </w:p>
          <w:p w14:paraId="5F7DDB40" w14:textId="77777777" w:rsidR="007837A3" w:rsidRDefault="007837A3" w:rsidP="00C81F9B">
            <w:pPr>
              <w:rPr>
                <w:rFonts w:eastAsia="Calibri"/>
              </w:rPr>
            </w:pPr>
          </w:p>
          <w:p w14:paraId="7A510960" w14:textId="77777777" w:rsidR="007837A3" w:rsidRDefault="007837A3" w:rsidP="00C81F9B">
            <w:pPr>
              <w:rPr>
                <w:rFonts w:eastAsia="Calibri"/>
              </w:rPr>
            </w:pPr>
            <w:r>
              <w:rPr>
                <w:rFonts w:eastAsia="Calibri"/>
                <w:b/>
                <w:bCs/>
              </w:rPr>
              <w:t>Step</w:t>
            </w:r>
            <w:r>
              <w:rPr>
                <w:rFonts w:eastAsia="Calibri" w:hint="cs"/>
                <w:b/>
                <w:bCs/>
                <w:rtl/>
              </w:rPr>
              <w:t>3</w:t>
            </w:r>
            <w:r>
              <w:rPr>
                <w:rFonts w:eastAsia="Calibri"/>
                <w:b/>
                <w:bCs/>
              </w:rPr>
              <w:t>4</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action/s and then click on save button</w:t>
            </w:r>
          </w:p>
          <w:p w14:paraId="11E1B3FE" w14:textId="77777777" w:rsidR="007837A3" w:rsidRPr="000D57F9" w:rsidRDefault="007837A3" w:rsidP="00C81F9B">
            <w:pPr>
              <w:rPr>
                <w:rFonts w:cstheme="minorHAnsi"/>
                <w:iCs/>
                <w:szCs w:val="24"/>
                <w:lang w:bidi="ar-LB"/>
              </w:rPr>
            </w:pPr>
            <w:r w:rsidRPr="000D57F9">
              <w:rPr>
                <w:rFonts w:cstheme="minorHAnsi"/>
                <w:iCs/>
                <w:szCs w:val="24"/>
                <w:lang w:bidi="ar-LB"/>
              </w:rPr>
              <w:t xml:space="preserve">Ex: user select </w:t>
            </w:r>
            <w:r>
              <w:rPr>
                <w:rFonts w:cstheme="minorHAnsi"/>
                <w:iCs/>
                <w:szCs w:val="24"/>
                <w:lang w:bidi="ar-LB"/>
              </w:rPr>
              <w:t>action</w:t>
            </w:r>
            <w:r w:rsidRPr="000D57F9">
              <w:rPr>
                <w:rFonts w:cstheme="minorHAnsi"/>
                <w:iCs/>
                <w:szCs w:val="24"/>
                <w:lang w:bidi="ar-LB"/>
              </w:rPr>
              <w:t xml:space="preserve"> (A</w:t>
            </w:r>
            <w:r>
              <w:rPr>
                <w:rFonts w:cstheme="minorHAnsi"/>
                <w:iCs/>
                <w:szCs w:val="24"/>
                <w:lang w:bidi="ar-LB"/>
              </w:rPr>
              <w:t>4</w:t>
            </w:r>
            <w:r w:rsidRPr="000D57F9">
              <w:rPr>
                <w:rFonts w:cstheme="minorHAnsi"/>
                <w:iCs/>
                <w:szCs w:val="24"/>
                <w:lang w:bidi="ar-LB"/>
              </w:rPr>
              <w:t>)</w:t>
            </w:r>
          </w:p>
          <w:p w14:paraId="1AC2E487" w14:textId="77777777" w:rsidR="007837A3" w:rsidRDefault="007837A3" w:rsidP="00C81F9B">
            <w:pPr>
              <w:rPr>
                <w:rFonts w:eastAsia="Calibri"/>
                <w:b/>
                <w:bCs/>
                <w:rtl/>
                <w:lang w:bidi="ar-LB"/>
              </w:rPr>
            </w:pPr>
          </w:p>
          <w:p w14:paraId="41C5CCEF" w14:textId="77777777" w:rsidR="007837A3" w:rsidRDefault="007837A3" w:rsidP="00C81F9B">
            <w:pPr>
              <w:rPr>
                <w:rFonts w:eastAsia="Calibri"/>
                <w:b/>
                <w:bCs/>
                <w:rtl/>
                <w:lang w:bidi="ar-LB"/>
              </w:rPr>
            </w:pPr>
          </w:p>
          <w:p w14:paraId="5C53C803" w14:textId="77777777" w:rsidR="007837A3" w:rsidRDefault="007837A3" w:rsidP="00C81F9B">
            <w:pPr>
              <w:rPr>
                <w:rFonts w:eastAsia="Calibri"/>
                <w:b/>
                <w:bCs/>
                <w:rtl/>
                <w:lang w:bidi="ar-LB"/>
              </w:rPr>
            </w:pPr>
          </w:p>
          <w:p w14:paraId="152CF71B" w14:textId="77777777" w:rsidR="007837A3" w:rsidRDefault="007837A3" w:rsidP="00C81F9B">
            <w:pPr>
              <w:rPr>
                <w:rFonts w:eastAsia="Calibri"/>
                <w:b/>
                <w:bCs/>
                <w:rtl/>
                <w:lang w:bidi="ar-LB"/>
              </w:rPr>
            </w:pPr>
          </w:p>
          <w:p w14:paraId="79107C61" w14:textId="77777777" w:rsidR="007837A3" w:rsidRDefault="007837A3" w:rsidP="00C81F9B">
            <w:pPr>
              <w:rPr>
                <w:rFonts w:eastAsia="Calibri"/>
                <w:b/>
                <w:bCs/>
                <w:lang w:bidi="ar-LB"/>
              </w:rPr>
            </w:pPr>
            <w:r>
              <w:rPr>
                <w:rFonts w:eastAsia="Calibri"/>
                <w:b/>
                <w:bCs/>
                <w:lang w:bidi="ar-LB"/>
              </w:rPr>
              <w:t xml:space="preserve"> </w:t>
            </w:r>
          </w:p>
          <w:p w14:paraId="08809093" w14:textId="77777777" w:rsidR="007837A3" w:rsidRDefault="007837A3" w:rsidP="00C81F9B">
            <w:pPr>
              <w:rPr>
                <w:rFonts w:eastAsia="Calibri"/>
                <w:b/>
                <w:bCs/>
                <w:rtl/>
                <w:lang w:bidi="ar-LB"/>
              </w:rPr>
            </w:pPr>
          </w:p>
          <w:p w14:paraId="47370A47" w14:textId="77777777" w:rsidR="007837A3" w:rsidRDefault="007837A3" w:rsidP="00C81F9B">
            <w:pPr>
              <w:rPr>
                <w:rFonts w:eastAsia="Calibri"/>
                <w:rtl/>
                <w:lang w:bidi="ar-LB"/>
              </w:rPr>
            </w:pPr>
            <w:r>
              <w:rPr>
                <w:rFonts w:eastAsia="Calibri"/>
                <w:b/>
                <w:bCs/>
              </w:rPr>
              <w:t>Step</w:t>
            </w:r>
            <w:r>
              <w:rPr>
                <w:rFonts w:eastAsia="Calibri" w:hint="cs"/>
                <w:b/>
                <w:bCs/>
                <w:rtl/>
              </w:rPr>
              <w:t>3</w:t>
            </w:r>
            <w:r>
              <w:rPr>
                <w:rFonts w:eastAsia="Calibri"/>
                <w:b/>
                <w:bCs/>
              </w:rPr>
              <w:t>6</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relation</w:t>
            </w:r>
          </w:p>
          <w:p w14:paraId="25922C72" w14:textId="77777777" w:rsidR="007837A3" w:rsidRDefault="007837A3" w:rsidP="00C81F9B">
            <w:pPr>
              <w:rPr>
                <w:rFonts w:eastAsia="Calibri"/>
              </w:rPr>
            </w:pPr>
            <w:r>
              <w:rPr>
                <w:rFonts w:eastAsia="Calibri"/>
              </w:rPr>
              <w:t>Ex: user select “and”</w:t>
            </w:r>
          </w:p>
          <w:p w14:paraId="73BFE568" w14:textId="77777777" w:rsidR="007837A3" w:rsidRDefault="007837A3" w:rsidP="00C81F9B">
            <w:pPr>
              <w:rPr>
                <w:rFonts w:eastAsia="Calibri"/>
                <w:b/>
                <w:bCs/>
                <w:rtl/>
                <w:lang w:bidi="ar-LB"/>
              </w:rPr>
            </w:pPr>
          </w:p>
          <w:p w14:paraId="23D0B860" w14:textId="77777777" w:rsidR="007837A3" w:rsidRDefault="007837A3" w:rsidP="00C81F9B">
            <w:pPr>
              <w:rPr>
                <w:rFonts w:eastAsia="Calibri"/>
                <w:b/>
                <w:bCs/>
                <w:rtl/>
                <w:lang w:bidi="ar-LB"/>
              </w:rPr>
            </w:pPr>
          </w:p>
          <w:p w14:paraId="193DFC71" w14:textId="77777777" w:rsidR="007837A3" w:rsidRDefault="007837A3" w:rsidP="00C81F9B">
            <w:pPr>
              <w:rPr>
                <w:rFonts w:eastAsia="Calibri"/>
                <w:b/>
                <w:bCs/>
                <w:rtl/>
                <w:lang w:bidi="ar-LB"/>
              </w:rPr>
            </w:pPr>
          </w:p>
          <w:p w14:paraId="7A0A2C0D" w14:textId="77777777" w:rsidR="007837A3" w:rsidRDefault="007837A3" w:rsidP="00C81F9B">
            <w:pPr>
              <w:rPr>
                <w:rFonts w:eastAsia="Calibri"/>
                <w:b/>
                <w:bCs/>
                <w:rtl/>
                <w:lang w:bidi="ar-LB"/>
              </w:rPr>
            </w:pPr>
          </w:p>
          <w:p w14:paraId="7348E6FB" w14:textId="77777777" w:rsidR="007837A3" w:rsidRDefault="007837A3" w:rsidP="00C81F9B">
            <w:pPr>
              <w:rPr>
                <w:rFonts w:eastAsia="Calibri"/>
                <w:b/>
                <w:bCs/>
                <w:rtl/>
                <w:lang w:bidi="ar-LB"/>
              </w:rPr>
            </w:pPr>
          </w:p>
          <w:p w14:paraId="4ED2198D" w14:textId="77777777" w:rsidR="007837A3" w:rsidRDefault="007837A3" w:rsidP="00C81F9B">
            <w:pPr>
              <w:rPr>
                <w:rFonts w:eastAsia="Calibri"/>
                <w:b/>
                <w:bCs/>
                <w:rtl/>
                <w:lang w:bidi="ar-LB"/>
              </w:rPr>
            </w:pPr>
          </w:p>
          <w:p w14:paraId="6D2B257D" w14:textId="77777777" w:rsidR="007837A3" w:rsidRDefault="007837A3" w:rsidP="00C81F9B">
            <w:pPr>
              <w:rPr>
                <w:rFonts w:eastAsia="Calibri"/>
                <w:b/>
                <w:bCs/>
                <w:rtl/>
                <w:lang w:bidi="ar-LB"/>
              </w:rPr>
            </w:pPr>
          </w:p>
          <w:p w14:paraId="2B4A2280" w14:textId="77777777" w:rsidR="007837A3" w:rsidRDefault="007837A3" w:rsidP="00C81F9B">
            <w:pPr>
              <w:rPr>
                <w:rFonts w:eastAsia="Calibri"/>
                <w:b/>
                <w:bCs/>
                <w:rtl/>
                <w:lang w:bidi="ar-LB"/>
              </w:rPr>
            </w:pPr>
          </w:p>
          <w:p w14:paraId="561A462A" w14:textId="77777777" w:rsidR="007837A3" w:rsidRDefault="007837A3" w:rsidP="00C81F9B">
            <w:pPr>
              <w:rPr>
                <w:rFonts w:eastAsia="Calibri"/>
                <w:b/>
                <w:bCs/>
                <w:rtl/>
                <w:lang w:bidi="ar-LB"/>
              </w:rPr>
            </w:pPr>
          </w:p>
          <w:p w14:paraId="4902A5E7" w14:textId="77777777" w:rsidR="007837A3" w:rsidRDefault="007837A3" w:rsidP="00C81F9B">
            <w:pPr>
              <w:rPr>
                <w:rFonts w:eastAsia="Calibri"/>
                <w:b/>
                <w:bCs/>
                <w:rtl/>
                <w:lang w:bidi="ar-LB"/>
              </w:rPr>
            </w:pPr>
          </w:p>
          <w:p w14:paraId="05A3774C" w14:textId="77777777" w:rsidR="007837A3" w:rsidRDefault="007837A3" w:rsidP="00C81F9B">
            <w:pPr>
              <w:rPr>
                <w:rFonts w:eastAsia="Calibri"/>
                <w:b/>
                <w:bCs/>
                <w:rtl/>
                <w:lang w:bidi="ar-LB"/>
              </w:rPr>
            </w:pPr>
          </w:p>
          <w:p w14:paraId="6B24530F" w14:textId="77777777" w:rsidR="007837A3" w:rsidRDefault="007837A3" w:rsidP="00C81F9B">
            <w:pPr>
              <w:rPr>
                <w:rFonts w:eastAsia="Calibri"/>
                <w:b/>
                <w:bCs/>
                <w:rtl/>
                <w:lang w:bidi="ar-LB"/>
              </w:rPr>
            </w:pPr>
          </w:p>
          <w:p w14:paraId="6B9345FB" w14:textId="77777777" w:rsidR="007837A3" w:rsidRDefault="007837A3" w:rsidP="00C81F9B">
            <w:pPr>
              <w:rPr>
                <w:rFonts w:eastAsia="Calibri"/>
                <w:b/>
                <w:bCs/>
                <w:rtl/>
                <w:lang w:bidi="ar-LB"/>
              </w:rPr>
            </w:pPr>
          </w:p>
          <w:p w14:paraId="0BF09ECE" w14:textId="77777777" w:rsidR="007837A3" w:rsidRDefault="007837A3" w:rsidP="00C81F9B">
            <w:pPr>
              <w:rPr>
                <w:rFonts w:eastAsia="Calibri"/>
                <w:b/>
                <w:bCs/>
                <w:rtl/>
                <w:lang w:bidi="ar-LB"/>
              </w:rPr>
            </w:pPr>
          </w:p>
          <w:p w14:paraId="2908F89D" w14:textId="77777777" w:rsidR="007837A3" w:rsidRDefault="007837A3" w:rsidP="00C81F9B">
            <w:pPr>
              <w:rPr>
                <w:rFonts w:eastAsia="Calibri"/>
                <w:b/>
                <w:bCs/>
                <w:rtl/>
                <w:lang w:bidi="ar-LB"/>
              </w:rPr>
            </w:pPr>
          </w:p>
          <w:p w14:paraId="58366637" w14:textId="77777777" w:rsidR="007837A3" w:rsidRDefault="007837A3" w:rsidP="00C81F9B">
            <w:pPr>
              <w:rPr>
                <w:rFonts w:eastAsia="Calibri"/>
                <w:b/>
                <w:bCs/>
                <w:rtl/>
                <w:lang w:bidi="ar-LB"/>
              </w:rPr>
            </w:pPr>
          </w:p>
          <w:p w14:paraId="39FC3B40" w14:textId="77777777" w:rsidR="007837A3" w:rsidRDefault="007837A3" w:rsidP="00C81F9B">
            <w:pPr>
              <w:rPr>
                <w:rFonts w:eastAsia="Calibri"/>
                <w:b/>
                <w:bCs/>
                <w:lang w:bidi="ar-LB"/>
              </w:rPr>
            </w:pPr>
          </w:p>
          <w:p w14:paraId="1C79D5FA" w14:textId="77777777" w:rsidR="007837A3" w:rsidRDefault="007837A3" w:rsidP="00C81F9B">
            <w:pPr>
              <w:rPr>
                <w:rFonts w:eastAsia="Calibri"/>
                <w:b/>
                <w:bCs/>
                <w:lang w:bidi="ar-LB"/>
              </w:rPr>
            </w:pPr>
          </w:p>
          <w:p w14:paraId="0912957D" w14:textId="77777777" w:rsidR="007837A3" w:rsidRDefault="007837A3" w:rsidP="00C81F9B">
            <w:pPr>
              <w:rPr>
                <w:rFonts w:eastAsia="Calibri"/>
                <w:b/>
                <w:bCs/>
                <w:lang w:bidi="ar-LB"/>
              </w:rPr>
            </w:pPr>
          </w:p>
          <w:p w14:paraId="28FDA2B2" w14:textId="77777777" w:rsidR="007837A3" w:rsidRDefault="007837A3" w:rsidP="00C81F9B">
            <w:pPr>
              <w:rPr>
                <w:rFonts w:eastAsia="Calibri"/>
                <w:b/>
                <w:bCs/>
                <w:lang w:bidi="ar-LB"/>
              </w:rPr>
            </w:pPr>
          </w:p>
          <w:p w14:paraId="255748AE" w14:textId="77777777" w:rsidR="007837A3" w:rsidRDefault="007837A3" w:rsidP="00C81F9B">
            <w:pPr>
              <w:rPr>
                <w:rFonts w:eastAsia="Calibri"/>
                <w:b/>
                <w:bCs/>
                <w:lang w:bidi="ar-LB"/>
              </w:rPr>
            </w:pPr>
          </w:p>
          <w:p w14:paraId="208BEFAA" w14:textId="77777777" w:rsidR="007837A3" w:rsidRDefault="007837A3" w:rsidP="00C81F9B">
            <w:pPr>
              <w:rPr>
                <w:rFonts w:eastAsia="Calibri"/>
                <w:b/>
                <w:bCs/>
                <w:lang w:bidi="ar-LB"/>
              </w:rPr>
            </w:pPr>
          </w:p>
          <w:p w14:paraId="337605EE" w14:textId="77777777" w:rsidR="007837A3" w:rsidRDefault="007837A3" w:rsidP="00C81F9B">
            <w:pPr>
              <w:rPr>
                <w:rFonts w:eastAsia="Calibri"/>
                <w:b/>
                <w:bCs/>
                <w:lang w:bidi="ar-LB"/>
              </w:rPr>
            </w:pPr>
          </w:p>
          <w:p w14:paraId="51CE45A4" w14:textId="77777777" w:rsidR="007837A3" w:rsidRDefault="007837A3" w:rsidP="00C81F9B">
            <w:pPr>
              <w:rPr>
                <w:rFonts w:eastAsia="Calibri"/>
                <w:b/>
                <w:bCs/>
                <w:lang w:bidi="ar-LB"/>
              </w:rPr>
            </w:pPr>
          </w:p>
          <w:p w14:paraId="715277AC" w14:textId="77777777" w:rsidR="007837A3" w:rsidRDefault="007837A3" w:rsidP="00C81F9B">
            <w:pPr>
              <w:rPr>
                <w:rFonts w:eastAsia="Calibri"/>
                <w:b/>
                <w:bCs/>
                <w:lang w:bidi="ar-LB"/>
              </w:rPr>
            </w:pPr>
          </w:p>
          <w:p w14:paraId="03C5EC30" w14:textId="77777777" w:rsidR="007837A3" w:rsidRDefault="007837A3" w:rsidP="00C81F9B">
            <w:pPr>
              <w:rPr>
                <w:rFonts w:eastAsia="Calibri"/>
                <w:b/>
                <w:bCs/>
                <w:lang w:bidi="ar-LB"/>
              </w:rPr>
            </w:pPr>
          </w:p>
          <w:p w14:paraId="5B0293B9" w14:textId="77777777" w:rsidR="007837A3" w:rsidRDefault="007837A3" w:rsidP="00C81F9B">
            <w:pPr>
              <w:rPr>
                <w:rFonts w:eastAsia="Calibri"/>
                <w:b/>
                <w:bCs/>
                <w:lang w:bidi="ar-LB"/>
              </w:rPr>
            </w:pPr>
          </w:p>
          <w:p w14:paraId="0CEA1972" w14:textId="77777777" w:rsidR="007837A3" w:rsidRDefault="007837A3" w:rsidP="00C81F9B">
            <w:pPr>
              <w:rPr>
                <w:rFonts w:eastAsia="Calibri"/>
                <w:b/>
                <w:bCs/>
                <w:lang w:bidi="ar-LB"/>
              </w:rPr>
            </w:pPr>
          </w:p>
          <w:p w14:paraId="0BDED9D9" w14:textId="77777777" w:rsidR="007837A3" w:rsidRDefault="007837A3" w:rsidP="00C81F9B">
            <w:pPr>
              <w:rPr>
                <w:rFonts w:eastAsia="Calibri"/>
                <w:b/>
                <w:bCs/>
                <w:lang w:bidi="ar-LB"/>
              </w:rPr>
            </w:pPr>
          </w:p>
          <w:p w14:paraId="7F580C7B" w14:textId="77777777" w:rsidR="007837A3" w:rsidRDefault="007837A3" w:rsidP="00C81F9B">
            <w:pPr>
              <w:rPr>
                <w:rFonts w:eastAsia="Calibri"/>
                <w:b/>
                <w:bCs/>
                <w:lang w:bidi="ar-LB"/>
              </w:rPr>
            </w:pPr>
          </w:p>
          <w:p w14:paraId="6FE3C2CB" w14:textId="77777777" w:rsidR="007837A3" w:rsidRDefault="007837A3" w:rsidP="00C81F9B">
            <w:pPr>
              <w:rPr>
                <w:rFonts w:eastAsia="Calibri"/>
                <w:b/>
                <w:bCs/>
                <w:lang w:bidi="ar-LB"/>
              </w:rPr>
            </w:pPr>
          </w:p>
          <w:p w14:paraId="0FB4C62F" w14:textId="77777777" w:rsidR="007837A3" w:rsidRDefault="007837A3" w:rsidP="00C81F9B">
            <w:pPr>
              <w:rPr>
                <w:rFonts w:eastAsia="Calibri"/>
                <w:b/>
                <w:bCs/>
                <w:lang w:bidi="ar-LB"/>
              </w:rPr>
            </w:pPr>
          </w:p>
          <w:p w14:paraId="2523A3DC" w14:textId="47BF3ADF" w:rsidR="007837A3" w:rsidRDefault="007837A3" w:rsidP="00C81F9B">
            <w:pPr>
              <w:rPr>
                <w:rFonts w:eastAsia="Calibri"/>
                <w:b/>
                <w:bCs/>
                <w:lang w:bidi="ar-LB"/>
              </w:rPr>
            </w:pPr>
          </w:p>
          <w:p w14:paraId="0E426B3C" w14:textId="345595DC" w:rsidR="002F3867" w:rsidRDefault="002F3867" w:rsidP="00C81F9B">
            <w:pPr>
              <w:rPr>
                <w:rFonts w:eastAsia="Calibri"/>
                <w:b/>
                <w:bCs/>
                <w:lang w:bidi="ar-LB"/>
              </w:rPr>
            </w:pPr>
          </w:p>
          <w:p w14:paraId="5262DD1B" w14:textId="4D4C13D7" w:rsidR="002F3867" w:rsidRDefault="002F3867" w:rsidP="00C81F9B">
            <w:pPr>
              <w:rPr>
                <w:rFonts w:eastAsia="Calibri"/>
                <w:b/>
                <w:bCs/>
                <w:lang w:bidi="ar-LB"/>
              </w:rPr>
            </w:pPr>
          </w:p>
          <w:p w14:paraId="7AA20B00" w14:textId="33C8EE5C" w:rsidR="002F3867" w:rsidRDefault="002F3867" w:rsidP="00C81F9B">
            <w:pPr>
              <w:rPr>
                <w:rFonts w:eastAsia="Calibri"/>
                <w:b/>
                <w:bCs/>
                <w:lang w:bidi="ar-LB"/>
              </w:rPr>
            </w:pPr>
          </w:p>
          <w:p w14:paraId="3E6D1FDB" w14:textId="5B436E58" w:rsidR="002F3867" w:rsidRDefault="002F3867" w:rsidP="00C81F9B">
            <w:pPr>
              <w:rPr>
                <w:rFonts w:eastAsia="Calibri"/>
                <w:b/>
                <w:bCs/>
                <w:lang w:bidi="ar-LB"/>
              </w:rPr>
            </w:pPr>
          </w:p>
          <w:p w14:paraId="44ECFB9D" w14:textId="77777777" w:rsidR="002F3867" w:rsidRDefault="002F3867" w:rsidP="00C81F9B">
            <w:pPr>
              <w:rPr>
                <w:rFonts w:eastAsia="Calibri"/>
                <w:b/>
                <w:bCs/>
                <w:lang w:bidi="ar-LB"/>
              </w:rPr>
            </w:pPr>
          </w:p>
          <w:p w14:paraId="6351FDE5" w14:textId="77777777" w:rsidR="007837A3" w:rsidRDefault="007837A3" w:rsidP="00C81F9B">
            <w:pPr>
              <w:rPr>
                <w:rFonts w:eastAsia="Calibri"/>
                <w:b/>
                <w:bCs/>
                <w:lang w:bidi="ar-LB"/>
              </w:rPr>
            </w:pPr>
          </w:p>
          <w:p w14:paraId="5B862543" w14:textId="77777777" w:rsidR="007837A3" w:rsidRDefault="007837A3" w:rsidP="00C81F9B">
            <w:pPr>
              <w:rPr>
                <w:rFonts w:cstheme="minorHAnsi"/>
                <w:iCs/>
                <w:szCs w:val="24"/>
                <w:lang w:bidi="ar-LB"/>
              </w:rPr>
            </w:pPr>
            <w:r>
              <w:rPr>
                <w:rFonts w:eastAsia="Calibri"/>
                <w:b/>
                <w:bCs/>
              </w:rPr>
              <w:t>Step38</w:t>
            </w:r>
            <w:r>
              <w:rPr>
                <w:rFonts w:eastAsia="Calibri"/>
              </w:rPr>
              <w:t>: user will click on “</w:t>
            </w:r>
            <w:r>
              <w:rPr>
                <w:rFonts w:cstheme="minorHAnsi"/>
                <w:iCs/>
                <w:szCs w:val="24"/>
                <w:lang w:bidi="ar-LB"/>
              </w:rPr>
              <w:t>New current action</w:t>
            </w:r>
            <w:r>
              <w:rPr>
                <w:rFonts w:eastAsia="Calibri"/>
              </w:rPr>
              <w:t xml:space="preserve">” button </w:t>
            </w:r>
          </w:p>
          <w:p w14:paraId="44506AD5" w14:textId="77777777" w:rsidR="007837A3" w:rsidRDefault="007837A3" w:rsidP="00C81F9B">
            <w:pPr>
              <w:rPr>
                <w:rFonts w:eastAsia="Calibri"/>
                <w:b/>
                <w:bCs/>
              </w:rPr>
            </w:pPr>
          </w:p>
          <w:p w14:paraId="5C1F5202" w14:textId="77777777" w:rsidR="007837A3" w:rsidRDefault="007837A3" w:rsidP="00C81F9B">
            <w:pPr>
              <w:rPr>
                <w:rFonts w:eastAsia="Calibri"/>
                <w:b/>
                <w:bCs/>
              </w:rPr>
            </w:pPr>
          </w:p>
          <w:p w14:paraId="3899EE65" w14:textId="77777777" w:rsidR="007837A3" w:rsidRDefault="007837A3" w:rsidP="00C81F9B">
            <w:pPr>
              <w:rPr>
                <w:rFonts w:eastAsia="Calibri"/>
                <w:b/>
                <w:bCs/>
              </w:rPr>
            </w:pPr>
          </w:p>
          <w:p w14:paraId="045B601A" w14:textId="77777777" w:rsidR="007837A3" w:rsidRDefault="007837A3" w:rsidP="00C81F9B">
            <w:pPr>
              <w:rPr>
                <w:rFonts w:eastAsia="Calibri"/>
                <w:b/>
                <w:bCs/>
              </w:rPr>
            </w:pPr>
          </w:p>
          <w:p w14:paraId="40827CE4" w14:textId="77777777" w:rsidR="007837A3" w:rsidRDefault="007837A3" w:rsidP="00C81F9B">
            <w:pPr>
              <w:rPr>
                <w:rFonts w:eastAsia="Calibri"/>
                <w:b/>
                <w:bCs/>
              </w:rPr>
            </w:pPr>
          </w:p>
          <w:p w14:paraId="68FE208D" w14:textId="77777777" w:rsidR="007837A3" w:rsidRDefault="007837A3" w:rsidP="00C81F9B">
            <w:pPr>
              <w:rPr>
                <w:rFonts w:eastAsia="Calibri"/>
                <w:b/>
                <w:bCs/>
              </w:rPr>
            </w:pPr>
          </w:p>
          <w:p w14:paraId="7833A65F" w14:textId="77777777" w:rsidR="007837A3" w:rsidRDefault="007837A3" w:rsidP="00C81F9B">
            <w:pPr>
              <w:rPr>
                <w:rFonts w:eastAsia="Calibri"/>
                <w:b/>
                <w:bCs/>
              </w:rPr>
            </w:pPr>
          </w:p>
          <w:p w14:paraId="708292F4" w14:textId="77777777" w:rsidR="007837A3" w:rsidRDefault="007837A3" w:rsidP="00C81F9B">
            <w:pPr>
              <w:rPr>
                <w:rFonts w:eastAsia="Calibri"/>
                <w:b/>
                <w:bCs/>
              </w:rPr>
            </w:pPr>
          </w:p>
          <w:p w14:paraId="5C4C9200" w14:textId="77777777" w:rsidR="007837A3" w:rsidRDefault="007837A3" w:rsidP="00C81F9B">
            <w:pPr>
              <w:rPr>
                <w:rFonts w:eastAsia="Calibri"/>
                <w:b/>
                <w:bCs/>
              </w:rPr>
            </w:pPr>
          </w:p>
          <w:p w14:paraId="0089F17B" w14:textId="77777777" w:rsidR="007837A3" w:rsidRDefault="007837A3" w:rsidP="00C81F9B">
            <w:pPr>
              <w:rPr>
                <w:rFonts w:eastAsia="Calibri"/>
                <w:b/>
                <w:bCs/>
              </w:rPr>
            </w:pPr>
          </w:p>
          <w:p w14:paraId="4701A93D" w14:textId="77777777" w:rsidR="007837A3" w:rsidRDefault="007837A3" w:rsidP="00C81F9B">
            <w:pPr>
              <w:rPr>
                <w:rFonts w:eastAsia="Calibri"/>
                <w:b/>
                <w:bCs/>
              </w:rPr>
            </w:pPr>
          </w:p>
          <w:p w14:paraId="25C673C9" w14:textId="77777777" w:rsidR="007837A3" w:rsidRDefault="007837A3" w:rsidP="00C81F9B">
            <w:pPr>
              <w:rPr>
                <w:rFonts w:eastAsia="Calibri"/>
                <w:b/>
                <w:bCs/>
              </w:rPr>
            </w:pPr>
          </w:p>
          <w:p w14:paraId="4954B72B" w14:textId="77777777" w:rsidR="007837A3" w:rsidRDefault="007837A3" w:rsidP="00C81F9B">
            <w:pPr>
              <w:rPr>
                <w:rFonts w:eastAsia="Calibri"/>
                <w:b/>
                <w:bCs/>
              </w:rPr>
            </w:pPr>
          </w:p>
          <w:p w14:paraId="5203BB98" w14:textId="77777777" w:rsidR="007837A3" w:rsidRDefault="007837A3" w:rsidP="00C81F9B">
            <w:pPr>
              <w:rPr>
                <w:rFonts w:eastAsia="Calibri"/>
                <w:b/>
                <w:bCs/>
              </w:rPr>
            </w:pPr>
          </w:p>
          <w:p w14:paraId="7440A14A" w14:textId="77777777" w:rsidR="007837A3" w:rsidRDefault="007837A3" w:rsidP="00C81F9B">
            <w:pPr>
              <w:rPr>
                <w:rFonts w:eastAsia="Calibri"/>
              </w:rPr>
            </w:pPr>
            <w:r>
              <w:rPr>
                <w:rFonts w:eastAsia="Calibri"/>
                <w:b/>
                <w:bCs/>
              </w:rPr>
              <w:t xml:space="preserve">Step41: </w:t>
            </w:r>
            <w:r>
              <w:rPr>
                <w:rFonts w:eastAsia="Calibri"/>
              </w:rPr>
              <w:t>user will select one of the action to be the current action</w:t>
            </w:r>
          </w:p>
          <w:p w14:paraId="6E788360" w14:textId="77777777" w:rsidR="007837A3" w:rsidRDefault="007837A3" w:rsidP="00C81F9B">
            <w:pPr>
              <w:rPr>
                <w:rFonts w:eastAsia="Calibri"/>
              </w:rPr>
            </w:pPr>
            <w:r>
              <w:rPr>
                <w:rFonts w:eastAsia="Calibri"/>
              </w:rPr>
              <w:t>Ex: user select 3</w:t>
            </w:r>
          </w:p>
          <w:p w14:paraId="2054DE82" w14:textId="77777777" w:rsidR="007837A3" w:rsidRDefault="007837A3" w:rsidP="00C81F9B">
            <w:pPr>
              <w:rPr>
                <w:rFonts w:eastAsia="Calibri"/>
              </w:rPr>
            </w:pPr>
          </w:p>
          <w:p w14:paraId="72E8D29A" w14:textId="77777777" w:rsidR="007837A3" w:rsidRDefault="007837A3" w:rsidP="00C81F9B">
            <w:pPr>
              <w:rPr>
                <w:rFonts w:eastAsia="Calibri"/>
              </w:rPr>
            </w:pPr>
          </w:p>
          <w:p w14:paraId="68E452AE" w14:textId="77777777" w:rsidR="007837A3" w:rsidRDefault="007837A3" w:rsidP="00C81F9B">
            <w:pPr>
              <w:rPr>
                <w:rFonts w:eastAsia="Calibri"/>
              </w:rPr>
            </w:pPr>
          </w:p>
          <w:p w14:paraId="1A44DD6A" w14:textId="77777777" w:rsidR="007837A3" w:rsidRDefault="007837A3" w:rsidP="00C81F9B">
            <w:pPr>
              <w:rPr>
                <w:rFonts w:eastAsia="Calibri"/>
              </w:rPr>
            </w:pPr>
          </w:p>
          <w:p w14:paraId="5EEEFD2E" w14:textId="77777777" w:rsidR="007837A3" w:rsidRDefault="007837A3" w:rsidP="00C81F9B">
            <w:pPr>
              <w:rPr>
                <w:rFonts w:eastAsia="Calibri"/>
              </w:rPr>
            </w:pPr>
          </w:p>
          <w:p w14:paraId="1173A71B" w14:textId="77777777" w:rsidR="007837A3" w:rsidRDefault="007837A3" w:rsidP="00C81F9B">
            <w:pPr>
              <w:rPr>
                <w:rFonts w:eastAsia="Calibri"/>
              </w:rPr>
            </w:pPr>
          </w:p>
          <w:p w14:paraId="1CDE5EAC" w14:textId="77777777" w:rsidR="007837A3" w:rsidRDefault="007837A3" w:rsidP="00C81F9B">
            <w:pPr>
              <w:rPr>
                <w:rFonts w:eastAsia="Calibri"/>
              </w:rPr>
            </w:pPr>
          </w:p>
          <w:p w14:paraId="19E2B83D" w14:textId="77777777" w:rsidR="007837A3" w:rsidRDefault="007837A3" w:rsidP="00C81F9B">
            <w:pPr>
              <w:rPr>
                <w:rFonts w:eastAsia="Calibri"/>
              </w:rPr>
            </w:pPr>
          </w:p>
          <w:p w14:paraId="29C2C824" w14:textId="77777777" w:rsidR="007837A3" w:rsidRDefault="007837A3" w:rsidP="00C81F9B">
            <w:pPr>
              <w:rPr>
                <w:rFonts w:eastAsia="Calibri"/>
              </w:rPr>
            </w:pPr>
          </w:p>
          <w:p w14:paraId="3084C799" w14:textId="77777777" w:rsidR="007837A3" w:rsidRDefault="007837A3" w:rsidP="00C81F9B">
            <w:pPr>
              <w:rPr>
                <w:rFonts w:eastAsia="Calibri"/>
              </w:rPr>
            </w:pPr>
          </w:p>
          <w:p w14:paraId="70EA0D19" w14:textId="77777777" w:rsidR="007837A3" w:rsidRDefault="007837A3" w:rsidP="00C81F9B">
            <w:pPr>
              <w:rPr>
                <w:rFonts w:eastAsia="Calibri"/>
              </w:rPr>
            </w:pPr>
          </w:p>
          <w:p w14:paraId="5E057416" w14:textId="77777777" w:rsidR="007837A3" w:rsidRDefault="007837A3" w:rsidP="00C81F9B">
            <w:pPr>
              <w:rPr>
                <w:rFonts w:eastAsia="Calibri"/>
              </w:rPr>
            </w:pPr>
          </w:p>
          <w:p w14:paraId="12436183" w14:textId="77777777" w:rsidR="007837A3" w:rsidRDefault="007837A3" w:rsidP="00C81F9B">
            <w:pPr>
              <w:rPr>
                <w:rFonts w:eastAsia="Calibri"/>
              </w:rPr>
            </w:pPr>
          </w:p>
          <w:p w14:paraId="3E00992F" w14:textId="77777777" w:rsidR="007837A3" w:rsidRDefault="007837A3" w:rsidP="00C81F9B">
            <w:pPr>
              <w:rPr>
                <w:rFonts w:eastAsia="Calibri"/>
              </w:rPr>
            </w:pPr>
          </w:p>
          <w:p w14:paraId="38017B90" w14:textId="77777777" w:rsidR="007837A3" w:rsidRDefault="007837A3" w:rsidP="00C81F9B">
            <w:pPr>
              <w:rPr>
                <w:rFonts w:eastAsia="Calibri"/>
              </w:rPr>
            </w:pPr>
          </w:p>
          <w:p w14:paraId="2BEE14D6" w14:textId="77777777" w:rsidR="007837A3" w:rsidRDefault="007837A3" w:rsidP="00C81F9B">
            <w:pPr>
              <w:rPr>
                <w:rFonts w:eastAsia="Calibri"/>
              </w:rPr>
            </w:pPr>
          </w:p>
          <w:p w14:paraId="67A22131" w14:textId="77777777" w:rsidR="007837A3" w:rsidRDefault="007837A3" w:rsidP="00C81F9B">
            <w:pPr>
              <w:rPr>
                <w:rFonts w:eastAsia="Calibri"/>
              </w:rPr>
            </w:pPr>
          </w:p>
          <w:p w14:paraId="51E051A1" w14:textId="77777777" w:rsidR="007837A3" w:rsidRDefault="007837A3" w:rsidP="00C81F9B">
            <w:pPr>
              <w:rPr>
                <w:rFonts w:eastAsia="Calibri"/>
              </w:rPr>
            </w:pPr>
          </w:p>
          <w:p w14:paraId="25A87EDB" w14:textId="77777777" w:rsidR="007837A3" w:rsidRDefault="007837A3" w:rsidP="00C81F9B">
            <w:pPr>
              <w:rPr>
                <w:rFonts w:eastAsia="Calibri"/>
              </w:rPr>
            </w:pPr>
          </w:p>
          <w:p w14:paraId="4C176A94" w14:textId="77777777" w:rsidR="007837A3" w:rsidRDefault="007837A3" w:rsidP="00C81F9B">
            <w:pPr>
              <w:rPr>
                <w:rFonts w:eastAsia="Calibri"/>
              </w:rPr>
            </w:pPr>
          </w:p>
          <w:p w14:paraId="3960937F" w14:textId="77777777" w:rsidR="007837A3" w:rsidRDefault="007837A3" w:rsidP="00C81F9B">
            <w:pPr>
              <w:rPr>
                <w:rFonts w:eastAsia="Calibri"/>
              </w:rPr>
            </w:pPr>
            <w:r>
              <w:rPr>
                <w:rFonts w:eastAsia="Calibri"/>
                <w:b/>
                <w:bCs/>
              </w:rPr>
              <w:t>Step43</w:t>
            </w:r>
            <w:r w:rsidRPr="00837B87">
              <w:rPr>
                <w:rFonts w:eastAsia="Calibri"/>
                <w:b/>
                <w:bCs/>
              </w:rPr>
              <w:t>:</w:t>
            </w:r>
            <w:r>
              <w:rPr>
                <w:rFonts w:eastAsia="Calibri"/>
              </w:rPr>
              <w:t xml:space="preserve"> user will click on the add way button</w:t>
            </w:r>
          </w:p>
          <w:p w14:paraId="49073FE9" w14:textId="77777777" w:rsidR="007837A3" w:rsidRDefault="007837A3" w:rsidP="00C81F9B">
            <w:pPr>
              <w:rPr>
                <w:rFonts w:eastAsia="Calibri"/>
                <w:b/>
                <w:bCs/>
              </w:rPr>
            </w:pPr>
          </w:p>
          <w:p w14:paraId="362BA024" w14:textId="77777777" w:rsidR="007837A3" w:rsidRDefault="007837A3" w:rsidP="00C81F9B">
            <w:pPr>
              <w:rPr>
                <w:rFonts w:eastAsia="Calibri"/>
                <w:b/>
                <w:bCs/>
              </w:rPr>
            </w:pPr>
          </w:p>
          <w:p w14:paraId="42AB5E65" w14:textId="77777777" w:rsidR="007837A3" w:rsidRDefault="007837A3" w:rsidP="00C81F9B">
            <w:pPr>
              <w:rPr>
                <w:rFonts w:eastAsia="Calibri"/>
                <w:b/>
                <w:bCs/>
              </w:rPr>
            </w:pPr>
          </w:p>
          <w:p w14:paraId="43510FF3" w14:textId="77777777" w:rsidR="007837A3" w:rsidRDefault="007837A3" w:rsidP="00C81F9B">
            <w:pPr>
              <w:rPr>
                <w:rFonts w:eastAsia="Calibri"/>
                <w:b/>
                <w:bCs/>
              </w:rPr>
            </w:pPr>
          </w:p>
          <w:p w14:paraId="17DDAD27" w14:textId="77777777" w:rsidR="007837A3" w:rsidRDefault="007837A3" w:rsidP="00C81F9B">
            <w:pPr>
              <w:rPr>
                <w:rFonts w:eastAsia="Calibri"/>
                <w:b/>
                <w:bCs/>
              </w:rPr>
            </w:pPr>
          </w:p>
          <w:p w14:paraId="2E487CC6" w14:textId="77777777" w:rsidR="007837A3" w:rsidRDefault="007837A3" w:rsidP="00C81F9B">
            <w:pPr>
              <w:rPr>
                <w:rFonts w:eastAsia="Calibri"/>
              </w:rPr>
            </w:pPr>
            <w:r>
              <w:rPr>
                <w:rFonts w:eastAsia="Calibri"/>
                <w:b/>
                <w:bCs/>
              </w:rPr>
              <w:t>Step45</w:t>
            </w:r>
            <w:r w:rsidRPr="00837B87">
              <w:rPr>
                <w:rFonts w:eastAsia="Calibri"/>
                <w:b/>
                <w:bCs/>
              </w:rPr>
              <w:t>:</w:t>
            </w:r>
            <w:r>
              <w:rPr>
                <w:rFonts w:eastAsia="Calibri"/>
              </w:rPr>
              <w:t xml:space="preserve"> user will select the relation.</w:t>
            </w:r>
          </w:p>
          <w:p w14:paraId="2DE775F9" w14:textId="77777777" w:rsidR="007837A3" w:rsidRDefault="007837A3" w:rsidP="00C81F9B">
            <w:pPr>
              <w:rPr>
                <w:rFonts w:eastAsia="Calibri"/>
              </w:rPr>
            </w:pPr>
            <w:r>
              <w:rPr>
                <w:rFonts w:eastAsia="Calibri"/>
              </w:rPr>
              <w:t>Ex: user select Parallel relation</w:t>
            </w:r>
          </w:p>
          <w:p w14:paraId="23A59438" w14:textId="77777777" w:rsidR="007837A3" w:rsidRDefault="007837A3" w:rsidP="00C81F9B">
            <w:pPr>
              <w:rPr>
                <w:rFonts w:eastAsia="Calibri"/>
              </w:rPr>
            </w:pPr>
          </w:p>
          <w:p w14:paraId="2233FC1E" w14:textId="77777777" w:rsidR="007837A3" w:rsidRDefault="007837A3" w:rsidP="00C81F9B">
            <w:pPr>
              <w:rPr>
                <w:rFonts w:eastAsia="Calibri"/>
              </w:rPr>
            </w:pPr>
          </w:p>
          <w:p w14:paraId="3F5BC139" w14:textId="77777777" w:rsidR="007837A3" w:rsidRDefault="007837A3" w:rsidP="00C81F9B">
            <w:pPr>
              <w:rPr>
                <w:rFonts w:eastAsia="Calibri"/>
              </w:rPr>
            </w:pPr>
          </w:p>
          <w:p w14:paraId="3E1075A2" w14:textId="77777777" w:rsidR="007837A3" w:rsidRDefault="007837A3" w:rsidP="00C81F9B">
            <w:pPr>
              <w:rPr>
                <w:rFonts w:eastAsia="Calibri"/>
              </w:rPr>
            </w:pPr>
          </w:p>
          <w:p w14:paraId="187D9E19" w14:textId="77777777" w:rsidR="007837A3" w:rsidRDefault="007837A3" w:rsidP="00C81F9B">
            <w:pPr>
              <w:rPr>
                <w:rFonts w:eastAsia="Calibri"/>
              </w:rPr>
            </w:pPr>
          </w:p>
          <w:p w14:paraId="2626DB2F" w14:textId="77777777" w:rsidR="007837A3" w:rsidRDefault="007837A3" w:rsidP="00C81F9B">
            <w:pPr>
              <w:rPr>
                <w:rFonts w:eastAsia="Calibri"/>
              </w:rPr>
            </w:pPr>
          </w:p>
          <w:p w14:paraId="3BB35318" w14:textId="77777777" w:rsidR="007837A3" w:rsidRDefault="007837A3" w:rsidP="00C81F9B">
            <w:pPr>
              <w:rPr>
                <w:rFonts w:eastAsia="Calibri"/>
              </w:rPr>
            </w:pPr>
          </w:p>
          <w:p w14:paraId="6987A252" w14:textId="77777777" w:rsidR="007837A3" w:rsidRDefault="007837A3" w:rsidP="00C81F9B">
            <w:pPr>
              <w:rPr>
                <w:rFonts w:eastAsia="Calibri"/>
              </w:rPr>
            </w:pPr>
          </w:p>
          <w:p w14:paraId="136B257E" w14:textId="77777777" w:rsidR="007837A3" w:rsidRDefault="007837A3" w:rsidP="00C81F9B">
            <w:pPr>
              <w:rPr>
                <w:rFonts w:eastAsia="Calibri"/>
              </w:rPr>
            </w:pPr>
          </w:p>
          <w:p w14:paraId="108A165D" w14:textId="77777777" w:rsidR="007837A3" w:rsidRDefault="007837A3" w:rsidP="00C81F9B">
            <w:pPr>
              <w:rPr>
                <w:rFonts w:eastAsia="Calibri"/>
              </w:rPr>
            </w:pPr>
          </w:p>
          <w:p w14:paraId="1C889B1F" w14:textId="77777777" w:rsidR="007837A3" w:rsidRDefault="007837A3" w:rsidP="00C81F9B">
            <w:pPr>
              <w:rPr>
                <w:rFonts w:eastAsia="Calibri"/>
              </w:rPr>
            </w:pPr>
          </w:p>
          <w:p w14:paraId="3FB3A39E" w14:textId="77777777" w:rsidR="007837A3" w:rsidRDefault="007837A3" w:rsidP="00C81F9B">
            <w:pPr>
              <w:rPr>
                <w:rFonts w:eastAsia="Calibri"/>
              </w:rPr>
            </w:pPr>
          </w:p>
          <w:p w14:paraId="6998B671" w14:textId="77777777" w:rsidR="007837A3" w:rsidRDefault="007837A3" w:rsidP="00C81F9B">
            <w:pPr>
              <w:rPr>
                <w:rFonts w:eastAsia="Calibri"/>
              </w:rPr>
            </w:pPr>
          </w:p>
          <w:p w14:paraId="229C0949" w14:textId="77777777" w:rsidR="007837A3" w:rsidRDefault="007837A3" w:rsidP="00C81F9B">
            <w:pPr>
              <w:rPr>
                <w:rFonts w:eastAsia="Calibri"/>
              </w:rPr>
            </w:pPr>
          </w:p>
          <w:p w14:paraId="571CEF23" w14:textId="77777777" w:rsidR="007837A3" w:rsidRDefault="007837A3" w:rsidP="00C81F9B">
            <w:pPr>
              <w:rPr>
                <w:rFonts w:eastAsia="Calibri"/>
              </w:rPr>
            </w:pPr>
            <w:r>
              <w:rPr>
                <w:rFonts w:eastAsia="Calibri"/>
                <w:b/>
                <w:bCs/>
              </w:rPr>
              <w:t>Step47</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action/s and then click on save button</w:t>
            </w:r>
          </w:p>
          <w:p w14:paraId="0C0F05B5" w14:textId="77777777" w:rsidR="007837A3" w:rsidRPr="000D57F9" w:rsidRDefault="007837A3" w:rsidP="00C81F9B">
            <w:pPr>
              <w:rPr>
                <w:rFonts w:cstheme="minorHAnsi"/>
                <w:iCs/>
                <w:szCs w:val="24"/>
                <w:lang w:bidi="ar-LB"/>
              </w:rPr>
            </w:pPr>
            <w:r w:rsidRPr="000D57F9">
              <w:rPr>
                <w:rFonts w:cstheme="minorHAnsi"/>
                <w:iCs/>
                <w:szCs w:val="24"/>
                <w:lang w:bidi="ar-LB"/>
              </w:rPr>
              <w:t xml:space="preserve">Ex: user select </w:t>
            </w:r>
            <w:r>
              <w:rPr>
                <w:rFonts w:cstheme="minorHAnsi"/>
                <w:iCs/>
                <w:szCs w:val="24"/>
                <w:lang w:bidi="ar-LB"/>
              </w:rPr>
              <w:t>action</w:t>
            </w:r>
            <w:r w:rsidRPr="000D57F9">
              <w:rPr>
                <w:rFonts w:cstheme="minorHAnsi"/>
                <w:iCs/>
                <w:szCs w:val="24"/>
                <w:lang w:bidi="ar-LB"/>
              </w:rPr>
              <w:t xml:space="preserve"> (A</w:t>
            </w:r>
            <w:r>
              <w:rPr>
                <w:rFonts w:cstheme="minorHAnsi"/>
                <w:iCs/>
                <w:szCs w:val="24"/>
                <w:lang w:bidi="ar-LB"/>
              </w:rPr>
              <w:t>4 and A5</w:t>
            </w:r>
            <w:r w:rsidRPr="000D57F9">
              <w:rPr>
                <w:rFonts w:cstheme="minorHAnsi"/>
                <w:iCs/>
                <w:szCs w:val="24"/>
                <w:lang w:bidi="ar-LB"/>
              </w:rPr>
              <w:t>)</w:t>
            </w:r>
          </w:p>
          <w:p w14:paraId="375AAB20" w14:textId="77777777" w:rsidR="007837A3" w:rsidRDefault="007837A3" w:rsidP="00C81F9B">
            <w:pPr>
              <w:rPr>
                <w:rFonts w:eastAsia="Calibri"/>
                <w:b/>
                <w:bCs/>
                <w:rtl/>
                <w:lang w:bidi="ar-LB"/>
              </w:rPr>
            </w:pPr>
          </w:p>
          <w:p w14:paraId="2C63B135" w14:textId="77777777" w:rsidR="007837A3" w:rsidRDefault="007837A3" w:rsidP="00C81F9B">
            <w:pPr>
              <w:rPr>
                <w:rFonts w:eastAsia="Calibri"/>
                <w:b/>
                <w:bCs/>
                <w:rtl/>
                <w:lang w:bidi="ar-LB"/>
              </w:rPr>
            </w:pPr>
          </w:p>
          <w:p w14:paraId="07921C25" w14:textId="77777777" w:rsidR="007837A3" w:rsidRDefault="007837A3" w:rsidP="00C81F9B">
            <w:pPr>
              <w:rPr>
                <w:rFonts w:eastAsia="Calibri"/>
                <w:b/>
                <w:bCs/>
                <w:rtl/>
                <w:lang w:bidi="ar-LB"/>
              </w:rPr>
            </w:pPr>
          </w:p>
          <w:p w14:paraId="0B4E5B69" w14:textId="77777777" w:rsidR="007837A3" w:rsidRDefault="007837A3" w:rsidP="00C81F9B">
            <w:pPr>
              <w:rPr>
                <w:rFonts w:eastAsia="Calibri"/>
                <w:b/>
                <w:bCs/>
                <w:rtl/>
                <w:lang w:bidi="ar-LB"/>
              </w:rPr>
            </w:pPr>
          </w:p>
          <w:p w14:paraId="581585D0" w14:textId="77777777" w:rsidR="007837A3" w:rsidRDefault="007837A3" w:rsidP="00C81F9B">
            <w:pPr>
              <w:rPr>
                <w:rFonts w:eastAsia="Calibri"/>
                <w:b/>
                <w:bCs/>
                <w:lang w:bidi="ar-LB"/>
              </w:rPr>
            </w:pPr>
          </w:p>
          <w:p w14:paraId="4CBB5F05" w14:textId="77777777" w:rsidR="007837A3" w:rsidRDefault="007837A3" w:rsidP="00C81F9B">
            <w:pPr>
              <w:rPr>
                <w:rFonts w:eastAsia="Calibri"/>
                <w:b/>
                <w:bCs/>
                <w:rtl/>
                <w:lang w:bidi="ar-LB"/>
              </w:rPr>
            </w:pPr>
          </w:p>
          <w:p w14:paraId="6730002B" w14:textId="77777777" w:rsidR="007837A3" w:rsidRDefault="007837A3" w:rsidP="00C81F9B">
            <w:pPr>
              <w:rPr>
                <w:rFonts w:eastAsia="Calibri"/>
                <w:b/>
                <w:bCs/>
                <w:rtl/>
                <w:lang w:bidi="ar-LB"/>
              </w:rPr>
            </w:pPr>
          </w:p>
          <w:p w14:paraId="37836AEE" w14:textId="77777777" w:rsidR="007837A3" w:rsidRDefault="007837A3" w:rsidP="00C81F9B">
            <w:pPr>
              <w:rPr>
                <w:rFonts w:eastAsia="Calibri"/>
                <w:rtl/>
                <w:lang w:bidi="ar-LB"/>
              </w:rPr>
            </w:pPr>
            <w:r>
              <w:rPr>
                <w:rFonts w:eastAsia="Calibri"/>
                <w:b/>
                <w:bCs/>
              </w:rPr>
              <w:t>Step49</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relation</w:t>
            </w:r>
          </w:p>
          <w:p w14:paraId="47AA0939" w14:textId="77777777" w:rsidR="007837A3" w:rsidRDefault="007837A3" w:rsidP="00C81F9B">
            <w:pPr>
              <w:rPr>
                <w:rFonts w:eastAsia="Calibri"/>
              </w:rPr>
            </w:pPr>
            <w:r>
              <w:rPr>
                <w:rFonts w:eastAsia="Calibri"/>
              </w:rPr>
              <w:t>Ex: user select “or”</w:t>
            </w:r>
          </w:p>
          <w:p w14:paraId="6130A499" w14:textId="77777777" w:rsidR="007837A3" w:rsidRDefault="007837A3" w:rsidP="00C81F9B">
            <w:pPr>
              <w:rPr>
                <w:rFonts w:eastAsia="Calibri"/>
                <w:b/>
                <w:bCs/>
                <w:lang w:bidi="ar-LB"/>
              </w:rPr>
            </w:pPr>
          </w:p>
          <w:p w14:paraId="22277A12" w14:textId="77777777" w:rsidR="007837A3" w:rsidRDefault="007837A3" w:rsidP="00C81F9B">
            <w:pPr>
              <w:rPr>
                <w:rFonts w:eastAsia="Calibri"/>
                <w:b/>
                <w:bCs/>
                <w:lang w:bidi="ar-LB"/>
              </w:rPr>
            </w:pPr>
          </w:p>
          <w:p w14:paraId="5F82BB03" w14:textId="77777777" w:rsidR="007837A3" w:rsidRDefault="007837A3" w:rsidP="00C81F9B">
            <w:pPr>
              <w:rPr>
                <w:rFonts w:eastAsia="Calibri"/>
                <w:b/>
                <w:bCs/>
                <w:lang w:bidi="ar-LB"/>
              </w:rPr>
            </w:pPr>
          </w:p>
          <w:p w14:paraId="354D3DF4" w14:textId="77777777" w:rsidR="007837A3" w:rsidRDefault="007837A3" w:rsidP="00C81F9B">
            <w:pPr>
              <w:rPr>
                <w:rFonts w:eastAsia="Calibri"/>
                <w:b/>
                <w:bCs/>
                <w:lang w:bidi="ar-LB"/>
              </w:rPr>
            </w:pPr>
          </w:p>
          <w:p w14:paraId="6F4E87A3" w14:textId="77777777" w:rsidR="007837A3" w:rsidRDefault="007837A3" w:rsidP="00C81F9B">
            <w:pPr>
              <w:rPr>
                <w:rFonts w:eastAsia="Calibri"/>
                <w:b/>
                <w:bCs/>
                <w:lang w:bidi="ar-LB"/>
              </w:rPr>
            </w:pPr>
          </w:p>
          <w:p w14:paraId="32B67BCA" w14:textId="77777777" w:rsidR="007837A3" w:rsidRDefault="007837A3" w:rsidP="00C81F9B">
            <w:pPr>
              <w:rPr>
                <w:rFonts w:eastAsia="Calibri"/>
                <w:b/>
                <w:bCs/>
                <w:lang w:bidi="ar-LB"/>
              </w:rPr>
            </w:pPr>
          </w:p>
          <w:p w14:paraId="1DB7CCBA" w14:textId="77777777" w:rsidR="007837A3" w:rsidRDefault="007837A3" w:rsidP="00C81F9B">
            <w:pPr>
              <w:rPr>
                <w:rFonts w:eastAsia="Calibri"/>
                <w:b/>
                <w:bCs/>
                <w:lang w:bidi="ar-LB"/>
              </w:rPr>
            </w:pPr>
          </w:p>
          <w:p w14:paraId="2F35B4F7" w14:textId="77777777" w:rsidR="007837A3" w:rsidRDefault="007837A3" w:rsidP="00C81F9B">
            <w:pPr>
              <w:rPr>
                <w:rFonts w:eastAsia="Calibri"/>
                <w:b/>
                <w:bCs/>
                <w:lang w:bidi="ar-LB"/>
              </w:rPr>
            </w:pPr>
          </w:p>
          <w:p w14:paraId="3A6C46D1" w14:textId="77777777" w:rsidR="007837A3" w:rsidRDefault="007837A3" w:rsidP="00C81F9B">
            <w:pPr>
              <w:rPr>
                <w:rFonts w:eastAsia="Calibri"/>
                <w:b/>
                <w:bCs/>
                <w:lang w:bidi="ar-LB"/>
              </w:rPr>
            </w:pPr>
          </w:p>
          <w:p w14:paraId="66E586A8" w14:textId="77777777" w:rsidR="007837A3" w:rsidRDefault="007837A3" w:rsidP="00C81F9B">
            <w:pPr>
              <w:rPr>
                <w:rFonts w:eastAsia="Calibri"/>
                <w:b/>
                <w:bCs/>
                <w:lang w:bidi="ar-LB"/>
              </w:rPr>
            </w:pPr>
          </w:p>
          <w:p w14:paraId="0E6BC6DB" w14:textId="77777777" w:rsidR="007837A3" w:rsidRDefault="007837A3" w:rsidP="00C81F9B">
            <w:pPr>
              <w:rPr>
                <w:rFonts w:eastAsia="Calibri"/>
                <w:b/>
                <w:bCs/>
                <w:lang w:bidi="ar-LB"/>
              </w:rPr>
            </w:pPr>
          </w:p>
          <w:p w14:paraId="57B881A5" w14:textId="77777777" w:rsidR="007837A3" w:rsidRDefault="007837A3" w:rsidP="00C81F9B">
            <w:pPr>
              <w:rPr>
                <w:rFonts w:eastAsia="Calibri"/>
                <w:b/>
                <w:bCs/>
                <w:lang w:bidi="ar-LB"/>
              </w:rPr>
            </w:pPr>
          </w:p>
          <w:p w14:paraId="5C5278B9" w14:textId="77777777" w:rsidR="007837A3" w:rsidRDefault="007837A3" w:rsidP="00C81F9B">
            <w:pPr>
              <w:rPr>
                <w:rFonts w:eastAsia="Calibri"/>
                <w:b/>
                <w:bCs/>
                <w:lang w:bidi="ar-LB"/>
              </w:rPr>
            </w:pPr>
          </w:p>
          <w:p w14:paraId="62EE2C9E" w14:textId="77777777" w:rsidR="007837A3" w:rsidRDefault="007837A3" w:rsidP="00C81F9B">
            <w:pPr>
              <w:rPr>
                <w:rFonts w:eastAsia="Calibri"/>
                <w:b/>
                <w:bCs/>
                <w:lang w:bidi="ar-LB"/>
              </w:rPr>
            </w:pPr>
          </w:p>
          <w:p w14:paraId="66329A50" w14:textId="77777777" w:rsidR="007837A3" w:rsidRDefault="007837A3" w:rsidP="00C81F9B">
            <w:pPr>
              <w:rPr>
                <w:rFonts w:eastAsia="Calibri"/>
                <w:b/>
                <w:bCs/>
                <w:lang w:bidi="ar-LB"/>
              </w:rPr>
            </w:pPr>
          </w:p>
          <w:p w14:paraId="3E56E500" w14:textId="77777777" w:rsidR="007837A3" w:rsidRDefault="007837A3" w:rsidP="00C81F9B">
            <w:pPr>
              <w:rPr>
                <w:rFonts w:eastAsia="Calibri"/>
                <w:b/>
                <w:bCs/>
                <w:lang w:bidi="ar-LB"/>
              </w:rPr>
            </w:pPr>
          </w:p>
          <w:p w14:paraId="269C0718" w14:textId="77777777" w:rsidR="007837A3" w:rsidRDefault="007837A3" w:rsidP="00C81F9B">
            <w:pPr>
              <w:rPr>
                <w:rFonts w:eastAsia="Calibri"/>
                <w:b/>
                <w:bCs/>
                <w:lang w:bidi="ar-LB"/>
              </w:rPr>
            </w:pPr>
          </w:p>
          <w:p w14:paraId="4AC8F23E" w14:textId="77777777" w:rsidR="007837A3" w:rsidRDefault="007837A3" w:rsidP="00C81F9B">
            <w:pPr>
              <w:rPr>
                <w:rFonts w:eastAsia="Calibri"/>
                <w:b/>
                <w:bCs/>
                <w:lang w:bidi="ar-LB"/>
              </w:rPr>
            </w:pPr>
          </w:p>
          <w:p w14:paraId="1A021C27" w14:textId="77777777" w:rsidR="007837A3" w:rsidRDefault="007837A3" w:rsidP="00C81F9B">
            <w:pPr>
              <w:rPr>
                <w:rFonts w:eastAsia="Calibri"/>
                <w:b/>
                <w:bCs/>
                <w:lang w:bidi="ar-LB"/>
              </w:rPr>
            </w:pPr>
          </w:p>
          <w:p w14:paraId="110B98C7" w14:textId="77777777" w:rsidR="007837A3" w:rsidRDefault="007837A3" w:rsidP="00C81F9B">
            <w:pPr>
              <w:rPr>
                <w:rFonts w:eastAsia="Calibri"/>
                <w:b/>
                <w:bCs/>
                <w:lang w:bidi="ar-LB"/>
              </w:rPr>
            </w:pPr>
          </w:p>
          <w:p w14:paraId="04F0D0BB" w14:textId="77777777" w:rsidR="007837A3" w:rsidRDefault="007837A3" w:rsidP="00C81F9B">
            <w:pPr>
              <w:rPr>
                <w:rFonts w:eastAsia="Calibri"/>
                <w:b/>
                <w:bCs/>
                <w:lang w:bidi="ar-LB"/>
              </w:rPr>
            </w:pPr>
          </w:p>
          <w:p w14:paraId="25843F85" w14:textId="77777777" w:rsidR="007837A3" w:rsidRDefault="007837A3" w:rsidP="00C81F9B">
            <w:pPr>
              <w:rPr>
                <w:rFonts w:eastAsia="Calibri"/>
                <w:b/>
                <w:bCs/>
                <w:lang w:bidi="ar-LB"/>
              </w:rPr>
            </w:pPr>
          </w:p>
          <w:p w14:paraId="5D85A3E3" w14:textId="77777777" w:rsidR="007837A3" w:rsidRDefault="007837A3" w:rsidP="00C81F9B">
            <w:pPr>
              <w:rPr>
                <w:rFonts w:eastAsia="Calibri"/>
                <w:b/>
                <w:bCs/>
                <w:lang w:bidi="ar-LB"/>
              </w:rPr>
            </w:pPr>
          </w:p>
          <w:p w14:paraId="6AED1BBF" w14:textId="77777777" w:rsidR="007837A3" w:rsidRDefault="007837A3" w:rsidP="00C81F9B">
            <w:pPr>
              <w:rPr>
                <w:rFonts w:eastAsia="Calibri"/>
                <w:b/>
                <w:bCs/>
                <w:lang w:bidi="ar-LB"/>
              </w:rPr>
            </w:pPr>
          </w:p>
          <w:p w14:paraId="254E57E3" w14:textId="77777777" w:rsidR="007837A3" w:rsidRDefault="007837A3" w:rsidP="00C81F9B">
            <w:pPr>
              <w:rPr>
                <w:rFonts w:eastAsia="Calibri"/>
                <w:b/>
                <w:bCs/>
                <w:lang w:bidi="ar-LB"/>
              </w:rPr>
            </w:pPr>
          </w:p>
          <w:p w14:paraId="498E6FB6" w14:textId="77777777" w:rsidR="007837A3" w:rsidRDefault="007837A3" w:rsidP="00C81F9B">
            <w:pPr>
              <w:rPr>
                <w:rFonts w:eastAsia="Calibri"/>
                <w:b/>
                <w:bCs/>
                <w:lang w:bidi="ar-LB"/>
              </w:rPr>
            </w:pPr>
          </w:p>
          <w:p w14:paraId="7860878F" w14:textId="77777777" w:rsidR="007837A3" w:rsidRDefault="007837A3" w:rsidP="00C81F9B">
            <w:pPr>
              <w:rPr>
                <w:rFonts w:eastAsia="Calibri"/>
                <w:b/>
                <w:bCs/>
                <w:lang w:bidi="ar-LB"/>
              </w:rPr>
            </w:pPr>
          </w:p>
          <w:p w14:paraId="2A3D6F1D" w14:textId="77777777" w:rsidR="007837A3" w:rsidRDefault="007837A3" w:rsidP="00C81F9B">
            <w:pPr>
              <w:rPr>
                <w:rFonts w:eastAsia="Calibri"/>
                <w:b/>
                <w:bCs/>
                <w:lang w:bidi="ar-LB"/>
              </w:rPr>
            </w:pPr>
          </w:p>
          <w:p w14:paraId="11DC703F" w14:textId="77777777" w:rsidR="007837A3" w:rsidRDefault="007837A3" w:rsidP="00C81F9B">
            <w:pPr>
              <w:rPr>
                <w:rFonts w:eastAsia="Calibri"/>
                <w:b/>
                <w:bCs/>
                <w:lang w:bidi="ar-LB"/>
              </w:rPr>
            </w:pPr>
          </w:p>
          <w:p w14:paraId="50CAEA04" w14:textId="1B3E4540" w:rsidR="007837A3" w:rsidRDefault="007837A3" w:rsidP="00C81F9B">
            <w:pPr>
              <w:rPr>
                <w:rFonts w:eastAsia="Calibri"/>
                <w:b/>
                <w:bCs/>
                <w:lang w:bidi="ar-LB"/>
              </w:rPr>
            </w:pPr>
          </w:p>
          <w:p w14:paraId="3EF36B9C" w14:textId="501EBCE1" w:rsidR="002F3867" w:rsidRDefault="002F3867" w:rsidP="00C81F9B">
            <w:pPr>
              <w:rPr>
                <w:rFonts w:eastAsia="Calibri"/>
                <w:b/>
                <w:bCs/>
                <w:lang w:bidi="ar-LB"/>
              </w:rPr>
            </w:pPr>
          </w:p>
          <w:p w14:paraId="4640E79E" w14:textId="1EEB6F52" w:rsidR="002F3867" w:rsidRDefault="002F3867" w:rsidP="00C81F9B">
            <w:pPr>
              <w:rPr>
                <w:rFonts w:eastAsia="Calibri"/>
                <w:b/>
                <w:bCs/>
                <w:lang w:bidi="ar-LB"/>
              </w:rPr>
            </w:pPr>
          </w:p>
          <w:p w14:paraId="491A6D7D" w14:textId="7BD1F0F8" w:rsidR="002F3867" w:rsidRDefault="002F3867" w:rsidP="00C81F9B">
            <w:pPr>
              <w:rPr>
                <w:rFonts w:eastAsia="Calibri"/>
                <w:b/>
                <w:bCs/>
                <w:lang w:bidi="ar-LB"/>
              </w:rPr>
            </w:pPr>
          </w:p>
          <w:p w14:paraId="40166071" w14:textId="5EE04FC2" w:rsidR="002F3867" w:rsidRDefault="002F3867" w:rsidP="00C81F9B">
            <w:pPr>
              <w:rPr>
                <w:rFonts w:eastAsia="Calibri"/>
                <w:b/>
                <w:bCs/>
                <w:lang w:bidi="ar-LB"/>
              </w:rPr>
            </w:pPr>
          </w:p>
          <w:p w14:paraId="5E60B8CA" w14:textId="046B9B7B" w:rsidR="002F3867" w:rsidRDefault="002F3867" w:rsidP="00C81F9B">
            <w:pPr>
              <w:rPr>
                <w:rFonts w:eastAsia="Calibri"/>
                <w:b/>
                <w:bCs/>
                <w:lang w:bidi="ar-LB"/>
              </w:rPr>
            </w:pPr>
          </w:p>
          <w:p w14:paraId="2F3875F5" w14:textId="072DA65C" w:rsidR="002F3867" w:rsidRDefault="002F3867" w:rsidP="00C81F9B">
            <w:pPr>
              <w:rPr>
                <w:rFonts w:eastAsia="Calibri"/>
                <w:b/>
                <w:bCs/>
                <w:lang w:bidi="ar-LB"/>
              </w:rPr>
            </w:pPr>
          </w:p>
          <w:p w14:paraId="7D53DBFA" w14:textId="3D3D6290" w:rsidR="002F3867" w:rsidRDefault="002F3867" w:rsidP="00C81F9B">
            <w:pPr>
              <w:rPr>
                <w:rFonts w:eastAsia="Calibri"/>
                <w:b/>
                <w:bCs/>
                <w:lang w:bidi="ar-LB"/>
              </w:rPr>
            </w:pPr>
          </w:p>
          <w:p w14:paraId="76FB042D" w14:textId="060050CF" w:rsidR="002F3867" w:rsidRDefault="002F3867" w:rsidP="00C81F9B">
            <w:pPr>
              <w:rPr>
                <w:rFonts w:eastAsia="Calibri"/>
                <w:b/>
                <w:bCs/>
                <w:lang w:bidi="ar-LB"/>
              </w:rPr>
            </w:pPr>
          </w:p>
          <w:p w14:paraId="5528D70F" w14:textId="7B83F328" w:rsidR="002F3867" w:rsidRDefault="002F3867" w:rsidP="00C81F9B">
            <w:pPr>
              <w:rPr>
                <w:rFonts w:eastAsia="Calibri"/>
                <w:b/>
                <w:bCs/>
                <w:lang w:bidi="ar-LB"/>
              </w:rPr>
            </w:pPr>
          </w:p>
          <w:p w14:paraId="101452A0" w14:textId="08E02972" w:rsidR="002F3867" w:rsidRDefault="002F3867" w:rsidP="00C81F9B">
            <w:pPr>
              <w:rPr>
                <w:rFonts w:eastAsia="Calibri"/>
                <w:b/>
                <w:bCs/>
                <w:lang w:bidi="ar-LB"/>
              </w:rPr>
            </w:pPr>
          </w:p>
          <w:p w14:paraId="6EE4E648" w14:textId="77777777" w:rsidR="002F3867" w:rsidRDefault="002F3867" w:rsidP="00C81F9B">
            <w:pPr>
              <w:rPr>
                <w:rFonts w:eastAsia="Calibri"/>
                <w:b/>
                <w:bCs/>
                <w:lang w:bidi="ar-LB"/>
              </w:rPr>
            </w:pPr>
          </w:p>
          <w:p w14:paraId="13808016" w14:textId="77777777" w:rsidR="007837A3" w:rsidRDefault="007837A3" w:rsidP="00C81F9B">
            <w:pPr>
              <w:rPr>
                <w:rFonts w:eastAsia="Calibri"/>
              </w:rPr>
            </w:pPr>
            <w:r>
              <w:rPr>
                <w:rFonts w:eastAsia="Calibri"/>
                <w:b/>
                <w:bCs/>
              </w:rPr>
              <w:t>Step51</w:t>
            </w:r>
            <w:r w:rsidRPr="00837B87">
              <w:rPr>
                <w:rFonts w:eastAsia="Calibri"/>
                <w:b/>
                <w:bCs/>
              </w:rPr>
              <w:t>:</w:t>
            </w:r>
            <w:r>
              <w:rPr>
                <w:rFonts w:eastAsia="Calibri"/>
              </w:rPr>
              <w:t xml:space="preserve"> all phases were covered so let’s assume that the actions now are finished.</w:t>
            </w:r>
          </w:p>
          <w:p w14:paraId="43BE7D4C" w14:textId="77777777" w:rsidR="007837A3" w:rsidRDefault="007837A3" w:rsidP="00C81F9B">
            <w:pPr>
              <w:rPr>
                <w:rFonts w:eastAsia="Calibri"/>
              </w:rPr>
            </w:pPr>
          </w:p>
          <w:p w14:paraId="7DD99403" w14:textId="77777777" w:rsidR="007837A3" w:rsidRDefault="007837A3" w:rsidP="00C81F9B">
            <w:pPr>
              <w:rPr>
                <w:rFonts w:cstheme="minorHAnsi"/>
                <w:iCs/>
                <w:szCs w:val="24"/>
                <w:lang w:bidi="ar-LB"/>
              </w:rPr>
            </w:pPr>
            <w:r>
              <w:rPr>
                <w:rFonts w:eastAsia="Calibri"/>
                <w:b/>
                <w:bCs/>
              </w:rPr>
              <w:t>Step52</w:t>
            </w:r>
            <w:r>
              <w:rPr>
                <w:rFonts w:eastAsia="Calibri"/>
              </w:rPr>
              <w:t>: user will click on “</w:t>
            </w:r>
            <w:r>
              <w:rPr>
                <w:rFonts w:cstheme="minorHAnsi"/>
                <w:iCs/>
                <w:szCs w:val="24"/>
                <w:lang w:bidi="ar-LB"/>
              </w:rPr>
              <w:t>New current action</w:t>
            </w:r>
            <w:r>
              <w:rPr>
                <w:rFonts w:eastAsia="Calibri"/>
              </w:rPr>
              <w:t xml:space="preserve">” button </w:t>
            </w:r>
          </w:p>
          <w:p w14:paraId="1F103B44" w14:textId="77777777" w:rsidR="007837A3" w:rsidRDefault="007837A3" w:rsidP="00C81F9B">
            <w:pPr>
              <w:rPr>
                <w:rFonts w:eastAsia="Calibri"/>
                <w:b/>
                <w:bCs/>
              </w:rPr>
            </w:pPr>
          </w:p>
          <w:p w14:paraId="4CBE6310" w14:textId="77777777" w:rsidR="007837A3" w:rsidRDefault="007837A3" w:rsidP="00C81F9B">
            <w:pPr>
              <w:rPr>
                <w:rFonts w:eastAsia="Calibri"/>
                <w:b/>
                <w:bCs/>
              </w:rPr>
            </w:pPr>
          </w:p>
          <w:p w14:paraId="3EEB41F7" w14:textId="77777777" w:rsidR="007837A3" w:rsidRDefault="007837A3" w:rsidP="00C81F9B">
            <w:pPr>
              <w:rPr>
                <w:rFonts w:eastAsia="Calibri"/>
                <w:b/>
                <w:bCs/>
              </w:rPr>
            </w:pPr>
          </w:p>
          <w:p w14:paraId="624E82CF" w14:textId="77777777" w:rsidR="007837A3" w:rsidRDefault="007837A3" w:rsidP="00C81F9B">
            <w:pPr>
              <w:rPr>
                <w:rFonts w:eastAsia="Calibri"/>
                <w:b/>
                <w:bCs/>
              </w:rPr>
            </w:pPr>
          </w:p>
          <w:p w14:paraId="78FD367B" w14:textId="77777777" w:rsidR="007837A3" w:rsidRDefault="007837A3" w:rsidP="00C81F9B">
            <w:pPr>
              <w:rPr>
                <w:rFonts w:eastAsia="Calibri"/>
                <w:b/>
                <w:bCs/>
              </w:rPr>
            </w:pPr>
          </w:p>
          <w:p w14:paraId="2520137B" w14:textId="77777777" w:rsidR="007837A3" w:rsidRDefault="007837A3" w:rsidP="00C81F9B">
            <w:pPr>
              <w:rPr>
                <w:rFonts w:eastAsia="Calibri"/>
                <w:b/>
                <w:bCs/>
              </w:rPr>
            </w:pPr>
          </w:p>
          <w:p w14:paraId="5A9826D4" w14:textId="77777777" w:rsidR="007837A3" w:rsidRDefault="007837A3" w:rsidP="00C81F9B">
            <w:pPr>
              <w:rPr>
                <w:rFonts w:eastAsia="Calibri"/>
                <w:b/>
                <w:bCs/>
              </w:rPr>
            </w:pPr>
          </w:p>
          <w:p w14:paraId="1A16885B" w14:textId="77777777" w:rsidR="007837A3" w:rsidRDefault="007837A3" w:rsidP="00C81F9B">
            <w:pPr>
              <w:rPr>
                <w:rFonts w:eastAsia="Calibri"/>
                <w:b/>
                <w:bCs/>
              </w:rPr>
            </w:pPr>
          </w:p>
          <w:p w14:paraId="6D79CFC4" w14:textId="77777777" w:rsidR="007837A3" w:rsidRDefault="007837A3" w:rsidP="00C81F9B">
            <w:pPr>
              <w:rPr>
                <w:rFonts w:eastAsia="Calibri"/>
                <w:b/>
                <w:bCs/>
              </w:rPr>
            </w:pPr>
          </w:p>
          <w:p w14:paraId="752481B2" w14:textId="77777777" w:rsidR="007837A3" w:rsidRDefault="007837A3" w:rsidP="00C81F9B">
            <w:pPr>
              <w:rPr>
                <w:rFonts w:eastAsia="Calibri"/>
                <w:b/>
                <w:bCs/>
              </w:rPr>
            </w:pPr>
          </w:p>
          <w:p w14:paraId="14906E4C" w14:textId="77777777" w:rsidR="007837A3" w:rsidRDefault="007837A3" w:rsidP="00C81F9B">
            <w:pPr>
              <w:rPr>
                <w:rFonts w:eastAsia="Calibri"/>
                <w:b/>
                <w:bCs/>
              </w:rPr>
            </w:pPr>
          </w:p>
          <w:p w14:paraId="03E40AFE" w14:textId="77777777" w:rsidR="007837A3" w:rsidRDefault="007837A3" w:rsidP="00C81F9B">
            <w:pPr>
              <w:rPr>
                <w:rFonts w:eastAsia="Calibri"/>
                <w:b/>
                <w:bCs/>
              </w:rPr>
            </w:pPr>
          </w:p>
          <w:p w14:paraId="5E865A49" w14:textId="77777777" w:rsidR="007837A3" w:rsidRDefault="007837A3" w:rsidP="00C81F9B">
            <w:pPr>
              <w:rPr>
                <w:rFonts w:eastAsia="Calibri"/>
                <w:b/>
                <w:bCs/>
              </w:rPr>
            </w:pPr>
          </w:p>
          <w:p w14:paraId="63427C35" w14:textId="77777777" w:rsidR="007837A3" w:rsidRDefault="007837A3" w:rsidP="00C81F9B">
            <w:pPr>
              <w:rPr>
                <w:rFonts w:eastAsia="Calibri"/>
                <w:b/>
                <w:bCs/>
              </w:rPr>
            </w:pPr>
          </w:p>
          <w:p w14:paraId="08A3E75B" w14:textId="77777777" w:rsidR="007837A3" w:rsidRDefault="007837A3" w:rsidP="00C81F9B">
            <w:pPr>
              <w:rPr>
                <w:rFonts w:eastAsia="Calibri"/>
              </w:rPr>
            </w:pPr>
            <w:r>
              <w:rPr>
                <w:rFonts w:eastAsia="Calibri"/>
                <w:b/>
                <w:bCs/>
              </w:rPr>
              <w:t xml:space="preserve">Step55: </w:t>
            </w:r>
            <w:r>
              <w:rPr>
                <w:rFonts w:eastAsia="Calibri"/>
              </w:rPr>
              <w:t>user will select one of the action to be the current action</w:t>
            </w:r>
          </w:p>
          <w:p w14:paraId="12EF4954" w14:textId="77777777" w:rsidR="007837A3" w:rsidRDefault="007837A3" w:rsidP="00C81F9B">
            <w:pPr>
              <w:rPr>
                <w:rFonts w:eastAsia="Calibri"/>
              </w:rPr>
            </w:pPr>
            <w:r>
              <w:rPr>
                <w:rFonts w:eastAsia="Calibri"/>
              </w:rPr>
              <w:t>Ex: user select A5</w:t>
            </w:r>
          </w:p>
          <w:p w14:paraId="00DCE8FF" w14:textId="77777777" w:rsidR="007837A3" w:rsidRDefault="007837A3" w:rsidP="00C81F9B">
            <w:pPr>
              <w:rPr>
                <w:rFonts w:eastAsia="Calibri"/>
              </w:rPr>
            </w:pPr>
          </w:p>
          <w:p w14:paraId="35E32B12" w14:textId="77777777" w:rsidR="007837A3" w:rsidRDefault="007837A3" w:rsidP="00C81F9B">
            <w:pPr>
              <w:rPr>
                <w:rFonts w:eastAsia="Calibri"/>
              </w:rPr>
            </w:pPr>
          </w:p>
          <w:p w14:paraId="66F8205D" w14:textId="77777777" w:rsidR="007837A3" w:rsidRDefault="007837A3" w:rsidP="00C81F9B">
            <w:pPr>
              <w:rPr>
                <w:rFonts w:eastAsia="Calibri"/>
              </w:rPr>
            </w:pPr>
          </w:p>
          <w:p w14:paraId="57FE7862" w14:textId="77777777" w:rsidR="007837A3" w:rsidRDefault="007837A3" w:rsidP="00C81F9B">
            <w:pPr>
              <w:rPr>
                <w:rFonts w:eastAsia="Calibri"/>
              </w:rPr>
            </w:pPr>
          </w:p>
          <w:p w14:paraId="585D3752" w14:textId="77777777" w:rsidR="007837A3" w:rsidRDefault="007837A3" w:rsidP="00C81F9B">
            <w:pPr>
              <w:rPr>
                <w:rFonts w:eastAsia="Calibri"/>
              </w:rPr>
            </w:pPr>
          </w:p>
          <w:p w14:paraId="0B2017F7" w14:textId="77777777" w:rsidR="007837A3" w:rsidRDefault="007837A3" w:rsidP="00C81F9B">
            <w:pPr>
              <w:rPr>
                <w:rFonts w:eastAsia="Calibri"/>
              </w:rPr>
            </w:pPr>
          </w:p>
          <w:p w14:paraId="694403AB" w14:textId="77777777" w:rsidR="007837A3" w:rsidRDefault="007837A3" w:rsidP="00C81F9B">
            <w:pPr>
              <w:rPr>
                <w:rFonts w:eastAsia="Calibri"/>
              </w:rPr>
            </w:pPr>
          </w:p>
          <w:p w14:paraId="714DA603" w14:textId="77777777" w:rsidR="007837A3" w:rsidRDefault="007837A3" w:rsidP="00C81F9B">
            <w:pPr>
              <w:rPr>
                <w:rFonts w:eastAsia="Calibri"/>
              </w:rPr>
            </w:pPr>
          </w:p>
          <w:p w14:paraId="4AE6BAB3" w14:textId="77777777" w:rsidR="007837A3" w:rsidRDefault="007837A3" w:rsidP="00C81F9B">
            <w:pPr>
              <w:rPr>
                <w:rFonts w:eastAsia="Calibri"/>
              </w:rPr>
            </w:pPr>
          </w:p>
          <w:p w14:paraId="10953760" w14:textId="77777777" w:rsidR="007837A3" w:rsidRDefault="007837A3" w:rsidP="00C81F9B">
            <w:pPr>
              <w:rPr>
                <w:rFonts w:eastAsia="Calibri"/>
              </w:rPr>
            </w:pPr>
          </w:p>
          <w:p w14:paraId="477A2941" w14:textId="77777777" w:rsidR="007837A3" w:rsidRDefault="007837A3" w:rsidP="00C81F9B">
            <w:pPr>
              <w:rPr>
                <w:rFonts w:eastAsia="Calibri"/>
              </w:rPr>
            </w:pPr>
          </w:p>
          <w:p w14:paraId="348D721D" w14:textId="77777777" w:rsidR="007837A3" w:rsidRDefault="007837A3" w:rsidP="00C81F9B">
            <w:pPr>
              <w:rPr>
                <w:rFonts w:eastAsia="Calibri"/>
              </w:rPr>
            </w:pPr>
          </w:p>
          <w:p w14:paraId="315F91A9" w14:textId="77777777" w:rsidR="007837A3" w:rsidRDefault="007837A3" w:rsidP="00C81F9B">
            <w:pPr>
              <w:rPr>
                <w:rFonts w:eastAsia="Calibri"/>
              </w:rPr>
            </w:pPr>
          </w:p>
          <w:p w14:paraId="3A63D30B" w14:textId="77777777" w:rsidR="007837A3" w:rsidRDefault="007837A3" w:rsidP="00C81F9B">
            <w:pPr>
              <w:rPr>
                <w:rFonts w:eastAsia="Calibri"/>
              </w:rPr>
            </w:pPr>
          </w:p>
          <w:p w14:paraId="22A40DE3" w14:textId="77777777" w:rsidR="007837A3" w:rsidRDefault="007837A3" w:rsidP="00C81F9B">
            <w:pPr>
              <w:rPr>
                <w:rFonts w:eastAsia="Calibri"/>
              </w:rPr>
            </w:pPr>
          </w:p>
          <w:p w14:paraId="0AB57C7C" w14:textId="77777777" w:rsidR="007837A3" w:rsidRDefault="007837A3" w:rsidP="00C81F9B">
            <w:pPr>
              <w:rPr>
                <w:rFonts w:eastAsia="Calibri"/>
              </w:rPr>
            </w:pPr>
          </w:p>
          <w:p w14:paraId="6F754B4E" w14:textId="77777777" w:rsidR="007837A3" w:rsidRDefault="007837A3" w:rsidP="00C81F9B">
            <w:pPr>
              <w:rPr>
                <w:rFonts w:eastAsia="Calibri"/>
              </w:rPr>
            </w:pPr>
          </w:p>
          <w:p w14:paraId="01D6DA43" w14:textId="77777777" w:rsidR="007837A3" w:rsidRDefault="007837A3" w:rsidP="00C81F9B">
            <w:pPr>
              <w:rPr>
                <w:rFonts w:eastAsia="Calibri"/>
              </w:rPr>
            </w:pPr>
          </w:p>
          <w:p w14:paraId="2A7FF79C" w14:textId="77777777" w:rsidR="007837A3" w:rsidRDefault="007837A3" w:rsidP="00C81F9B">
            <w:pPr>
              <w:rPr>
                <w:rFonts w:eastAsia="Calibri"/>
              </w:rPr>
            </w:pPr>
          </w:p>
          <w:p w14:paraId="0A4AE927" w14:textId="77777777" w:rsidR="007837A3" w:rsidRDefault="007837A3" w:rsidP="00C81F9B">
            <w:pPr>
              <w:rPr>
                <w:rFonts w:eastAsia="Calibri"/>
              </w:rPr>
            </w:pPr>
          </w:p>
          <w:p w14:paraId="76DF409A" w14:textId="77777777" w:rsidR="007837A3" w:rsidRDefault="007837A3" w:rsidP="00C81F9B">
            <w:pPr>
              <w:rPr>
                <w:rFonts w:eastAsia="Calibri"/>
              </w:rPr>
            </w:pPr>
          </w:p>
          <w:p w14:paraId="6DBE4010" w14:textId="77777777" w:rsidR="007837A3" w:rsidRDefault="007837A3" w:rsidP="00C81F9B">
            <w:pPr>
              <w:rPr>
                <w:rFonts w:eastAsia="Calibri"/>
              </w:rPr>
            </w:pPr>
            <w:r>
              <w:rPr>
                <w:rFonts w:eastAsia="Calibri"/>
                <w:b/>
                <w:bCs/>
              </w:rPr>
              <w:t>Step57</w:t>
            </w:r>
            <w:r w:rsidRPr="00837B87">
              <w:rPr>
                <w:rFonts w:eastAsia="Calibri"/>
                <w:b/>
                <w:bCs/>
              </w:rPr>
              <w:t>:</w:t>
            </w:r>
            <w:r>
              <w:rPr>
                <w:rFonts w:eastAsia="Calibri"/>
              </w:rPr>
              <w:t xml:space="preserve"> user will click on the add way button</w:t>
            </w:r>
          </w:p>
          <w:p w14:paraId="36ACAA36" w14:textId="77777777" w:rsidR="007837A3" w:rsidRDefault="007837A3" w:rsidP="00C81F9B">
            <w:pPr>
              <w:rPr>
                <w:rFonts w:eastAsia="Calibri"/>
                <w:b/>
                <w:bCs/>
              </w:rPr>
            </w:pPr>
          </w:p>
          <w:p w14:paraId="190AB1F6" w14:textId="77777777" w:rsidR="007837A3" w:rsidRDefault="007837A3" w:rsidP="00C81F9B">
            <w:pPr>
              <w:rPr>
                <w:rFonts w:eastAsia="Calibri"/>
                <w:b/>
                <w:bCs/>
              </w:rPr>
            </w:pPr>
          </w:p>
          <w:p w14:paraId="4A59E3C3" w14:textId="77777777" w:rsidR="007837A3" w:rsidRDefault="007837A3" w:rsidP="00C81F9B">
            <w:pPr>
              <w:rPr>
                <w:rFonts w:eastAsia="Calibri"/>
                <w:b/>
                <w:bCs/>
              </w:rPr>
            </w:pPr>
          </w:p>
          <w:p w14:paraId="75838EEC" w14:textId="77777777" w:rsidR="007837A3" w:rsidRDefault="007837A3" w:rsidP="00C81F9B">
            <w:pPr>
              <w:rPr>
                <w:rFonts w:eastAsia="Calibri"/>
                <w:b/>
                <w:bCs/>
              </w:rPr>
            </w:pPr>
          </w:p>
          <w:p w14:paraId="530EE0D4" w14:textId="77777777" w:rsidR="007837A3" w:rsidRDefault="007837A3" w:rsidP="00C81F9B">
            <w:pPr>
              <w:rPr>
                <w:rFonts w:eastAsia="Calibri"/>
                <w:b/>
                <w:bCs/>
              </w:rPr>
            </w:pPr>
          </w:p>
          <w:p w14:paraId="7CD410D6" w14:textId="77777777" w:rsidR="007837A3" w:rsidRDefault="007837A3" w:rsidP="00C81F9B">
            <w:pPr>
              <w:rPr>
                <w:rFonts w:eastAsia="Calibri"/>
              </w:rPr>
            </w:pPr>
            <w:r>
              <w:rPr>
                <w:rFonts w:eastAsia="Calibri"/>
                <w:b/>
                <w:bCs/>
              </w:rPr>
              <w:t>Step59</w:t>
            </w:r>
            <w:r w:rsidRPr="00837B87">
              <w:rPr>
                <w:rFonts w:eastAsia="Calibri"/>
                <w:b/>
                <w:bCs/>
              </w:rPr>
              <w:t>:</w:t>
            </w:r>
            <w:r>
              <w:rPr>
                <w:rFonts w:eastAsia="Calibri"/>
              </w:rPr>
              <w:t xml:space="preserve"> user will select the relation.</w:t>
            </w:r>
          </w:p>
          <w:p w14:paraId="6E96CA31" w14:textId="77777777" w:rsidR="007837A3" w:rsidRDefault="007837A3" w:rsidP="00C81F9B">
            <w:pPr>
              <w:rPr>
                <w:rFonts w:eastAsia="Calibri"/>
              </w:rPr>
            </w:pPr>
            <w:r>
              <w:rPr>
                <w:rFonts w:eastAsia="Calibri"/>
              </w:rPr>
              <w:t>Ex: user select sequence relation</w:t>
            </w:r>
          </w:p>
          <w:p w14:paraId="29D79BBC" w14:textId="77777777" w:rsidR="007837A3" w:rsidRDefault="007837A3" w:rsidP="00C81F9B">
            <w:pPr>
              <w:rPr>
                <w:rFonts w:eastAsia="Calibri"/>
              </w:rPr>
            </w:pPr>
          </w:p>
          <w:p w14:paraId="4F7E3E5B" w14:textId="77777777" w:rsidR="007837A3" w:rsidRDefault="007837A3" w:rsidP="00C81F9B">
            <w:pPr>
              <w:rPr>
                <w:rFonts w:eastAsia="Calibri"/>
              </w:rPr>
            </w:pPr>
          </w:p>
          <w:p w14:paraId="392B18B4" w14:textId="77777777" w:rsidR="007837A3" w:rsidRDefault="007837A3" w:rsidP="00C81F9B">
            <w:pPr>
              <w:rPr>
                <w:rFonts w:eastAsia="Calibri"/>
              </w:rPr>
            </w:pPr>
          </w:p>
          <w:p w14:paraId="455F7D98" w14:textId="77777777" w:rsidR="007837A3" w:rsidRDefault="007837A3" w:rsidP="00C81F9B">
            <w:pPr>
              <w:rPr>
                <w:rFonts w:eastAsia="Calibri"/>
              </w:rPr>
            </w:pPr>
          </w:p>
          <w:p w14:paraId="7B61FFA4" w14:textId="77777777" w:rsidR="007837A3" w:rsidRDefault="007837A3" w:rsidP="00C81F9B">
            <w:pPr>
              <w:rPr>
                <w:rFonts w:eastAsia="Calibri"/>
              </w:rPr>
            </w:pPr>
          </w:p>
          <w:p w14:paraId="79992518" w14:textId="77777777" w:rsidR="007837A3" w:rsidRDefault="007837A3" w:rsidP="00C81F9B">
            <w:pPr>
              <w:rPr>
                <w:rFonts w:eastAsia="Calibri"/>
              </w:rPr>
            </w:pPr>
          </w:p>
          <w:p w14:paraId="033106EE" w14:textId="77777777" w:rsidR="007837A3" w:rsidRDefault="007837A3" w:rsidP="00C81F9B">
            <w:pPr>
              <w:rPr>
                <w:rFonts w:eastAsia="Calibri"/>
              </w:rPr>
            </w:pPr>
          </w:p>
          <w:p w14:paraId="0AE379A8" w14:textId="77777777" w:rsidR="007837A3" w:rsidRDefault="007837A3" w:rsidP="00C81F9B">
            <w:pPr>
              <w:rPr>
                <w:rFonts w:eastAsia="Calibri"/>
              </w:rPr>
            </w:pPr>
          </w:p>
          <w:p w14:paraId="53BEE76B" w14:textId="77777777" w:rsidR="007837A3" w:rsidRDefault="007837A3" w:rsidP="00C81F9B">
            <w:pPr>
              <w:rPr>
                <w:rFonts w:eastAsia="Calibri"/>
              </w:rPr>
            </w:pPr>
          </w:p>
          <w:p w14:paraId="5DC0C5FB" w14:textId="77777777" w:rsidR="007837A3" w:rsidRDefault="007837A3" w:rsidP="00C81F9B">
            <w:pPr>
              <w:rPr>
                <w:rFonts w:eastAsia="Calibri"/>
              </w:rPr>
            </w:pPr>
          </w:p>
          <w:p w14:paraId="47782219" w14:textId="77777777" w:rsidR="007837A3" w:rsidRDefault="007837A3" w:rsidP="00C81F9B">
            <w:pPr>
              <w:rPr>
                <w:rFonts w:eastAsia="Calibri"/>
              </w:rPr>
            </w:pPr>
          </w:p>
          <w:p w14:paraId="66C0F2D8" w14:textId="77777777" w:rsidR="007837A3" w:rsidRDefault="007837A3" w:rsidP="00C81F9B">
            <w:pPr>
              <w:rPr>
                <w:rFonts w:eastAsia="Calibri"/>
              </w:rPr>
            </w:pPr>
          </w:p>
          <w:p w14:paraId="1331398A" w14:textId="77777777" w:rsidR="007837A3" w:rsidRDefault="007837A3" w:rsidP="00C81F9B">
            <w:pPr>
              <w:rPr>
                <w:rFonts w:eastAsia="Calibri"/>
              </w:rPr>
            </w:pPr>
            <w:r>
              <w:rPr>
                <w:rFonts w:eastAsia="Calibri"/>
                <w:b/>
                <w:bCs/>
              </w:rPr>
              <w:t>Step61</w:t>
            </w:r>
            <w:r w:rsidRPr="00837B87">
              <w:rPr>
                <w:rFonts w:eastAsia="Calibri"/>
                <w:b/>
                <w:bCs/>
              </w:rPr>
              <w:t>:</w:t>
            </w:r>
            <w:r>
              <w:rPr>
                <w:rFonts w:eastAsia="Calibri"/>
              </w:rPr>
              <w:t xml:space="preserve"> user </w:t>
            </w:r>
            <w:r w:rsidRPr="00E15FA1">
              <w:rPr>
                <w:rFonts w:eastAsia="Calibri"/>
              </w:rPr>
              <w:t>will</w:t>
            </w:r>
            <w:r>
              <w:rPr>
                <w:rFonts w:eastAsia="Calibri"/>
              </w:rPr>
              <w:t xml:space="preserve"> select the action/s and then click on save button</w:t>
            </w:r>
          </w:p>
          <w:p w14:paraId="62791A47" w14:textId="77777777" w:rsidR="007837A3" w:rsidRPr="000D57F9" w:rsidRDefault="007837A3" w:rsidP="00C81F9B">
            <w:pPr>
              <w:rPr>
                <w:rFonts w:cstheme="minorHAnsi"/>
                <w:iCs/>
                <w:szCs w:val="24"/>
                <w:lang w:bidi="ar-LB"/>
              </w:rPr>
            </w:pPr>
            <w:r w:rsidRPr="000D57F9">
              <w:rPr>
                <w:rFonts w:cstheme="minorHAnsi"/>
                <w:iCs/>
                <w:szCs w:val="24"/>
                <w:lang w:bidi="ar-LB"/>
              </w:rPr>
              <w:t xml:space="preserve">Ex: user select </w:t>
            </w:r>
            <w:r>
              <w:rPr>
                <w:rFonts w:cstheme="minorHAnsi"/>
                <w:iCs/>
                <w:szCs w:val="24"/>
                <w:lang w:bidi="ar-LB"/>
              </w:rPr>
              <w:t>action</w:t>
            </w:r>
            <w:r w:rsidRPr="000D57F9">
              <w:rPr>
                <w:rFonts w:cstheme="minorHAnsi"/>
                <w:iCs/>
                <w:szCs w:val="24"/>
                <w:lang w:bidi="ar-LB"/>
              </w:rPr>
              <w:t xml:space="preserve"> (</w:t>
            </w:r>
            <w:r>
              <w:rPr>
                <w:rFonts w:cstheme="minorHAnsi"/>
                <w:iCs/>
                <w:szCs w:val="24"/>
                <w:lang w:bidi="ar-LB"/>
              </w:rPr>
              <w:t>close</w:t>
            </w:r>
            <w:r w:rsidRPr="000D57F9">
              <w:rPr>
                <w:rFonts w:cstheme="minorHAnsi"/>
                <w:iCs/>
                <w:szCs w:val="24"/>
                <w:lang w:bidi="ar-LB"/>
              </w:rPr>
              <w:t>)</w:t>
            </w:r>
          </w:p>
          <w:p w14:paraId="5AF20A01" w14:textId="77777777" w:rsidR="007837A3" w:rsidRDefault="007837A3" w:rsidP="00C81F9B">
            <w:pPr>
              <w:rPr>
                <w:rFonts w:eastAsia="Calibri"/>
                <w:b/>
                <w:bCs/>
                <w:rtl/>
                <w:lang w:bidi="ar-LB"/>
              </w:rPr>
            </w:pPr>
          </w:p>
          <w:p w14:paraId="1276BE01" w14:textId="77777777" w:rsidR="007837A3" w:rsidRDefault="007837A3" w:rsidP="00C81F9B">
            <w:pPr>
              <w:rPr>
                <w:rFonts w:eastAsia="Calibri"/>
                <w:b/>
                <w:bCs/>
                <w:rtl/>
                <w:lang w:bidi="ar-LB"/>
              </w:rPr>
            </w:pPr>
          </w:p>
          <w:p w14:paraId="7063E694" w14:textId="77777777" w:rsidR="007837A3" w:rsidRDefault="007837A3" w:rsidP="00C81F9B">
            <w:pPr>
              <w:rPr>
                <w:rFonts w:eastAsia="Calibri"/>
                <w:b/>
                <w:bCs/>
                <w:lang w:bidi="ar-LB"/>
              </w:rPr>
            </w:pPr>
          </w:p>
          <w:p w14:paraId="4391C123" w14:textId="77777777" w:rsidR="007837A3" w:rsidRDefault="007837A3" w:rsidP="00C81F9B">
            <w:pPr>
              <w:rPr>
                <w:rFonts w:eastAsia="Calibri"/>
                <w:b/>
                <w:bCs/>
                <w:lang w:bidi="ar-LB"/>
              </w:rPr>
            </w:pPr>
          </w:p>
          <w:p w14:paraId="49AB41D8" w14:textId="77777777" w:rsidR="007837A3" w:rsidRDefault="007837A3" w:rsidP="00C81F9B">
            <w:pPr>
              <w:rPr>
                <w:rFonts w:eastAsia="Calibri"/>
                <w:b/>
                <w:bCs/>
                <w:lang w:bidi="ar-LB"/>
              </w:rPr>
            </w:pPr>
          </w:p>
          <w:p w14:paraId="4A09C50C" w14:textId="77777777" w:rsidR="007837A3" w:rsidRDefault="007837A3" w:rsidP="00C81F9B">
            <w:pPr>
              <w:rPr>
                <w:rFonts w:eastAsia="Calibri"/>
                <w:b/>
                <w:bCs/>
                <w:lang w:bidi="ar-LB"/>
              </w:rPr>
            </w:pPr>
          </w:p>
          <w:p w14:paraId="73D9456F" w14:textId="77777777" w:rsidR="007837A3" w:rsidRDefault="007837A3" w:rsidP="00C81F9B">
            <w:pPr>
              <w:rPr>
                <w:rFonts w:eastAsia="Calibri"/>
                <w:b/>
                <w:bCs/>
                <w:lang w:bidi="ar-LB"/>
              </w:rPr>
            </w:pPr>
          </w:p>
          <w:p w14:paraId="714998A0" w14:textId="77777777" w:rsidR="007837A3" w:rsidRDefault="007837A3" w:rsidP="00C81F9B">
            <w:pPr>
              <w:rPr>
                <w:rFonts w:eastAsia="Calibri"/>
                <w:b/>
                <w:bCs/>
                <w:lang w:bidi="ar-LB"/>
              </w:rPr>
            </w:pPr>
          </w:p>
          <w:p w14:paraId="2F712225" w14:textId="77777777" w:rsidR="007837A3" w:rsidRDefault="007837A3" w:rsidP="00C81F9B">
            <w:pPr>
              <w:rPr>
                <w:rFonts w:eastAsia="Calibri"/>
                <w:b/>
                <w:bCs/>
                <w:lang w:bidi="ar-LB"/>
              </w:rPr>
            </w:pPr>
          </w:p>
          <w:p w14:paraId="2237AE33" w14:textId="77777777" w:rsidR="007837A3" w:rsidRDefault="007837A3" w:rsidP="00C81F9B">
            <w:pPr>
              <w:rPr>
                <w:rFonts w:eastAsia="Calibri"/>
                <w:b/>
                <w:bCs/>
                <w:lang w:bidi="ar-LB"/>
              </w:rPr>
            </w:pPr>
          </w:p>
          <w:p w14:paraId="4D229C50" w14:textId="77777777" w:rsidR="007837A3" w:rsidRDefault="007837A3" w:rsidP="00C81F9B">
            <w:pPr>
              <w:rPr>
                <w:rFonts w:eastAsia="Calibri"/>
                <w:b/>
                <w:bCs/>
                <w:lang w:bidi="ar-LB"/>
              </w:rPr>
            </w:pPr>
          </w:p>
          <w:p w14:paraId="43D39555" w14:textId="77777777" w:rsidR="007837A3" w:rsidRDefault="007837A3" w:rsidP="00C81F9B">
            <w:pPr>
              <w:rPr>
                <w:rFonts w:eastAsia="Calibri"/>
                <w:b/>
                <w:bCs/>
                <w:lang w:bidi="ar-LB"/>
              </w:rPr>
            </w:pPr>
          </w:p>
          <w:p w14:paraId="2714C9C7" w14:textId="77777777" w:rsidR="007837A3" w:rsidRDefault="007837A3" w:rsidP="00C81F9B">
            <w:pPr>
              <w:rPr>
                <w:rFonts w:eastAsia="Calibri"/>
                <w:b/>
                <w:bCs/>
                <w:lang w:bidi="ar-LB"/>
              </w:rPr>
            </w:pPr>
          </w:p>
          <w:p w14:paraId="638DA059" w14:textId="77777777" w:rsidR="007837A3" w:rsidRDefault="007837A3" w:rsidP="00C81F9B">
            <w:pPr>
              <w:rPr>
                <w:rFonts w:eastAsia="Calibri"/>
                <w:b/>
                <w:bCs/>
                <w:lang w:bidi="ar-LB"/>
              </w:rPr>
            </w:pPr>
          </w:p>
          <w:p w14:paraId="4B4D53FE" w14:textId="77777777" w:rsidR="007837A3" w:rsidRDefault="007837A3" w:rsidP="00C81F9B">
            <w:pPr>
              <w:rPr>
                <w:rFonts w:eastAsia="Calibri"/>
                <w:b/>
                <w:bCs/>
                <w:lang w:bidi="ar-LB"/>
              </w:rPr>
            </w:pPr>
          </w:p>
          <w:p w14:paraId="709C130F" w14:textId="77777777" w:rsidR="007837A3" w:rsidRDefault="007837A3" w:rsidP="00C81F9B">
            <w:pPr>
              <w:rPr>
                <w:rFonts w:eastAsia="Calibri"/>
                <w:b/>
                <w:bCs/>
                <w:lang w:bidi="ar-LB"/>
              </w:rPr>
            </w:pPr>
          </w:p>
          <w:p w14:paraId="2E9413D9" w14:textId="77777777" w:rsidR="007837A3" w:rsidRDefault="007837A3" w:rsidP="00C81F9B">
            <w:pPr>
              <w:rPr>
                <w:rFonts w:eastAsia="Calibri"/>
                <w:b/>
                <w:bCs/>
                <w:lang w:bidi="ar-LB"/>
              </w:rPr>
            </w:pPr>
          </w:p>
          <w:p w14:paraId="01CA26CE" w14:textId="77777777" w:rsidR="007837A3" w:rsidRDefault="007837A3" w:rsidP="00C81F9B">
            <w:pPr>
              <w:rPr>
                <w:rFonts w:eastAsia="Calibri"/>
                <w:b/>
                <w:bCs/>
                <w:lang w:bidi="ar-LB"/>
              </w:rPr>
            </w:pPr>
          </w:p>
          <w:p w14:paraId="433F5E70" w14:textId="77777777" w:rsidR="007837A3" w:rsidRDefault="007837A3" w:rsidP="00C81F9B">
            <w:pPr>
              <w:rPr>
                <w:rFonts w:eastAsia="Calibri"/>
                <w:b/>
                <w:bCs/>
                <w:lang w:bidi="ar-LB"/>
              </w:rPr>
            </w:pPr>
          </w:p>
          <w:p w14:paraId="7116D1F8" w14:textId="77777777" w:rsidR="007837A3" w:rsidRDefault="007837A3" w:rsidP="00C81F9B">
            <w:pPr>
              <w:rPr>
                <w:rFonts w:eastAsia="Calibri"/>
                <w:b/>
                <w:bCs/>
                <w:lang w:bidi="ar-LB"/>
              </w:rPr>
            </w:pPr>
          </w:p>
          <w:p w14:paraId="1381FB6D" w14:textId="77777777" w:rsidR="007837A3" w:rsidRDefault="007837A3" w:rsidP="00C81F9B">
            <w:pPr>
              <w:rPr>
                <w:rFonts w:eastAsia="Calibri"/>
                <w:b/>
                <w:bCs/>
                <w:lang w:bidi="ar-LB"/>
              </w:rPr>
            </w:pPr>
          </w:p>
          <w:p w14:paraId="7C974076" w14:textId="77777777" w:rsidR="007837A3" w:rsidRDefault="007837A3" w:rsidP="00C81F9B">
            <w:pPr>
              <w:rPr>
                <w:rFonts w:eastAsia="Calibri"/>
                <w:b/>
                <w:bCs/>
                <w:lang w:bidi="ar-LB"/>
              </w:rPr>
            </w:pPr>
          </w:p>
          <w:p w14:paraId="5190F417" w14:textId="77777777" w:rsidR="007837A3" w:rsidRDefault="007837A3" w:rsidP="00C81F9B">
            <w:pPr>
              <w:rPr>
                <w:rFonts w:eastAsia="Calibri"/>
                <w:b/>
                <w:bCs/>
                <w:lang w:bidi="ar-LB"/>
              </w:rPr>
            </w:pPr>
          </w:p>
          <w:p w14:paraId="40F0EEB2" w14:textId="77777777" w:rsidR="007837A3" w:rsidRDefault="007837A3" w:rsidP="00C81F9B">
            <w:pPr>
              <w:rPr>
                <w:rFonts w:eastAsia="Calibri"/>
                <w:b/>
                <w:bCs/>
                <w:lang w:bidi="ar-LB"/>
              </w:rPr>
            </w:pPr>
          </w:p>
          <w:p w14:paraId="7602026B" w14:textId="77777777" w:rsidR="007837A3" w:rsidRDefault="007837A3" w:rsidP="00C81F9B">
            <w:pPr>
              <w:rPr>
                <w:rFonts w:eastAsia="Calibri"/>
                <w:b/>
                <w:bCs/>
                <w:lang w:bidi="ar-LB"/>
              </w:rPr>
            </w:pPr>
          </w:p>
          <w:p w14:paraId="4623C851" w14:textId="77777777" w:rsidR="007837A3" w:rsidRDefault="007837A3" w:rsidP="00C81F9B">
            <w:pPr>
              <w:rPr>
                <w:rFonts w:eastAsia="Calibri"/>
                <w:b/>
                <w:bCs/>
                <w:lang w:bidi="ar-LB"/>
              </w:rPr>
            </w:pPr>
          </w:p>
          <w:p w14:paraId="65C8B898" w14:textId="77777777" w:rsidR="007837A3" w:rsidRDefault="007837A3" w:rsidP="00C81F9B">
            <w:pPr>
              <w:rPr>
                <w:rFonts w:eastAsia="Calibri"/>
                <w:b/>
                <w:bCs/>
                <w:lang w:bidi="ar-LB"/>
              </w:rPr>
            </w:pPr>
          </w:p>
          <w:p w14:paraId="605E9202" w14:textId="77777777" w:rsidR="007837A3" w:rsidRDefault="007837A3" w:rsidP="00C81F9B">
            <w:pPr>
              <w:rPr>
                <w:rFonts w:eastAsia="Calibri"/>
                <w:b/>
                <w:bCs/>
                <w:lang w:bidi="ar-LB"/>
              </w:rPr>
            </w:pPr>
          </w:p>
          <w:p w14:paraId="27143B0F" w14:textId="77777777" w:rsidR="007837A3" w:rsidRDefault="007837A3" w:rsidP="00C81F9B">
            <w:pPr>
              <w:rPr>
                <w:rFonts w:eastAsia="Calibri"/>
                <w:b/>
                <w:bCs/>
                <w:lang w:bidi="ar-LB"/>
              </w:rPr>
            </w:pPr>
          </w:p>
          <w:p w14:paraId="4E2A6A3E" w14:textId="77777777" w:rsidR="007837A3" w:rsidRPr="000D57F9" w:rsidRDefault="007837A3" w:rsidP="00C81F9B">
            <w:pPr>
              <w:rPr>
                <w:rFonts w:cstheme="minorHAnsi"/>
                <w:iCs/>
                <w:szCs w:val="24"/>
                <w:lang w:bidi="ar-LB"/>
              </w:rPr>
            </w:pPr>
            <w:r>
              <w:rPr>
                <w:rFonts w:eastAsia="Calibri"/>
                <w:b/>
                <w:bCs/>
              </w:rPr>
              <w:t>Step63</w:t>
            </w:r>
            <w:r w:rsidRPr="00837B87">
              <w:rPr>
                <w:rFonts w:eastAsia="Calibri"/>
                <w:b/>
                <w:bCs/>
              </w:rPr>
              <w:t>:</w:t>
            </w:r>
            <w:commentRangeStart w:id="53"/>
            <w:commentRangeStart w:id="54"/>
            <w:commentRangeStart w:id="55"/>
            <w:r>
              <w:rPr>
                <w:rFonts w:eastAsia="Calibri"/>
              </w:rPr>
              <w:t xml:space="preserve"> user </w:t>
            </w:r>
            <w:r w:rsidRPr="00E15FA1">
              <w:rPr>
                <w:rFonts w:eastAsia="Calibri"/>
              </w:rPr>
              <w:t>will</w:t>
            </w:r>
            <w:r>
              <w:rPr>
                <w:rFonts w:eastAsia="Calibri"/>
              </w:rPr>
              <w:t xml:space="preserve"> keep repeat the process until all ways in the tree receive to the close action</w:t>
            </w:r>
            <w:commentRangeEnd w:id="53"/>
            <w:r>
              <w:rPr>
                <w:rStyle w:val="CommentReference"/>
                <w:rFonts w:asciiTheme="minorHAnsi" w:eastAsiaTheme="minorHAnsi" w:hAnsiTheme="minorHAnsi"/>
                <w:color w:val="auto"/>
              </w:rPr>
              <w:commentReference w:id="53"/>
            </w:r>
            <w:commentRangeEnd w:id="54"/>
            <w:r>
              <w:rPr>
                <w:rStyle w:val="CommentReference"/>
                <w:rFonts w:asciiTheme="minorHAnsi" w:eastAsiaTheme="minorHAnsi" w:hAnsiTheme="minorHAnsi"/>
                <w:color w:val="auto"/>
              </w:rPr>
              <w:commentReference w:id="54"/>
            </w:r>
            <w:commentRangeEnd w:id="55"/>
            <w:r>
              <w:rPr>
                <w:rStyle w:val="CommentReference"/>
                <w:rFonts w:asciiTheme="minorHAnsi" w:eastAsiaTheme="minorHAnsi" w:hAnsiTheme="minorHAnsi"/>
                <w:color w:val="auto"/>
                <w:rtl/>
              </w:rPr>
              <w:commentReference w:id="55"/>
            </w:r>
          </w:p>
          <w:p w14:paraId="4C3AA46A" w14:textId="77777777" w:rsidR="007837A3" w:rsidRPr="00C27B2F" w:rsidRDefault="007837A3" w:rsidP="00C81F9B">
            <w:pPr>
              <w:rPr>
                <w:rFonts w:eastAsia="Calibri"/>
                <w:b/>
                <w:bCs/>
                <w:lang w:bidi="ar-LB"/>
              </w:rPr>
            </w:pPr>
          </w:p>
        </w:tc>
        <w:tc>
          <w:tcPr>
            <w:tcW w:w="3064" w:type="dxa"/>
            <w:tcBorders>
              <w:top w:val="single" w:sz="4" w:space="0" w:color="9EA2A6"/>
              <w:left w:val="single" w:sz="4" w:space="0" w:color="9EA2A6"/>
              <w:bottom w:val="single" w:sz="4" w:space="0" w:color="9EA2A6"/>
              <w:right w:val="single" w:sz="4" w:space="0" w:color="9EA2A6"/>
            </w:tcBorders>
            <w:shd w:val="clear" w:color="auto" w:fill="FFFFFF"/>
          </w:tcPr>
          <w:p w14:paraId="00C252D3" w14:textId="77777777" w:rsidR="007837A3" w:rsidRDefault="007837A3" w:rsidP="00C81F9B">
            <w:pPr>
              <w:rPr>
                <w:rFonts w:cstheme="minorHAnsi"/>
                <w:iCs/>
                <w:szCs w:val="24"/>
                <w:lang w:bidi="ar-LB"/>
              </w:rPr>
            </w:pPr>
          </w:p>
          <w:p w14:paraId="39F013BD" w14:textId="77777777" w:rsidR="007837A3" w:rsidRDefault="007837A3" w:rsidP="00C81F9B">
            <w:pPr>
              <w:rPr>
                <w:rFonts w:cstheme="minorHAnsi"/>
                <w:iCs/>
                <w:szCs w:val="24"/>
                <w:rtl/>
                <w:lang w:bidi="ar-LB"/>
              </w:rPr>
            </w:pPr>
          </w:p>
          <w:p w14:paraId="4A31FE25" w14:textId="77777777" w:rsidR="007837A3" w:rsidRDefault="007837A3" w:rsidP="00C81F9B">
            <w:pPr>
              <w:rPr>
                <w:rFonts w:cstheme="minorHAnsi"/>
                <w:iCs/>
                <w:szCs w:val="24"/>
                <w:lang w:bidi="ar-LB"/>
              </w:rPr>
            </w:pPr>
          </w:p>
          <w:p w14:paraId="7AEFB77E" w14:textId="77777777" w:rsidR="007837A3" w:rsidRDefault="007837A3" w:rsidP="00C81F9B">
            <w:pPr>
              <w:rPr>
                <w:rFonts w:cstheme="minorHAnsi"/>
                <w:iCs/>
                <w:szCs w:val="24"/>
                <w:lang w:bidi="ar-LB"/>
              </w:rPr>
            </w:pPr>
            <w:r w:rsidRPr="00A778BE">
              <w:rPr>
                <w:rFonts w:eastAsia="Calibri"/>
                <w:b/>
                <w:bCs/>
              </w:rPr>
              <w:t>Step2:</w:t>
            </w:r>
            <w:r>
              <w:rPr>
                <w:rFonts w:cstheme="minorHAnsi"/>
                <w:iCs/>
                <w:szCs w:val="24"/>
                <w:lang w:bidi="ar-LB"/>
              </w:rPr>
              <w:t xml:space="preserve"> system will display an interface containing:</w:t>
            </w:r>
          </w:p>
          <w:p w14:paraId="595F45BF"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Pr>
                <w:rFonts w:ascii="Calibri" w:eastAsiaTheme="minorEastAsia" w:hAnsi="Calibri" w:cstheme="minorHAnsi"/>
                <w:iCs/>
                <w:color w:val="4D5154" w:themeColor="text1" w:themeTint="BF"/>
                <w:sz w:val="24"/>
                <w:szCs w:val="24"/>
                <w:lang w:bidi="ar-LB"/>
              </w:rPr>
              <w:t>Input text to add phase name which will contain several actions.</w:t>
            </w:r>
          </w:p>
          <w:p w14:paraId="37039CA9"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Pr>
                <w:rFonts w:ascii="Calibri" w:eastAsiaTheme="minorEastAsia" w:hAnsi="Calibri" w:cstheme="minorHAnsi"/>
                <w:iCs/>
                <w:color w:val="4D5154" w:themeColor="text1" w:themeTint="BF"/>
                <w:sz w:val="24"/>
                <w:szCs w:val="24"/>
                <w:lang w:bidi="ar-LB"/>
              </w:rPr>
              <w:t xml:space="preserve">Drop down list to select the current action (if the workflow has type so the first current action </w:t>
            </w:r>
            <w:r>
              <w:rPr>
                <w:rFonts w:ascii="Calibri" w:eastAsiaTheme="minorEastAsia" w:hAnsi="Calibri" w:cstheme="minorHAnsi" w:hint="cs"/>
                <w:iCs/>
                <w:color w:val="4D5154" w:themeColor="text1" w:themeTint="BF"/>
                <w:sz w:val="24"/>
                <w:szCs w:val="24"/>
                <w:lang w:bidi="ar-LB"/>
              </w:rPr>
              <w:t>will</w:t>
            </w:r>
            <w:r>
              <w:rPr>
                <w:rFonts w:ascii="Calibri" w:eastAsiaTheme="minorEastAsia" w:hAnsi="Calibri" w:cstheme="minorHAnsi"/>
                <w:iCs/>
                <w:color w:val="4D5154" w:themeColor="text1" w:themeTint="BF"/>
                <w:sz w:val="24"/>
                <w:szCs w:val="24"/>
                <w:lang w:bidi="ar-LB"/>
              </w:rPr>
              <w:t xml:space="preserve"> be selected and it will be “select type”)</w:t>
            </w:r>
          </w:p>
          <w:p w14:paraId="209DC4EE" w14:textId="77777777" w:rsidR="007837A3" w:rsidRPr="00CF0F41" w:rsidRDefault="007837A3" w:rsidP="00C81F9B">
            <w:pPr>
              <w:rPr>
                <w:rFonts w:cstheme="minorHAnsi"/>
                <w:iCs/>
                <w:szCs w:val="24"/>
                <w:lang w:bidi="ar-LB"/>
              </w:rPr>
            </w:pPr>
            <w:r>
              <w:rPr>
                <w:rFonts w:cstheme="minorHAnsi"/>
                <w:iCs/>
                <w:szCs w:val="24"/>
                <w:lang w:bidi="ar-LB"/>
              </w:rPr>
              <w:t>Ex: the first action is selected type and there are two types (t1, t2)</w:t>
            </w:r>
          </w:p>
          <w:p w14:paraId="5F98A784" w14:textId="77777777" w:rsidR="007837A3" w:rsidRDefault="007837A3" w:rsidP="00C81F9B">
            <w:pPr>
              <w:rPr>
                <w:rFonts w:cstheme="minorHAnsi"/>
                <w:iCs/>
                <w:szCs w:val="24"/>
                <w:lang w:bidi="ar-LB"/>
              </w:rPr>
            </w:pPr>
          </w:p>
          <w:p w14:paraId="7E5F509C" w14:textId="77777777" w:rsidR="007837A3" w:rsidRDefault="007837A3" w:rsidP="00C81F9B">
            <w:pPr>
              <w:rPr>
                <w:rFonts w:cstheme="minorHAnsi"/>
                <w:iCs/>
                <w:szCs w:val="24"/>
                <w:lang w:bidi="ar-LB"/>
              </w:rPr>
            </w:pPr>
          </w:p>
          <w:p w14:paraId="29A472D3" w14:textId="77777777" w:rsidR="007837A3" w:rsidRDefault="007837A3" w:rsidP="00C81F9B">
            <w:pPr>
              <w:rPr>
                <w:rFonts w:cstheme="minorHAnsi"/>
                <w:iCs/>
                <w:szCs w:val="24"/>
                <w:lang w:bidi="ar-LB"/>
              </w:rPr>
            </w:pPr>
          </w:p>
          <w:p w14:paraId="24D5CFC3" w14:textId="77777777" w:rsidR="007837A3" w:rsidRDefault="007837A3" w:rsidP="00C81F9B">
            <w:pPr>
              <w:rPr>
                <w:rFonts w:cstheme="minorHAnsi"/>
                <w:iCs/>
                <w:szCs w:val="24"/>
                <w:lang w:bidi="ar-LB"/>
              </w:rPr>
            </w:pPr>
          </w:p>
          <w:p w14:paraId="39902DC7" w14:textId="77777777" w:rsidR="007837A3" w:rsidRPr="00396740" w:rsidRDefault="007837A3" w:rsidP="00C81F9B">
            <w:pPr>
              <w:rPr>
                <w:rFonts w:eastAsia="Calibri"/>
                <w:b/>
                <w:bCs/>
              </w:rPr>
            </w:pPr>
            <w:r w:rsidRPr="00396740">
              <w:rPr>
                <w:rFonts w:eastAsia="Calibri"/>
                <w:b/>
                <w:bCs/>
              </w:rPr>
              <w:t>Step 4:</w:t>
            </w:r>
          </w:p>
          <w:p w14:paraId="6B38FF23" w14:textId="77777777" w:rsidR="007837A3" w:rsidRDefault="007837A3" w:rsidP="00C81F9B">
            <w:pPr>
              <w:rPr>
                <w:rFonts w:cstheme="minorHAnsi"/>
                <w:iCs/>
                <w:szCs w:val="24"/>
                <w:lang w:bidi="ar-LB"/>
              </w:rPr>
            </w:pPr>
            <w:r w:rsidRPr="008E5A1F">
              <w:rPr>
                <w:rFonts w:cstheme="minorHAnsi"/>
                <w:iCs/>
                <w:szCs w:val="24"/>
                <w:lang w:bidi="ar-LB"/>
              </w:rPr>
              <w:t xml:space="preserve">If the current action has types, or options. </w:t>
            </w:r>
            <w:r>
              <w:rPr>
                <w:rFonts w:cstheme="minorHAnsi"/>
                <w:iCs/>
                <w:szCs w:val="24"/>
                <w:lang w:bidi="ar-LB"/>
              </w:rPr>
              <w:t>The system will display</w:t>
            </w:r>
          </w:p>
          <w:p w14:paraId="04A0C560"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text box for each item or option and “add way” button next to each one</w:t>
            </w:r>
          </w:p>
          <w:p w14:paraId="26C09778" w14:textId="77777777" w:rsidR="007837A3" w:rsidRDefault="007837A3" w:rsidP="00C81F9B">
            <w:pPr>
              <w:rPr>
                <w:rFonts w:cstheme="minorHAnsi"/>
                <w:iCs/>
                <w:szCs w:val="24"/>
                <w:lang w:bidi="ar-LB"/>
              </w:rPr>
            </w:pPr>
            <w:r>
              <w:rPr>
                <w:rFonts w:cstheme="minorHAnsi"/>
                <w:iCs/>
                <w:szCs w:val="24"/>
                <w:lang w:bidi="ar-LB"/>
              </w:rPr>
              <w:t>Ex: the system will display:</w:t>
            </w:r>
          </w:p>
          <w:p w14:paraId="457F94C9" w14:textId="77777777" w:rsidR="007837A3" w:rsidRPr="00CF0F41"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CF0F41">
              <w:rPr>
                <w:rFonts w:ascii="Calibri" w:eastAsiaTheme="minorEastAsia" w:hAnsi="Calibri" w:cstheme="minorHAnsi"/>
                <w:iCs/>
                <w:color w:val="4D5154" w:themeColor="text1" w:themeTint="BF"/>
                <w:sz w:val="24"/>
                <w:szCs w:val="24"/>
                <w:lang w:bidi="ar-LB"/>
              </w:rPr>
              <w:t>text box holding “t1” value and “add way” button next to it</w:t>
            </w:r>
          </w:p>
          <w:p w14:paraId="4A7BB3B8" w14:textId="77777777" w:rsidR="007837A3" w:rsidRPr="00CF0F41"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CF0F41">
              <w:rPr>
                <w:rFonts w:ascii="Calibri" w:eastAsiaTheme="minorEastAsia" w:hAnsi="Calibri" w:cstheme="minorHAnsi"/>
                <w:iCs/>
                <w:color w:val="4D5154" w:themeColor="text1" w:themeTint="BF"/>
                <w:sz w:val="24"/>
                <w:szCs w:val="24"/>
                <w:lang w:bidi="ar-LB"/>
              </w:rPr>
              <w:t>text box holding “t2” value and “add way” button next to it</w:t>
            </w:r>
          </w:p>
          <w:p w14:paraId="06AA6560" w14:textId="77777777" w:rsidR="007837A3" w:rsidRDefault="007837A3" w:rsidP="00C81F9B">
            <w:pPr>
              <w:rPr>
                <w:rFonts w:cstheme="minorHAnsi"/>
                <w:iCs/>
                <w:szCs w:val="24"/>
                <w:lang w:bidi="ar-LB"/>
              </w:rPr>
            </w:pPr>
            <w:r w:rsidRPr="008E5A1F">
              <w:rPr>
                <w:rFonts w:cstheme="minorHAnsi"/>
                <w:iCs/>
                <w:szCs w:val="24"/>
                <w:lang w:bidi="ar-LB"/>
              </w:rPr>
              <w:t xml:space="preserve">If the action doesn’t have </w:t>
            </w:r>
            <w:r>
              <w:rPr>
                <w:rFonts w:cstheme="minorHAnsi"/>
                <w:iCs/>
                <w:szCs w:val="24"/>
                <w:lang w:bidi="ar-LB"/>
              </w:rPr>
              <w:t>types</w:t>
            </w:r>
            <w:r w:rsidRPr="008E5A1F">
              <w:rPr>
                <w:rFonts w:cstheme="minorHAnsi"/>
                <w:iCs/>
                <w:szCs w:val="24"/>
                <w:lang w:bidi="ar-LB"/>
              </w:rPr>
              <w:t xml:space="preserve"> or option</w:t>
            </w:r>
            <w:r>
              <w:rPr>
                <w:rFonts w:cstheme="minorHAnsi"/>
                <w:iCs/>
                <w:szCs w:val="24"/>
                <w:lang w:bidi="ar-LB"/>
              </w:rPr>
              <w:t>s.</w:t>
            </w:r>
          </w:p>
          <w:p w14:paraId="51FFCAF2" w14:textId="77777777" w:rsidR="007837A3" w:rsidRDefault="007837A3" w:rsidP="00C81F9B">
            <w:pPr>
              <w:rPr>
                <w:rFonts w:cstheme="minorHAnsi"/>
                <w:iCs/>
                <w:szCs w:val="24"/>
                <w:lang w:bidi="ar-LB"/>
              </w:rPr>
            </w:pPr>
            <w:r>
              <w:rPr>
                <w:rFonts w:cstheme="minorHAnsi"/>
                <w:iCs/>
                <w:szCs w:val="24"/>
                <w:lang w:bidi="ar-LB"/>
              </w:rPr>
              <w:t>System will display</w:t>
            </w:r>
          </w:p>
          <w:p w14:paraId="5D199328" w14:textId="77777777" w:rsidR="007837A3" w:rsidRPr="00A778BE"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“add way” button</w:t>
            </w:r>
          </w:p>
          <w:p w14:paraId="392F5F4A" w14:textId="77777777" w:rsidR="007837A3" w:rsidRDefault="007837A3" w:rsidP="00C81F9B">
            <w:pPr>
              <w:rPr>
                <w:rFonts w:cstheme="minorHAnsi"/>
                <w:iCs/>
                <w:szCs w:val="24"/>
                <w:lang w:bidi="ar-LB"/>
              </w:rPr>
            </w:pPr>
            <w:r>
              <w:rPr>
                <w:rFonts w:cstheme="minorHAnsi"/>
                <w:iCs/>
                <w:szCs w:val="24"/>
                <w:lang w:bidi="ar-LB"/>
              </w:rPr>
              <w:t>Also the interface will contain</w:t>
            </w:r>
          </w:p>
          <w:p w14:paraId="69677A17"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“New current action” button but it is disabled button</w:t>
            </w:r>
          </w:p>
          <w:p w14:paraId="41C3A6E3" w14:textId="77777777" w:rsidR="007837A3" w:rsidRPr="000D57F9"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 xml:space="preserve">“New </w:t>
            </w:r>
            <w:r>
              <w:rPr>
                <w:rFonts w:ascii="Calibri" w:eastAsiaTheme="minorEastAsia" w:hAnsi="Calibri" w:cstheme="minorHAnsi"/>
                <w:iCs/>
                <w:color w:val="4D5154" w:themeColor="text1" w:themeTint="BF"/>
                <w:sz w:val="24"/>
                <w:szCs w:val="24"/>
                <w:lang w:bidi="ar-LB"/>
              </w:rPr>
              <w:t>Phase</w:t>
            </w:r>
            <w:r w:rsidRPr="00A778BE">
              <w:rPr>
                <w:rFonts w:ascii="Calibri" w:eastAsiaTheme="minorEastAsia" w:hAnsi="Calibri" w:cstheme="minorHAnsi"/>
                <w:iCs/>
                <w:color w:val="4D5154" w:themeColor="text1" w:themeTint="BF"/>
                <w:sz w:val="24"/>
                <w:szCs w:val="24"/>
                <w:lang w:bidi="ar-LB"/>
              </w:rPr>
              <w:t>” button but it is disabled button</w:t>
            </w:r>
          </w:p>
          <w:p w14:paraId="09E626D6" w14:textId="77777777" w:rsidR="007837A3" w:rsidRDefault="007837A3" w:rsidP="00C81F9B">
            <w:pPr>
              <w:rPr>
                <w:rFonts w:cstheme="minorHAnsi"/>
                <w:iCs/>
                <w:szCs w:val="24"/>
                <w:lang w:bidi="ar-LB"/>
              </w:rPr>
            </w:pPr>
          </w:p>
          <w:p w14:paraId="5D6CA772" w14:textId="77777777" w:rsidR="007837A3" w:rsidRDefault="007837A3" w:rsidP="00C81F9B">
            <w:pPr>
              <w:rPr>
                <w:rFonts w:cstheme="minorHAnsi"/>
                <w:iCs/>
                <w:szCs w:val="24"/>
                <w:lang w:bidi="ar-LB"/>
              </w:rPr>
            </w:pPr>
          </w:p>
          <w:p w14:paraId="2C60BA19" w14:textId="77777777" w:rsidR="007837A3" w:rsidRDefault="007837A3" w:rsidP="00C81F9B">
            <w:pPr>
              <w:rPr>
                <w:rFonts w:cstheme="minorHAnsi"/>
                <w:iCs/>
                <w:szCs w:val="24"/>
                <w:lang w:bidi="ar-LB"/>
              </w:rPr>
            </w:pPr>
          </w:p>
          <w:p w14:paraId="15D02A53" w14:textId="77777777" w:rsidR="007837A3" w:rsidRDefault="007837A3" w:rsidP="00C81F9B">
            <w:pPr>
              <w:rPr>
                <w:rFonts w:cstheme="minorHAnsi"/>
                <w:iCs/>
                <w:szCs w:val="24"/>
                <w:lang w:bidi="ar-LB"/>
              </w:rPr>
            </w:pPr>
            <w:r w:rsidRPr="00A778BE">
              <w:rPr>
                <w:rFonts w:eastAsia="Calibri"/>
                <w:b/>
                <w:bCs/>
              </w:rPr>
              <w:t>Step</w:t>
            </w:r>
            <w:r>
              <w:rPr>
                <w:rFonts w:eastAsia="Calibri"/>
                <w:b/>
                <w:bCs/>
              </w:rPr>
              <w:t>6</w:t>
            </w:r>
            <w:r w:rsidRPr="00A778BE">
              <w:rPr>
                <w:rFonts w:eastAsia="Calibri"/>
                <w:b/>
                <w:bCs/>
              </w:rPr>
              <w:t>:</w:t>
            </w:r>
            <w:r>
              <w:rPr>
                <w:rFonts w:cstheme="minorHAnsi"/>
                <w:iCs/>
                <w:szCs w:val="24"/>
                <w:lang w:bidi="ar-LB"/>
              </w:rPr>
              <w:t xml:space="preserve"> system will display a popup contain</w:t>
            </w:r>
          </w:p>
          <w:p w14:paraId="6DF47270" w14:textId="77777777" w:rsidR="007837A3" w:rsidRDefault="007837A3" w:rsidP="00C81F9B">
            <w:pPr>
              <w:rPr>
                <w:rFonts w:cstheme="minorHAnsi"/>
                <w:iCs/>
                <w:szCs w:val="24"/>
                <w:lang w:bidi="ar-LB"/>
              </w:rPr>
            </w:pPr>
            <w:r>
              <w:rPr>
                <w:rFonts w:cstheme="minorHAnsi"/>
                <w:iCs/>
                <w:szCs w:val="24"/>
                <w:lang w:bidi="ar-LB"/>
              </w:rPr>
              <w:t>Drop down list to select the relation Sequence or Parallel</w:t>
            </w:r>
          </w:p>
          <w:p w14:paraId="55D72D0B" w14:textId="77777777" w:rsidR="007837A3" w:rsidRDefault="007837A3" w:rsidP="00C81F9B">
            <w:pPr>
              <w:rPr>
                <w:rFonts w:cstheme="minorHAnsi"/>
                <w:iCs/>
                <w:szCs w:val="24"/>
                <w:lang w:bidi="ar-LB"/>
              </w:rPr>
            </w:pPr>
          </w:p>
          <w:p w14:paraId="3AE7F0AA" w14:textId="77777777" w:rsidR="007837A3" w:rsidRDefault="007837A3" w:rsidP="00C81F9B">
            <w:pPr>
              <w:rPr>
                <w:rFonts w:cstheme="minorHAnsi"/>
                <w:iCs/>
                <w:szCs w:val="24"/>
                <w:lang w:bidi="ar-LB"/>
              </w:rPr>
            </w:pPr>
          </w:p>
          <w:p w14:paraId="6F087249" w14:textId="77777777" w:rsidR="007837A3" w:rsidRDefault="007837A3" w:rsidP="00C81F9B">
            <w:pPr>
              <w:rPr>
                <w:rFonts w:cstheme="minorHAnsi"/>
                <w:iCs/>
                <w:szCs w:val="24"/>
                <w:lang w:bidi="ar-LB"/>
              </w:rPr>
            </w:pPr>
          </w:p>
          <w:p w14:paraId="32155421" w14:textId="77777777" w:rsidR="007837A3" w:rsidRDefault="007837A3" w:rsidP="00C81F9B">
            <w:pPr>
              <w:rPr>
                <w:rFonts w:cstheme="minorHAnsi"/>
                <w:iCs/>
                <w:szCs w:val="24"/>
                <w:lang w:bidi="ar-LB"/>
              </w:rPr>
            </w:pPr>
          </w:p>
          <w:p w14:paraId="77494855" w14:textId="77777777" w:rsidR="007837A3" w:rsidRDefault="007837A3" w:rsidP="00C81F9B">
            <w:pPr>
              <w:rPr>
                <w:rFonts w:cstheme="minorHAnsi"/>
                <w:iCs/>
                <w:szCs w:val="24"/>
                <w:lang w:bidi="ar-LB"/>
              </w:rPr>
            </w:pPr>
            <w:r w:rsidRPr="00A778BE">
              <w:rPr>
                <w:rFonts w:eastAsia="Calibri"/>
                <w:b/>
                <w:bCs/>
              </w:rPr>
              <w:t>Step</w:t>
            </w:r>
            <w:r>
              <w:rPr>
                <w:rFonts w:eastAsia="Calibri"/>
                <w:b/>
                <w:bCs/>
              </w:rPr>
              <w:t>8</w:t>
            </w:r>
            <w:r>
              <w:rPr>
                <w:rFonts w:cstheme="minorHAnsi"/>
                <w:iCs/>
                <w:szCs w:val="24"/>
                <w:lang w:bidi="ar-LB"/>
              </w:rPr>
              <w:t>: system will display a pop up contains</w:t>
            </w:r>
          </w:p>
          <w:p w14:paraId="5168D69F"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 xml:space="preserve">Drop down list to select the next action/s </w:t>
            </w:r>
          </w:p>
          <w:p w14:paraId="3DFE6169"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If the selected operation is Sequence the list will be to select one action, else if the relation is parallel so the list will be multi choice and user has to select two actions at least</w:t>
            </w:r>
          </w:p>
          <w:p w14:paraId="62EBD634" w14:textId="77777777" w:rsidR="007837A3" w:rsidRPr="00B730A5"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Save button</w:t>
            </w:r>
          </w:p>
          <w:p w14:paraId="0C8579A9" w14:textId="77777777" w:rsidR="007837A3" w:rsidRDefault="007837A3" w:rsidP="00C81F9B">
            <w:pPr>
              <w:rPr>
                <w:rFonts w:eastAsia="Calibri"/>
                <w:b/>
                <w:bCs/>
              </w:rPr>
            </w:pPr>
          </w:p>
          <w:p w14:paraId="77990A07" w14:textId="77777777" w:rsidR="007837A3" w:rsidRDefault="007837A3" w:rsidP="00C81F9B">
            <w:pPr>
              <w:rPr>
                <w:rFonts w:eastAsia="Calibri"/>
                <w:b/>
                <w:bCs/>
              </w:rPr>
            </w:pPr>
          </w:p>
          <w:p w14:paraId="4522B33E" w14:textId="77777777" w:rsidR="007837A3" w:rsidRDefault="007837A3" w:rsidP="00C81F9B">
            <w:pPr>
              <w:rPr>
                <w:rFonts w:eastAsia="Calibri"/>
                <w:b/>
                <w:bCs/>
              </w:rPr>
            </w:pPr>
          </w:p>
          <w:p w14:paraId="5F431F5F" w14:textId="77777777" w:rsidR="007837A3" w:rsidRDefault="007837A3" w:rsidP="00C81F9B">
            <w:pPr>
              <w:rPr>
                <w:rFonts w:eastAsia="Calibri"/>
                <w:b/>
                <w:bCs/>
              </w:rPr>
            </w:pPr>
          </w:p>
          <w:p w14:paraId="2D177527" w14:textId="77777777" w:rsidR="007837A3" w:rsidRDefault="007837A3" w:rsidP="00C81F9B">
            <w:pPr>
              <w:rPr>
                <w:rFonts w:eastAsia="Calibri"/>
                <w:b/>
                <w:bCs/>
              </w:rPr>
            </w:pPr>
          </w:p>
          <w:p w14:paraId="77F61362" w14:textId="77777777" w:rsidR="007837A3" w:rsidRDefault="007837A3" w:rsidP="00C81F9B">
            <w:pPr>
              <w:rPr>
                <w:rFonts w:eastAsia="Calibri"/>
                <w:b/>
                <w:bCs/>
              </w:rPr>
            </w:pPr>
          </w:p>
          <w:p w14:paraId="36529BFA" w14:textId="77777777" w:rsidR="007837A3" w:rsidRDefault="007837A3" w:rsidP="00C81F9B">
            <w:pPr>
              <w:rPr>
                <w:rFonts w:cstheme="minorHAnsi"/>
                <w:iCs/>
                <w:szCs w:val="24"/>
                <w:lang w:bidi="ar-LB"/>
              </w:rPr>
            </w:pPr>
            <w:r w:rsidRPr="00A778BE">
              <w:rPr>
                <w:rFonts w:eastAsia="Calibri"/>
                <w:b/>
                <w:bCs/>
              </w:rPr>
              <w:t>Step</w:t>
            </w:r>
            <w:r>
              <w:rPr>
                <w:rFonts w:eastAsia="Calibri"/>
                <w:b/>
                <w:bCs/>
              </w:rPr>
              <w:t>10</w:t>
            </w:r>
            <w:r>
              <w:rPr>
                <w:rFonts w:cstheme="minorHAnsi"/>
                <w:iCs/>
                <w:szCs w:val="24"/>
                <w:lang w:bidi="ar-LB"/>
              </w:rPr>
              <w:t>: system will close the pop up</w:t>
            </w:r>
          </w:p>
          <w:p w14:paraId="1A368596" w14:textId="77777777" w:rsidR="007837A3" w:rsidRDefault="007837A3" w:rsidP="00C81F9B">
            <w:pPr>
              <w:rPr>
                <w:rFonts w:cstheme="minorHAnsi"/>
                <w:iCs/>
                <w:szCs w:val="24"/>
                <w:lang w:bidi="ar-LB"/>
              </w:rPr>
            </w:pPr>
          </w:p>
          <w:p w14:paraId="38AF9513" w14:textId="77777777" w:rsidR="007837A3" w:rsidRDefault="007837A3" w:rsidP="00C81F9B">
            <w:pPr>
              <w:rPr>
                <w:rFonts w:cstheme="minorHAnsi"/>
                <w:iCs/>
                <w:szCs w:val="24"/>
                <w:lang w:bidi="ar-LB"/>
              </w:rPr>
            </w:pPr>
            <w:r>
              <w:rPr>
                <w:rFonts w:cstheme="minorHAnsi"/>
                <w:iCs/>
                <w:szCs w:val="24"/>
                <w:lang w:bidi="ar-LB"/>
              </w:rPr>
              <w:t xml:space="preserve">If the action has types or options, user has to add way to each one </w:t>
            </w:r>
          </w:p>
          <w:p w14:paraId="42F6BB9D" w14:textId="77777777" w:rsidR="007837A3" w:rsidRDefault="007837A3" w:rsidP="00C81F9B">
            <w:pPr>
              <w:rPr>
                <w:rFonts w:cstheme="minorHAnsi"/>
                <w:iCs/>
                <w:szCs w:val="24"/>
                <w:lang w:bidi="ar-LB"/>
              </w:rPr>
            </w:pPr>
            <w:r>
              <w:rPr>
                <w:rFonts w:cstheme="minorHAnsi"/>
                <w:iCs/>
                <w:szCs w:val="24"/>
                <w:lang w:bidi="ar-LB"/>
              </w:rPr>
              <w:t xml:space="preserve">Ex: user add way to the first type “t1” as we mentioned and then add way to second type “t2 and select sequence relation to “t2” then select the action “A3”, so the tree of workflow will be as the </w:t>
            </w:r>
            <w:commentRangeStart w:id="56"/>
            <w:commentRangeStart w:id="57"/>
            <w:r>
              <w:rPr>
                <w:rFonts w:cstheme="minorHAnsi"/>
                <w:iCs/>
                <w:szCs w:val="24"/>
                <w:lang w:bidi="ar-LB"/>
              </w:rPr>
              <w:t xml:space="preserve">figure </w:t>
            </w:r>
            <w:commentRangeEnd w:id="56"/>
            <w:r>
              <w:rPr>
                <w:rStyle w:val="CommentReference"/>
                <w:rFonts w:asciiTheme="minorHAnsi" w:eastAsiaTheme="minorHAnsi" w:hAnsiTheme="minorHAnsi"/>
                <w:color w:val="auto"/>
              </w:rPr>
              <w:commentReference w:id="56"/>
            </w:r>
            <w:commentRangeEnd w:id="57"/>
            <w:r>
              <w:rPr>
                <w:rStyle w:val="CommentReference"/>
                <w:rFonts w:asciiTheme="minorHAnsi" w:eastAsiaTheme="minorHAnsi" w:hAnsiTheme="minorHAnsi"/>
                <w:color w:val="auto"/>
              </w:rPr>
              <w:commentReference w:id="57"/>
            </w:r>
            <w:r>
              <w:rPr>
                <w:rFonts w:cstheme="minorHAnsi"/>
                <w:iCs/>
                <w:szCs w:val="24"/>
                <w:lang w:bidi="ar-LB"/>
              </w:rPr>
              <w:t>below:</w:t>
            </w:r>
          </w:p>
          <w:p w14:paraId="0E885B57" w14:textId="77777777" w:rsidR="007837A3" w:rsidRDefault="007837A3" w:rsidP="00C81F9B">
            <w:pPr>
              <w:rPr>
                <w:rFonts w:cstheme="minorHAnsi"/>
                <w:iCs/>
                <w:szCs w:val="24"/>
                <w:lang w:bidi="ar-LB"/>
              </w:rPr>
            </w:pPr>
            <w:r>
              <w:object w:dxaOrig="5580" w:dyaOrig="4500" w14:anchorId="1326EBEA">
                <v:shape id="_x0000_i1027" type="#_x0000_t75" style="width:2in;height:114pt" o:ole="">
                  <v:imagedata r:id="rId30" o:title=""/>
                </v:shape>
                <o:OLEObject Type="Embed" ProgID="Visio.Drawing.15" ShapeID="_x0000_i1027" DrawAspect="Content" ObjectID="_1711695499" r:id="rId31"/>
              </w:object>
            </w:r>
          </w:p>
          <w:p w14:paraId="2024E243" w14:textId="77777777" w:rsidR="007837A3" w:rsidRDefault="007837A3" w:rsidP="00C81F9B">
            <w:pPr>
              <w:rPr>
                <w:rFonts w:cstheme="minorHAnsi"/>
                <w:iCs/>
                <w:szCs w:val="24"/>
                <w:lang w:bidi="ar-LB"/>
              </w:rPr>
            </w:pPr>
          </w:p>
          <w:p w14:paraId="4208ED05" w14:textId="77777777" w:rsidR="007837A3" w:rsidRDefault="007837A3" w:rsidP="00C81F9B">
            <w:pPr>
              <w:rPr>
                <w:rFonts w:cstheme="minorHAnsi"/>
                <w:iCs/>
                <w:szCs w:val="24"/>
                <w:lang w:bidi="ar-LB"/>
              </w:rPr>
            </w:pPr>
            <w:r>
              <w:rPr>
                <w:rFonts w:cstheme="minorHAnsi"/>
                <w:iCs/>
                <w:szCs w:val="24"/>
                <w:lang w:bidi="ar-LB"/>
              </w:rPr>
              <w:t>If user add way to the current action or add way to each type or option of the current action</w:t>
            </w:r>
          </w:p>
          <w:p w14:paraId="6B79B9FF" w14:textId="77777777" w:rsidR="007837A3" w:rsidRDefault="007837A3" w:rsidP="00C81F9B">
            <w:pPr>
              <w:rPr>
                <w:rFonts w:cstheme="minorHAnsi"/>
                <w:iCs/>
                <w:szCs w:val="24"/>
                <w:lang w:bidi="ar-LB"/>
              </w:rPr>
            </w:pPr>
          </w:p>
          <w:p w14:paraId="37E15C08" w14:textId="77777777" w:rsidR="007837A3" w:rsidRDefault="007837A3" w:rsidP="00C81F9B">
            <w:pPr>
              <w:rPr>
                <w:rFonts w:cstheme="minorHAnsi"/>
                <w:iCs/>
                <w:szCs w:val="24"/>
                <w:lang w:bidi="ar-LB"/>
              </w:rPr>
            </w:pPr>
            <w:r>
              <w:rPr>
                <w:rFonts w:cstheme="minorHAnsi"/>
                <w:iCs/>
                <w:szCs w:val="24"/>
                <w:lang w:bidi="ar-LB"/>
              </w:rPr>
              <w:t>System will active “New current action” button and “New phase” button</w:t>
            </w:r>
          </w:p>
          <w:p w14:paraId="5B946410" w14:textId="77777777" w:rsidR="007837A3" w:rsidRDefault="007837A3" w:rsidP="00C81F9B">
            <w:pPr>
              <w:rPr>
                <w:rFonts w:cstheme="minorHAnsi"/>
                <w:iCs/>
                <w:szCs w:val="24"/>
                <w:lang w:bidi="ar-LB"/>
              </w:rPr>
            </w:pPr>
          </w:p>
          <w:p w14:paraId="66CFACC0" w14:textId="77777777" w:rsidR="007837A3" w:rsidRDefault="007837A3" w:rsidP="00C81F9B">
            <w:pPr>
              <w:rPr>
                <w:rFonts w:cstheme="minorHAnsi"/>
                <w:iCs/>
                <w:szCs w:val="24"/>
                <w:lang w:bidi="ar-LB"/>
              </w:rPr>
            </w:pPr>
          </w:p>
          <w:p w14:paraId="48233404" w14:textId="77777777" w:rsidR="007837A3" w:rsidRDefault="007837A3" w:rsidP="00C81F9B">
            <w:pPr>
              <w:rPr>
                <w:rFonts w:cstheme="minorHAnsi"/>
                <w:iCs/>
                <w:szCs w:val="24"/>
                <w:lang w:bidi="ar-LB"/>
              </w:rPr>
            </w:pPr>
          </w:p>
          <w:p w14:paraId="098F575F" w14:textId="77777777" w:rsidR="007837A3" w:rsidRDefault="007837A3" w:rsidP="00C81F9B">
            <w:pPr>
              <w:rPr>
                <w:rFonts w:cstheme="minorHAnsi"/>
                <w:iCs/>
                <w:szCs w:val="24"/>
                <w:lang w:bidi="ar-LB"/>
              </w:rPr>
            </w:pPr>
          </w:p>
          <w:p w14:paraId="5B1789CA" w14:textId="77777777" w:rsidR="007837A3" w:rsidRDefault="007837A3" w:rsidP="00C81F9B">
            <w:pPr>
              <w:rPr>
                <w:rFonts w:cstheme="minorHAnsi"/>
                <w:iCs/>
                <w:szCs w:val="24"/>
                <w:lang w:bidi="ar-LB"/>
              </w:rPr>
            </w:pPr>
          </w:p>
          <w:p w14:paraId="310DDFA7" w14:textId="77777777" w:rsidR="007837A3" w:rsidRDefault="007837A3" w:rsidP="00C81F9B">
            <w:pPr>
              <w:rPr>
                <w:rFonts w:cstheme="minorHAnsi"/>
                <w:iCs/>
                <w:szCs w:val="24"/>
                <w:lang w:bidi="ar-LB"/>
              </w:rPr>
            </w:pPr>
          </w:p>
          <w:p w14:paraId="7C49D844" w14:textId="77777777" w:rsidR="007837A3" w:rsidRDefault="007837A3" w:rsidP="00C81F9B">
            <w:pPr>
              <w:rPr>
                <w:rFonts w:cstheme="minorHAnsi"/>
                <w:iCs/>
                <w:szCs w:val="24"/>
                <w:lang w:bidi="ar-LB"/>
              </w:rPr>
            </w:pPr>
          </w:p>
          <w:p w14:paraId="37FA974C" w14:textId="77777777" w:rsidR="007837A3" w:rsidRDefault="007837A3" w:rsidP="00C81F9B">
            <w:pPr>
              <w:rPr>
                <w:rFonts w:cstheme="minorHAnsi"/>
                <w:iCs/>
                <w:szCs w:val="24"/>
                <w:lang w:bidi="ar-LB"/>
              </w:rPr>
            </w:pPr>
          </w:p>
          <w:p w14:paraId="238B1C59" w14:textId="77777777" w:rsidR="007837A3" w:rsidRDefault="007837A3" w:rsidP="00C81F9B">
            <w:pPr>
              <w:rPr>
                <w:rFonts w:cstheme="minorHAnsi"/>
                <w:iCs/>
                <w:szCs w:val="24"/>
                <w:lang w:bidi="ar-LB"/>
              </w:rPr>
            </w:pPr>
          </w:p>
          <w:p w14:paraId="2ACB3EBA" w14:textId="77777777" w:rsidR="007837A3" w:rsidRDefault="007837A3" w:rsidP="00C81F9B">
            <w:pPr>
              <w:rPr>
                <w:rFonts w:cstheme="minorHAnsi"/>
                <w:iCs/>
                <w:szCs w:val="24"/>
                <w:lang w:bidi="ar-LB"/>
              </w:rPr>
            </w:pPr>
            <w:r w:rsidRPr="00A778BE">
              <w:rPr>
                <w:rFonts w:eastAsia="Calibri"/>
                <w:b/>
                <w:bCs/>
              </w:rPr>
              <w:t>Step</w:t>
            </w:r>
            <w:r>
              <w:rPr>
                <w:rFonts w:eastAsia="Calibri"/>
                <w:b/>
                <w:bCs/>
              </w:rPr>
              <w:t xml:space="preserve"> B</w:t>
            </w:r>
            <w:r>
              <w:rPr>
                <w:rFonts w:cstheme="minorHAnsi"/>
                <w:iCs/>
                <w:szCs w:val="24"/>
                <w:lang w:bidi="ar-LB"/>
              </w:rPr>
              <w:t>: system will save the current action and its relation with the next action/s.</w:t>
            </w:r>
          </w:p>
          <w:p w14:paraId="5232287B" w14:textId="77777777" w:rsidR="007837A3" w:rsidRDefault="007837A3" w:rsidP="00C81F9B">
            <w:pPr>
              <w:rPr>
                <w:rFonts w:cstheme="minorHAnsi"/>
                <w:iCs/>
                <w:szCs w:val="24"/>
                <w:lang w:bidi="ar-LB"/>
              </w:rPr>
            </w:pPr>
          </w:p>
          <w:p w14:paraId="6947D863" w14:textId="152F467C" w:rsidR="007837A3" w:rsidRDefault="002F3867" w:rsidP="00C81F9B">
            <w:pPr>
              <w:rPr>
                <w:rFonts w:cstheme="minorHAnsi"/>
                <w:iCs/>
                <w:szCs w:val="24"/>
                <w:lang w:bidi="ar-LB"/>
              </w:rPr>
            </w:pPr>
            <w:r>
              <w:rPr>
                <w:rFonts w:cstheme="minorHAnsi"/>
                <w:iCs/>
                <w:szCs w:val="24"/>
                <w:lang w:bidi="ar-LB"/>
              </w:rPr>
              <w:t>System</w:t>
            </w:r>
            <w:r w:rsidR="007837A3">
              <w:rPr>
                <w:rFonts w:cstheme="minorHAnsi"/>
                <w:iCs/>
                <w:szCs w:val="24"/>
                <w:lang w:bidi="ar-LB"/>
              </w:rPr>
              <w:t xml:space="preserve"> will save the previous phase with actions related to.</w:t>
            </w:r>
          </w:p>
          <w:p w14:paraId="044548C7" w14:textId="77777777" w:rsidR="007837A3" w:rsidRDefault="007837A3" w:rsidP="00C81F9B">
            <w:pPr>
              <w:rPr>
                <w:rFonts w:cstheme="minorHAnsi"/>
                <w:iCs/>
                <w:szCs w:val="24"/>
                <w:lang w:bidi="ar-LB"/>
              </w:rPr>
            </w:pPr>
            <w:r>
              <w:rPr>
                <w:rFonts w:cstheme="minorHAnsi"/>
                <w:iCs/>
                <w:szCs w:val="24"/>
                <w:lang w:bidi="ar-LB"/>
              </w:rPr>
              <w:t>System will display input to insert the new phase name</w:t>
            </w:r>
          </w:p>
          <w:p w14:paraId="7105A29A" w14:textId="77777777" w:rsidR="007837A3" w:rsidRDefault="007837A3" w:rsidP="00C81F9B">
            <w:pPr>
              <w:rPr>
                <w:rFonts w:cstheme="minorHAnsi"/>
                <w:iCs/>
                <w:szCs w:val="24"/>
                <w:lang w:bidi="ar-LB"/>
              </w:rPr>
            </w:pPr>
          </w:p>
          <w:p w14:paraId="003BE383" w14:textId="77777777" w:rsidR="007837A3" w:rsidRDefault="007837A3" w:rsidP="00C81F9B">
            <w:pPr>
              <w:rPr>
                <w:rFonts w:cstheme="minorHAnsi"/>
                <w:iCs/>
                <w:szCs w:val="24"/>
                <w:lang w:bidi="ar-LB"/>
              </w:rPr>
            </w:pPr>
          </w:p>
          <w:p w14:paraId="1493CBEB" w14:textId="77777777" w:rsidR="007837A3" w:rsidRDefault="007837A3" w:rsidP="00C81F9B">
            <w:pPr>
              <w:rPr>
                <w:rFonts w:cstheme="minorHAnsi"/>
                <w:iCs/>
                <w:szCs w:val="24"/>
                <w:lang w:bidi="ar-LB"/>
              </w:rPr>
            </w:pPr>
          </w:p>
          <w:p w14:paraId="0502BA1D" w14:textId="77777777" w:rsidR="007837A3" w:rsidRDefault="007837A3" w:rsidP="00C81F9B">
            <w:pPr>
              <w:rPr>
                <w:rFonts w:cstheme="minorHAnsi"/>
                <w:iCs/>
                <w:szCs w:val="24"/>
                <w:rtl/>
                <w:lang w:bidi="ar-LB"/>
              </w:rPr>
            </w:pPr>
          </w:p>
          <w:p w14:paraId="54AA8DCF" w14:textId="77777777" w:rsidR="007837A3" w:rsidRDefault="007837A3" w:rsidP="00C81F9B">
            <w:pPr>
              <w:rPr>
                <w:rFonts w:cstheme="minorHAnsi"/>
                <w:iCs/>
                <w:szCs w:val="24"/>
                <w:rtl/>
                <w:lang w:bidi="ar-LB"/>
              </w:rPr>
            </w:pPr>
          </w:p>
          <w:p w14:paraId="2E0F0EBB" w14:textId="77777777" w:rsidR="007837A3" w:rsidRDefault="007837A3" w:rsidP="00C81F9B">
            <w:pPr>
              <w:rPr>
                <w:rFonts w:cstheme="minorHAnsi"/>
                <w:iCs/>
                <w:szCs w:val="24"/>
                <w:rtl/>
                <w:lang w:bidi="ar-LB"/>
              </w:rPr>
            </w:pPr>
          </w:p>
          <w:p w14:paraId="12B4E165" w14:textId="77777777" w:rsidR="007837A3" w:rsidRDefault="007837A3" w:rsidP="00C81F9B">
            <w:pPr>
              <w:rPr>
                <w:rFonts w:cstheme="minorHAnsi"/>
                <w:iCs/>
                <w:szCs w:val="24"/>
                <w:lang w:bidi="ar-LB"/>
              </w:rPr>
            </w:pPr>
          </w:p>
          <w:p w14:paraId="39049E71" w14:textId="77777777" w:rsidR="007837A3" w:rsidRDefault="007837A3" w:rsidP="00C81F9B">
            <w:pPr>
              <w:rPr>
                <w:rFonts w:cstheme="minorHAnsi"/>
                <w:iCs/>
                <w:szCs w:val="24"/>
                <w:rtl/>
                <w:lang w:bidi="ar-LB"/>
              </w:rPr>
            </w:pPr>
          </w:p>
          <w:p w14:paraId="013F1F9C" w14:textId="77777777" w:rsidR="007837A3" w:rsidRDefault="007837A3" w:rsidP="00C81F9B">
            <w:pPr>
              <w:rPr>
                <w:rFonts w:cstheme="minorHAnsi"/>
                <w:iCs/>
                <w:szCs w:val="24"/>
                <w:lang w:bidi="ar-LB"/>
              </w:rPr>
            </w:pPr>
            <w:r w:rsidRPr="00A778BE">
              <w:rPr>
                <w:rFonts w:eastAsia="Calibri"/>
                <w:b/>
                <w:bCs/>
              </w:rPr>
              <w:t>Step</w:t>
            </w:r>
            <w:r>
              <w:rPr>
                <w:rFonts w:eastAsia="Calibri"/>
                <w:b/>
                <w:bCs/>
              </w:rPr>
              <w:t>1</w:t>
            </w:r>
            <w:r>
              <w:rPr>
                <w:rFonts w:eastAsia="Calibri" w:hint="cs"/>
                <w:b/>
                <w:bCs/>
                <w:rtl/>
              </w:rPr>
              <w:t>3</w:t>
            </w:r>
            <w:r>
              <w:rPr>
                <w:rFonts w:cstheme="minorHAnsi"/>
                <w:iCs/>
                <w:szCs w:val="24"/>
                <w:lang w:bidi="ar-LB"/>
              </w:rPr>
              <w:t>:</w:t>
            </w:r>
          </w:p>
          <w:p w14:paraId="6DAC4CE1" w14:textId="77777777" w:rsidR="007837A3" w:rsidRDefault="007837A3" w:rsidP="00C81F9B">
            <w:pPr>
              <w:rPr>
                <w:rFonts w:cstheme="minorHAnsi"/>
                <w:iCs/>
                <w:szCs w:val="24"/>
                <w:lang w:bidi="ar-LB"/>
              </w:rPr>
            </w:pPr>
            <w:commentRangeStart w:id="58"/>
            <w:commentRangeStart w:id="59"/>
            <w:r>
              <w:rPr>
                <w:rFonts w:cstheme="minorHAnsi"/>
                <w:iCs/>
                <w:szCs w:val="24"/>
                <w:lang w:bidi="ar-LB"/>
              </w:rPr>
              <w:t xml:space="preserve"> if “option 1” is not executed </w:t>
            </w:r>
            <w:commentRangeEnd w:id="58"/>
            <w:r>
              <w:rPr>
                <w:rStyle w:val="CommentReference"/>
                <w:rFonts w:asciiTheme="minorHAnsi" w:eastAsiaTheme="minorHAnsi" w:hAnsiTheme="minorHAnsi"/>
                <w:color w:val="auto"/>
              </w:rPr>
              <w:commentReference w:id="58"/>
            </w:r>
            <w:commentRangeEnd w:id="59"/>
            <w:r>
              <w:rPr>
                <w:rStyle w:val="CommentReference"/>
                <w:rFonts w:asciiTheme="minorHAnsi" w:eastAsiaTheme="minorHAnsi" w:hAnsiTheme="minorHAnsi"/>
                <w:color w:val="auto"/>
              </w:rPr>
              <w:commentReference w:id="59"/>
            </w:r>
            <w:r>
              <w:rPr>
                <w:rFonts w:cstheme="minorHAnsi"/>
                <w:iCs/>
                <w:szCs w:val="24"/>
                <w:lang w:bidi="ar-LB"/>
              </w:rPr>
              <w:t>system will save the current action and its relation with the next action/s.</w:t>
            </w:r>
          </w:p>
          <w:p w14:paraId="060E5033" w14:textId="77777777" w:rsidR="007837A3" w:rsidRDefault="007837A3" w:rsidP="00C81F9B">
            <w:pPr>
              <w:rPr>
                <w:rFonts w:cstheme="minorHAnsi"/>
                <w:iCs/>
                <w:szCs w:val="24"/>
                <w:lang w:bidi="ar-LB"/>
              </w:rPr>
            </w:pPr>
          </w:p>
          <w:p w14:paraId="6E27684D" w14:textId="77777777" w:rsidR="007837A3" w:rsidRDefault="007837A3" w:rsidP="00C81F9B">
            <w:pPr>
              <w:rPr>
                <w:rFonts w:cstheme="minorHAnsi"/>
                <w:iCs/>
                <w:szCs w:val="24"/>
                <w:lang w:bidi="ar-LB"/>
              </w:rPr>
            </w:pPr>
            <w:r w:rsidRPr="003E7A14">
              <w:rPr>
                <w:rFonts w:eastAsia="Calibri"/>
                <w:b/>
                <w:bCs/>
              </w:rPr>
              <w:t>Step 14:</w:t>
            </w:r>
            <w:r>
              <w:rPr>
                <w:rFonts w:cstheme="minorHAnsi"/>
                <w:iCs/>
                <w:szCs w:val="24"/>
                <w:lang w:bidi="ar-LB"/>
              </w:rPr>
              <w:t xml:space="preserve"> System will display drop down list to select the current action</w:t>
            </w:r>
          </w:p>
          <w:p w14:paraId="78D93F84" w14:textId="77777777" w:rsidR="007837A3" w:rsidRDefault="007837A3" w:rsidP="00C81F9B">
            <w:pPr>
              <w:rPr>
                <w:rFonts w:cstheme="minorHAnsi"/>
                <w:iCs/>
                <w:szCs w:val="24"/>
                <w:lang w:bidi="ar-LB"/>
              </w:rPr>
            </w:pPr>
            <w:r>
              <w:rPr>
                <w:rFonts w:cstheme="minorHAnsi"/>
                <w:iCs/>
                <w:szCs w:val="24"/>
                <w:lang w:bidi="ar-LB"/>
              </w:rPr>
              <w:t>The list will contain the actions that selected in the previous ways</w:t>
            </w:r>
          </w:p>
          <w:p w14:paraId="41669A5F" w14:textId="77777777" w:rsidR="007837A3" w:rsidRDefault="007837A3" w:rsidP="00C81F9B">
            <w:pPr>
              <w:rPr>
                <w:rFonts w:cstheme="minorHAnsi"/>
                <w:iCs/>
                <w:szCs w:val="24"/>
                <w:lang w:bidi="ar-LB"/>
              </w:rPr>
            </w:pPr>
            <w:r>
              <w:rPr>
                <w:rFonts w:cstheme="minorHAnsi"/>
                <w:iCs/>
                <w:szCs w:val="24"/>
                <w:lang w:bidi="ar-LB"/>
              </w:rPr>
              <w:t>Ex: the list will contain (A1, A2, and A3)</w:t>
            </w:r>
          </w:p>
          <w:p w14:paraId="183D0C40" w14:textId="77777777" w:rsidR="007837A3" w:rsidRDefault="007837A3" w:rsidP="00C81F9B">
            <w:pPr>
              <w:rPr>
                <w:rFonts w:cstheme="minorHAnsi"/>
                <w:iCs/>
                <w:szCs w:val="24"/>
                <w:lang w:bidi="ar-LB"/>
              </w:rPr>
            </w:pPr>
          </w:p>
          <w:p w14:paraId="790BAFA4" w14:textId="77777777" w:rsidR="007837A3" w:rsidRDefault="007837A3" w:rsidP="00C81F9B">
            <w:pPr>
              <w:rPr>
                <w:rFonts w:cstheme="minorHAnsi"/>
                <w:iCs/>
                <w:szCs w:val="24"/>
                <w:lang w:bidi="ar-LB"/>
              </w:rPr>
            </w:pPr>
          </w:p>
          <w:p w14:paraId="505E0FDA" w14:textId="77777777" w:rsidR="007837A3" w:rsidRDefault="007837A3" w:rsidP="00C81F9B">
            <w:pPr>
              <w:rPr>
                <w:rFonts w:cstheme="minorHAnsi"/>
                <w:iCs/>
                <w:szCs w:val="24"/>
                <w:lang w:bidi="ar-LB"/>
              </w:rPr>
            </w:pPr>
          </w:p>
          <w:p w14:paraId="4392FFFA" w14:textId="77777777" w:rsidR="007837A3" w:rsidRDefault="007837A3" w:rsidP="00C81F9B">
            <w:pPr>
              <w:rPr>
                <w:rFonts w:cstheme="minorHAnsi"/>
                <w:iCs/>
                <w:szCs w:val="24"/>
                <w:lang w:bidi="ar-LB"/>
              </w:rPr>
            </w:pPr>
          </w:p>
          <w:p w14:paraId="7972F53B" w14:textId="77777777" w:rsidR="007837A3" w:rsidRDefault="007837A3" w:rsidP="00C81F9B">
            <w:pPr>
              <w:rPr>
                <w:rFonts w:cstheme="minorHAnsi"/>
                <w:iCs/>
                <w:szCs w:val="24"/>
                <w:lang w:bidi="ar-LB"/>
              </w:rPr>
            </w:pPr>
          </w:p>
          <w:p w14:paraId="4A36C95A" w14:textId="77777777" w:rsidR="007837A3" w:rsidRDefault="007837A3" w:rsidP="00C81F9B">
            <w:pPr>
              <w:rPr>
                <w:rFonts w:cstheme="minorHAnsi"/>
                <w:iCs/>
                <w:szCs w:val="24"/>
                <w:lang w:bidi="ar-LB"/>
              </w:rPr>
            </w:pPr>
            <w:r>
              <w:rPr>
                <w:rFonts w:eastAsia="Calibri"/>
                <w:b/>
                <w:bCs/>
              </w:rPr>
              <w:t>Step16</w:t>
            </w:r>
            <w:r w:rsidRPr="00396740">
              <w:rPr>
                <w:rFonts w:eastAsia="Calibri"/>
                <w:b/>
                <w:bCs/>
              </w:rPr>
              <w:t>:</w:t>
            </w:r>
            <w:r>
              <w:rPr>
                <w:rFonts w:cstheme="minorHAnsi"/>
                <w:iCs/>
                <w:szCs w:val="24"/>
                <w:lang w:bidi="ar-LB"/>
              </w:rPr>
              <w:t xml:space="preserve"> </w:t>
            </w:r>
          </w:p>
          <w:p w14:paraId="32D75158" w14:textId="77777777" w:rsidR="007837A3" w:rsidRDefault="007837A3" w:rsidP="00C81F9B">
            <w:pPr>
              <w:rPr>
                <w:rFonts w:cstheme="minorHAnsi"/>
                <w:iCs/>
                <w:szCs w:val="24"/>
                <w:lang w:bidi="ar-LB"/>
              </w:rPr>
            </w:pPr>
            <w:r w:rsidRPr="008E5A1F">
              <w:rPr>
                <w:rFonts w:cstheme="minorHAnsi"/>
                <w:iCs/>
                <w:szCs w:val="24"/>
                <w:lang w:bidi="ar-LB"/>
              </w:rPr>
              <w:t xml:space="preserve">If the current action has options. </w:t>
            </w:r>
            <w:r>
              <w:rPr>
                <w:rFonts w:cstheme="minorHAnsi"/>
                <w:iCs/>
                <w:szCs w:val="24"/>
                <w:lang w:bidi="ar-LB"/>
              </w:rPr>
              <w:t>The system will display</w:t>
            </w:r>
          </w:p>
          <w:p w14:paraId="09587A09"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text box for each option and “add way” button next to each one</w:t>
            </w:r>
          </w:p>
          <w:p w14:paraId="224E4F50" w14:textId="77777777" w:rsidR="007837A3" w:rsidRDefault="007837A3" w:rsidP="00C81F9B">
            <w:pPr>
              <w:rPr>
                <w:rFonts w:cstheme="minorHAnsi"/>
                <w:iCs/>
                <w:szCs w:val="24"/>
                <w:lang w:bidi="ar-LB"/>
              </w:rPr>
            </w:pPr>
            <w:r w:rsidRPr="008E5A1F">
              <w:rPr>
                <w:rFonts w:cstheme="minorHAnsi"/>
                <w:iCs/>
                <w:szCs w:val="24"/>
                <w:lang w:bidi="ar-LB"/>
              </w:rPr>
              <w:t>If the action doesn’t have option</w:t>
            </w:r>
            <w:r>
              <w:rPr>
                <w:rFonts w:cstheme="minorHAnsi"/>
                <w:iCs/>
                <w:szCs w:val="24"/>
                <w:lang w:bidi="ar-LB"/>
              </w:rPr>
              <w:t>s.</w:t>
            </w:r>
          </w:p>
          <w:p w14:paraId="314571B3" w14:textId="77777777" w:rsidR="007837A3" w:rsidRDefault="007837A3" w:rsidP="00C81F9B">
            <w:pPr>
              <w:rPr>
                <w:rFonts w:cstheme="minorHAnsi"/>
                <w:iCs/>
                <w:szCs w:val="24"/>
                <w:lang w:bidi="ar-LB"/>
              </w:rPr>
            </w:pPr>
            <w:r>
              <w:rPr>
                <w:rFonts w:cstheme="minorHAnsi"/>
                <w:iCs/>
                <w:szCs w:val="24"/>
                <w:lang w:bidi="ar-LB"/>
              </w:rPr>
              <w:t>System will display</w:t>
            </w:r>
          </w:p>
          <w:p w14:paraId="5027BE5D" w14:textId="77777777" w:rsidR="007837A3" w:rsidRPr="00A778BE"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“add way” button</w:t>
            </w:r>
          </w:p>
          <w:p w14:paraId="1FBEC390" w14:textId="77777777" w:rsidR="007837A3" w:rsidRDefault="007837A3" w:rsidP="00C81F9B">
            <w:pPr>
              <w:rPr>
                <w:rFonts w:cstheme="minorHAnsi"/>
                <w:iCs/>
                <w:szCs w:val="24"/>
                <w:lang w:bidi="ar-LB"/>
              </w:rPr>
            </w:pPr>
            <w:r>
              <w:rPr>
                <w:rFonts w:cstheme="minorHAnsi"/>
                <w:iCs/>
                <w:szCs w:val="24"/>
                <w:lang w:bidi="ar-LB"/>
              </w:rPr>
              <w:t>Also the interface will contain</w:t>
            </w:r>
          </w:p>
          <w:p w14:paraId="7461339E"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“New current action” button but it is disabled button</w:t>
            </w:r>
          </w:p>
          <w:p w14:paraId="5006191A"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 xml:space="preserve">“New </w:t>
            </w:r>
            <w:r>
              <w:rPr>
                <w:rFonts w:ascii="Calibri" w:eastAsiaTheme="minorEastAsia" w:hAnsi="Calibri" w:cstheme="minorHAnsi"/>
                <w:iCs/>
                <w:color w:val="4D5154" w:themeColor="text1" w:themeTint="BF"/>
                <w:sz w:val="24"/>
                <w:szCs w:val="24"/>
                <w:lang w:bidi="ar-LB"/>
              </w:rPr>
              <w:t>Phase</w:t>
            </w:r>
            <w:r w:rsidRPr="00A778BE">
              <w:rPr>
                <w:rFonts w:ascii="Calibri" w:eastAsiaTheme="minorEastAsia" w:hAnsi="Calibri" w:cstheme="minorHAnsi"/>
                <w:iCs/>
                <w:color w:val="4D5154" w:themeColor="text1" w:themeTint="BF"/>
                <w:sz w:val="24"/>
                <w:szCs w:val="24"/>
                <w:lang w:bidi="ar-LB"/>
              </w:rPr>
              <w:t>” button but it is disabled button</w:t>
            </w:r>
          </w:p>
          <w:p w14:paraId="14FDD915" w14:textId="77777777" w:rsidR="007837A3" w:rsidRPr="00612F88" w:rsidRDefault="007837A3" w:rsidP="00C81F9B">
            <w:pPr>
              <w:rPr>
                <w:rFonts w:cstheme="minorHAnsi"/>
                <w:iCs/>
                <w:szCs w:val="24"/>
                <w:lang w:bidi="ar-LB"/>
              </w:rPr>
            </w:pPr>
            <w:r>
              <w:rPr>
                <w:rFonts w:cstheme="minorHAnsi"/>
                <w:iCs/>
                <w:szCs w:val="24"/>
                <w:lang w:bidi="ar-LB"/>
              </w:rPr>
              <w:t xml:space="preserve">Ex: A1 doesn’t have option </w:t>
            </w:r>
          </w:p>
          <w:p w14:paraId="697DBDEA" w14:textId="77777777" w:rsidR="007837A3" w:rsidRDefault="007837A3" w:rsidP="00C81F9B">
            <w:pPr>
              <w:rPr>
                <w:rFonts w:cstheme="minorHAnsi"/>
                <w:iCs/>
                <w:szCs w:val="24"/>
                <w:lang w:bidi="ar-LB"/>
              </w:rPr>
            </w:pPr>
          </w:p>
          <w:p w14:paraId="17EB9832" w14:textId="77777777" w:rsidR="007837A3" w:rsidRDefault="007837A3" w:rsidP="00C81F9B">
            <w:pPr>
              <w:rPr>
                <w:rFonts w:cstheme="minorHAnsi"/>
                <w:iCs/>
                <w:szCs w:val="24"/>
                <w:lang w:bidi="ar-LB"/>
              </w:rPr>
            </w:pPr>
          </w:p>
          <w:p w14:paraId="443A7601" w14:textId="77777777" w:rsidR="007837A3" w:rsidRDefault="007837A3" w:rsidP="00C81F9B">
            <w:pPr>
              <w:rPr>
                <w:rFonts w:cstheme="minorHAnsi"/>
                <w:iCs/>
                <w:szCs w:val="24"/>
                <w:lang w:bidi="ar-LB"/>
              </w:rPr>
            </w:pPr>
          </w:p>
          <w:p w14:paraId="11CDD4EA" w14:textId="77777777" w:rsidR="007837A3" w:rsidRDefault="007837A3" w:rsidP="00C81F9B">
            <w:pPr>
              <w:rPr>
                <w:rFonts w:cstheme="minorHAnsi"/>
                <w:iCs/>
                <w:szCs w:val="24"/>
                <w:lang w:bidi="ar-LB"/>
              </w:rPr>
            </w:pPr>
            <w:r w:rsidRPr="00A778BE">
              <w:rPr>
                <w:rFonts w:eastAsia="Calibri"/>
                <w:b/>
                <w:bCs/>
              </w:rPr>
              <w:t>Step</w:t>
            </w:r>
            <w:r>
              <w:rPr>
                <w:rFonts w:eastAsia="Calibri"/>
                <w:b/>
                <w:bCs/>
              </w:rPr>
              <w:t>18</w:t>
            </w:r>
            <w:r w:rsidRPr="00A778BE">
              <w:rPr>
                <w:rFonts w:eastAsia="Calibri"/>
                <w:b/>
                <w:bCs/>
              </w:rPr>
              <w:t>:</w:t>
            </w:r>
            <w:r>
              <w:rPr>
                <w:rFonts w:cstheme="minorHAnsi"/>
                <w:iCs/>
                <w:szCs w:val="24"/>
                <w:lang w:bidi="ar-LB"/>
              </w:rPr>
              <w:t xml:space="preserve"> system will display a popup contain</w:t>
            </w:r>
          </w:p>
          <w:p w14:paraId="206DD29A" w14:textId="77777777" w:rsidR="007837A3" w:rsidRDefault="007837A3" w:rsidP="00C81F9B">
            <w:pPr>
              <w:rPr>
                <w:rFonts w:cstheme="minorHAnsi"/>
                <w:iCs/>
                <w:szCs w:val="24"/>
                <w:lang w:bidi="ar-LB"/>
              </w:rPr>
            </w:pPr>
            <w:r>
              <w:rPr>
                <w:rFonts w:cstheme="minorHAnsi"/>
                <w:iCs/>
                <w:szCs w:val="24"/>
                <w:lang w:bidi="ar-LB"/>
              </w:rPr>
              <w:t>Drop down list to select the relation Sequence or Parallel</w:t>
            </w:r>
          </w:p>
          <w:p w14:paraId="30351D43" w14:textId="77777777" w:rsidR="007837A3" w:rsidRDefault="007837A3" w:rsidP="00C81F9B">
            <w:pPr>
              <w:rPr>
                <w:rFonts w:cstheme="minorHAnsi"/>
                <w:iCs/>
                <w:szCs w:val="24"/>
                <w:lang w:bidi="ar-LB"/>
              </w:rPr>
            </w:pPr>
          </w:p>
          <w:p w14:paraId="00B0597A" w14:textId="77777777" w:rsidR="007837A3" w:rsidRDefault="007837A3" w:rsidP="00C81F9B">
            <w:pPr>
              <w:rPr>
                <w:rFonts w:cstheme="minorHAnsi"/>
                <w:iCs/>
                <w:szCs w:val="24"/>
                <w:lang w:bidi="ar-LB"/>
              </w:rPr>
            </w:pPr>
          </w:p>
          <w:p w14:paraId="08655166" w14:textId="77777777" w:rsidR="007837A3" w:rsidRDefault="007837A3" w:rsidP="00C81F9B">
            <w:pPr>
              <w:rPr>
                <w:rFonts w:cstheme="minorHAnsi"/>
                <w:iCs/>
                <w:szCs w:val="24"/>
                <w:lang w:bidi="ar-LB"/>
              </w:rPr>
            </w:pPr>
          </w:p>
          <w:p w14:paraId="31F072C0" w14:textId="77777777" w:rsidR="007837A3" w:rsidRDefault="007837A3" w:rsidP="00C81F9B">
            <w:pPr>
              <w:rPr>
                <w:rFonts w:cstheme="minorHAnsi"/>
                <w:iCs/>
                <w:szCs w:val="24"/>
                <w:lang w:bidi="ar-LB"/>
              </w:rPr>
            </w:pPr>
          </w:p>
          <w:p w14:paraId="706EF3AB" w14:textId="77777777" w:rsidR="007837A3" w:rsidRDefault="007837A3" w:rsidP="00C81F9B">
            <w:pPr>
              <w:rPr>
                <w:rFonts w:cstheme="minorHAnsi"/>
                <w:iCs/>
                <w:szCs w:val="24"/>
                <w:lang w:bidi="ar-LB"/>
              </w:rPr>
            </w:pPr>
          </w:p>
          <w:p w14:paraId="6B86ED5A" w14:textId="77777777" w:rsidR="007837A3" w:rsidRDefault="007837A3" w:rsidP="00C81F9B">
            <w:pPr>
              <w:rPr>
                <w:rFonts w:cstheme="minorHAnsi"/>
                <w:iCs/>
                <w:szCs w:val="24"/>
                <w:lang w:bidi="ar-LB"/>
              </w:rPr>
            </w:pPr>
          </w:p>
          <w:p w14:paraId="324C9274" w14:textId="77777777" w:rsidR="007837A3" w:rsidRPr="00F90E84" w:rsidRDefault="007837A3" w:rsidP="00C81F9B">
            <w:pPr>
              <w:rPr>
                <w:rFonts w:eastAsia="Calibri"/>
                <w:b/>
                <w:bCs/>
              </w:rPr>
            </w:pPr>
            <w:r w:rsidRPr="00A778BE">
              <w:rPr>
                <w:rFonts w:eastAsia="Calibri"/>
                <w:b/>
                <w:bCs/>
              </w:rPr>
              <w:t>Step</w:t>
            </w:r>
            <w:r>
              <w:rPr>
                <w:rFonts w:eastAsia="Calibri"/>
                <w:b/>
                <w:bCs/>
              </w:rPr>
              <w:t>20</w:t>
            </w:r>
            <w:r>
              <w:rPr>
                <w:rFonts w:cstheme="minorHAnsi"/>
                <w:iCs/>
                <w:szCs w:val="24"/>
                <w:lang w:bidi="ar-LB"/>
              </w:rPr>
              <w:t>: system will display a pop up contains</w:t>
            </w:r>
          </w:p>
          <w:p w14:paraId="3E9B3040"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 xml:space="preserve">Drop down list to select the next action/s </w:t>
            </w:r>
          </w:p>
          <w:p w14:paraId="6296E55C"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If the selected operation is Sequence the list will be to select one action, else if the relation is parallel so the list will be multi choice and user has to select two actions at least</w:t>
            </w:r>
          </w:p>
          <w:p w14:paraId="51E9D9A8" w14:textId="77777777" w:rsidR="007837A3" w:rsidRPr="00B730A5"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Save button</w:t>
            </w:r>
          </w:p>
          <w:p w14:paraId="134FD6B4" w14:textId="77777777" w:rsidR="007837A3" w:rsidRDefault="007837A3" w:rsidP="00C81F9B">
            <w:pPr>
              <w:rPr>
                <w:rFonts w:cstheme="minorHAnsi"/>
                <w:iCs/>
                <w:szCs w:val="24"/>
                <w:lang w:bidi="ar-LB"/>
              </w:rPr>
            </w:pPr>
          </w:p>
          <w:p w14:paraId="78EC749B" w14:textId="77777777" w:rsidR="007837A3" w:rsidRDefault="007837A3" w:rsidP="00C81F9B">
            <w:pPr>
              <w:rPr>
                <w:rFonts w:cstheme="minorHAnsi"/>
                <w:iCs/>
                <w:szCs w:val="24"/>
                <w:lang w:bidi="ar-LB"/>
              </w:rPr>
            </w:pPr>
          </w:p>
          <w:p w14:paraId="22424783" w14:textId="77777777" w:rsidR="007837A3" w:rsidRDefault="007837A3" w:rsidP="00C81F9B">
            <w:pPr>
              <w:rPr>
                <w:rFonts w:cstheme="minorHAnsi"/>
                <w:iCs/>
                <w:szCs w:val="24"/>
                <w:lang w:bidi="ar-LB"/>
              </w:rPr>
            </w:pPr>
          </w:p>
          <w:p w14:paraId="63BE20F6" w14:textId="77777777" w:rsidR="007837A3" w:rsidRDefault="007837A3" w:rsidP="00C81F9B">
            <w:pPr>
              <w:rPr>
                <w:rFonts w:cstheme="minorHAnsi"/>
                <w:iCs/>
                <w:szCs w:val="24"/>
                <w:lang w:bidi="ar-LB"/>
              </w:rPr>
            </w:pPr>
          </w:p>
          <w:p w14:paraId="10037C4D" w14:textId="77777777" w:rsidR="007837A3" w:rsidRDefault="007837A3" w:rsidP="00C81F9B">
            <w:pPr>
              <w:rPr>
                <w:rFonts w:cstheme="minorHAnsi"/>
                <w:iCs/>
                <w:szCs w:val="24"/>
                <w:lang w:bidi="ar-LB"/>
              </w:rPr>
            </w:pPr>
          </w:p>
          <w:p w14:paraId="70C43DE8" w14:textId="77777777" w:rsidR="007837A3" w:rsidRDefault="007837A3" w:rsidP="00C81F9B">
            <w:pPr>
              <w:rPr>
                <w:rFonts w:cstheme="minorHAnsi"/>
                <w:iCs/>
                <w:szCs w:val="24"/>
                <w:lang w:bidi="ar-LB"/>
              </w:rPr>
            </w:pPr>
          </w:p>
          <w:p w14:paraId="3387E65E" w14:textId="77777777" w:rsidR="007837A3" w:rsidRDefault="007837A3" w:rsidP="00C81F9B">
            <w:pPr>
              <w:rPr>
                <w:rFonts w:cstheme="minorHAnsi"/>
                <w:iCs/>
                <w:szCs w:val="24"/>
                <w:lang w:bidi="ar-LB"/>
              </w:rPr>
            </w:pPr>
            <w:r w:rsidRPr="00A778BE">
              <w:rPr>
                <w:rFonts w:eastAsia="Calibri"/>
                <w:b/>
                <w:bCs/>
              </w:rPr>
              <w:t>Step</w:t>
            </w:r>
            <w:r>
              <w:rPr>
                <w:rFonts w:eastAsia="Calibri"/>
                <w:b/>
                <w:bCs/>
              </w:rPr>
              <w:t>22</w:t>
            </w:r>
            <w:r>
              <w:rPr>
                <w:rFonts w:cstheme="minorHAnsi"/>
                <w:iCs/>
                <w:szCs w:val="24"/>
                <w:lang w:bidi="ar-LB"/>
              </w:rPr>
              <w:t>: system will close the pop up</w:t>
            </w:r>
          </w:p>
          <w:p w14:paraId="7F9D6C00" w14:textId="77777777" w:rsidR="007837A3" w:rsidRDefault="007837A3" w:rsidP="00C81F9B">
            <w:pPr>
              <w:rPr>
                <w:rFonts w:cstheme="minorHAnsi"/>
                <w:iCs/>
                <w:szCs w:val="24"/>
                <w:lang w:bidi="ar-LB"/>
              </w:rPr>
            </w:pPr>
          </w:p>
          <w:p w14:paraId="5545439F" w14:textId="77777777" w:rsidR="007837A3" w:rsidRDefault="007837A3" w:rsidP="00C81F9B">
            <w:pPr>
              <w:rPr>
                <w:rFonts w:cstheme="minorHAnsi"/>
                <w:iCs/>
                <w:szCs w:val="24"/>
                <w:lang w:bidi="ar-LB"/>
              </w:rPr>
            </w:pPr>
            <w:r>
              <w:rPr>
                <w:rFonts w:cstheme="minorHAnsi"/>
                <w:iCs/>
                <w:szCs w:val="24"/>
                <w:lang w:bidi="ar-LB"/>
              </w:rPr>
              <w:t xml:space="preserve">If the action has options, user has to add way to each one </w:t>
            </w:r>
          </w:p>
          <w:p w14:paraId="5D3FFBE8" w14:textId="77777777" w:rsidR="007837A3" w:rsidRDefault="007837A3" w:rsidP="00C81F9B">
            <w:pPr>
              <w:rPr>
                <w:rFonts w:cstheme="minorHAnsi"/>
                <w:iCs/>
                <w:szCs w:val="24"/>
                <w:lang w:bidi="ar-LB"/>
              </w:rPr>
            </w:pPr>
            <w:r>
              <w:rPr>
                <w:rFonts w:cstheme="minorHAnsi"/>
                <w:iCs/>
                <w:szCs w:val="24"/>
                <w:lang w:bidi="ar-LB"/>
              </w:rPr>
              <w:t>Ex: user add way to the current action “A1” and the workflow tree for the whole example will be as figure</w:t>
            </w:r>
          </w:p>
          <w:p w14:paraId="7AAFE89E" w14:textId="77777777" w:rsidR="007837A3" w:rsidRDefault="007837A3" w:rsidP="00C81F9B">
            <w:pPr>
              <w:rPr>
                <w:rFonts w:cstheme="minorHAnsi"/>
                <w:iCs/>
                <w:szCs w:val="24"/>
                <w:lang w:bidi="ar-LB"/>
              </w:rPr>
            </w:pPr>
            <w:r>
              <w:object w:dxaOrig="5364" w:dyaOrig="7380" w14:anchorId="57353DDB">
                <v:shape id="_x0000_i1028" type="#_x0000_t75" style="width:2in;height:198pt" o:ole="">
                  <v:imagedata r:id="rId32" o:title=""/>
                </v:shape>
                <o:OLEObject Type="Embed" ProgID="Visio.Drawing.15" ShapeID="_x0000_i1028" DrawAspect="Content" ObjectID="_1711695500" r:id="rId33"/>
              </w:object>
            </w:r>
          </w:p>
          <w:p w14:paraId="497BE079" w14:textId="77777777" w:rsidR="007837A3" w:rsidRDefault="007837A3" w:rsidP="00C81F9B">
            <w:pPr>
              <w:rPr>
                <w:rFonts w:cstheme="minorHAnsi"/>
                <w:iCs/>
                <w:szCs w:val="24"/>
                <w:lang w:bidi="ar-LB"/>
              </w:rPr>
            </w:pPr>
          </w:p>
          <w:p w14:paraId="305F4B2A" w14:textId="77777777" w:rsidR="007837A3" w:rsidRDefault="007837A3" w:rsidP="00C81F9B">
            <w:pPr>
              <w:rPr>
                <w:rFonts w:cstheme="minorHAnsi"/>
                <w:iCs/>
                <w:szCs w:val="24"/>
                <w:lang w:bidi="ar-LB"/>
              </w:rPr>
            </w:pPr>
            <w:r>
              <w:rPr>
                <w:rFonts w:cstheme="minorHAnsi"/>
                <w:iCs/>
                <w:szCs w:val="24"/>
                <w:lang w:bidi="ar-LB"/>
              </w:rPr>
              <w:t>If user add way to the current action or add way to each option of the current action</w:t>
            </w:r>
          </w:p>
          <w:p w14:paraId="52D34F7E" w14:textId="77777777" w:rsidR="007837A3" w:rsidRDefault="007837A3" w:rsidP="00C81F9B">
            <w:pPr>
              <w:rPr>
                <w:rFonts w:cstheme="minorHAnsi"/>
                <w:iCs/>
                <w:szCs w:val="24"/>
                <w:lang w:bidi="ar-LB"/>
              </w:rPr>
            </w:pPr>
          </w:p>
          <w:p w14:paraId="0F9D6852" w14:textId="77777777" w:rsidR="007837A3" w:rsidRDefault="007837A3" w:rsidP="00C81F9B">
            <w:pPr>
              <w:rPr>
                <w:rFonts w:cstheme="minorHAnsi"/>
                <w:iCs/>
                <w:szCs w:val="24"/>
                <w:lang w:bidi="ar-LB"/>
              </w:rPr>
            </w:pPr>
            <w:r>
              <w:rPr>
                <w:rFonts w:cstheme="minorHAnsi"/>
                <w:iCs/>
                <w:szCs w:val="24"/>
                <w:lang w:bidi="ar-LB"/>
              </w:rPr>
              <w:t>System will active “New current action” button and “New phase” button</w:t>
            </w:r>
          </w:p>
          <w:p w14:paraId="24B7D993" w14:textId="77777777" w:rsidR="007837A3" w:rsidRDefault="007837A3" w:rsidP="00C81F9B">
            <w:pPr>
              <w:rPr>
                <w:rFonts w:cstheme="minorHAnsi"/>
                <w:iCs/>
                <w:szCs w:val="24"/>
                <w:lang w:bidi="ar-LB"/>
              </w:rPr>
            </w:pPr>
          </w:p>
          <w:p w14:paraId="3C229054" w14:textId="77777777" w:rsidR="007837A3" w:rsidRDefault="007837A3" w:rsidP="00C81F9B">
            <w:pPr>
              <w:rPr>
                <w:rFonts w:cstheme="minorHAnsi"/>
                <w:iCs/>
                <w:szCs w:val="24"/>
                <w:lang w:bidi="ar-LB"/>
              </w:rPr>
            </w:pPr>
          </w:p>
          <w:p w14:paraId="1507BBA3" w14:textId="77777777" w:rsidR="007837A3" w:rsidRDefault="007837A3" w:rsidP="00C81F9B">
            <w:pPr>
              <w:rPr>
                <w:rFonts w:cstheme="minorHAnsi"/>
                <w:iCs/>
                <w:szCs w:val="24"/>
                <w:lang w:bidi="ar-LB"/>
              </w:rPr>
            </w:pPr>
          </w:p>
          <w:p w14:paraId="64B61CE0" w14:textId="77777777" w:rsidR="007837A3" w:rsidRDefault="007837A3" w:rsidP="00C81F9B">
            <w:pPr>
              <w:rPr>
                <w:rFonts w:cstheme="minorHAnsi"/>
                <w:iCs/>
                <w:szCs w:val="24"/>
                <w:lang w:bidi="ar-LB"/>
              </w:rPr>
            </w:pPr>
          </w:p>
          <w:p w14:paraId="397EB436" w14:textId="77777777" w:rsidR="007837A3" w:rsidRDefault="007837A3" w:rsidP="00C81F9B">
            <w:pPr>
              <w:rPr>
                <w:rFonts w:cstheme="minorHAnsi"/>
                <w:iCs/>
                <w:szCs w:val="24"/>
                <w:lang w:bidi="ar-LB"/>
              </w:rPr>
            </w:pPr>
          </w:p>
          <w:p w14:paraId="4CD4589A" w14:textId="77777777" w:rsidR="007837A3" w:rsidRDefault="007837A3" w:rsidP="00C81F9B">
            <w:pPr>
              <w:rPr>
                <w:rFonts w:cstheme="minorHAnsi"/>
                <w:iCs/>
                <w:szCs w:val="24"/>
                <w:lang w:bidi="ar-LB"/>
              </w:rPr>
            </w:pPr>
          </w:p>
          <w:p w14:paraId="0957F5BF" w14:textId="77777777" w:rsidR="007837A3" w:rsidRDefault="007837A3" w:rsidP="00C81F9B">
            <w:pPr>
              <w:rPr>
                <w:rFonts w:cstheme="minorHAnsi"/>
                <w:iCs/>
                <w:szCs w:val="24"/>
                <w:lang w:bidi="ar-LB"/>
              </w:rPr>
            </w:pPr>
          </w:p>
          <w:p w14:paraId="0E7B6626" w14:textId="77777777" w:rsidR="007837A3" w:rsidRDefault="007837A3" w:rsidP="00C81F9B">
            <w:pPr>
              <w:rPr>
                <w:rFonts w:cstheme="minorHAnsi"/>
                <w:iCs/>
                <w:szCs w:val="24"/>
                <w:lang w:bidi="ar-LB"/>
              </w:rPr>
            </w:pPr>
          </w:p>
          <w:p w14:paraId="2F0A7767" w14:textId="77777777" w:rsidR="007837A3" w:rsidRDefault="007837A3" w:rsidP="00C81F9B">
            <w:pPr>
              <w:rPr>
                <w:rFonts w:cstheme="minorHAnsi"/>
                <w:iCs/>
                <w:szCs w:val="24"/>
                <w:lang w:bidi="ar-LB"/>
              </w:rPr>
            </w:pPr>
          </w:p>
          <w:p w14:paraId="3F937BB7" w14:textId="77777777" w:rsidR="007837A3" w:rsidRDefault="007837A3" w:rsidP="00C81F9B">
            <w:pPr>
              <w:rPr>
                <w:rFonts w:cstheme="minorHAnsi"/>
                <w:iCs/>
                <w:szCs w:val="24"/>
                <w:lang w:bidi="ar-LB"/>
              </w:rPr>
            </w:pPr>
          </w:p>
          <w:p w14:paraId="17FDF865" w14:textId="77777777" w:rsidR="007837A3" w:rsidRDefault="007837A3" w:rsidP="00C81F9B">
            <w:pPr>
              <w:rPr>
                <w:rFonts w:cstheme="minorHAnsi"/>
                <w:iCs/>
                <w:szCs w:val="24"/>
                <w:lang w:bidi="ar-LB"/>
              </w:rPr>
            </w:pPr>
          </w:p>
          <w:p w14:paraId="052EF72A" w14:textId="77777777" w:rsidR="007837A3" w:rsidRDefault="007837A3" w:rsidP="00C81F9B">
            <w:pPr>
              <w:rPr>
                <w:rFonts w:cstheme="minorHAnsi"/>
                <w:iCs/>
                <w:szCs w:val="24"/>
                <w:lang w:bidi="ar-LB"/>
              </w:rPr>
            </w:pPr>
          </w:p>
          <w:p w14:paraId="75CCA9C5" w14:textId="77777777" w:rsidR="007837A3" w:rsidRDefault="007837A3" w:rsidP="00C81F9B">
            <w:pPr>
              <w:rPr>
                <w:rFonts w:cstheme="minorHAnsi"/>
                <w:iCs/>
                <w:szCs w:val="24"/>
                <w:lang w:bidi="ar-LB"/>
              </w:rPr>
            </w:pPr>
          </w:p>
          <w:p w14:paraId="4799EE84" w14:textId="77777777" w:rsidR="007837A3" w:rsidRDefault="007837A3" w:rsidP="00C81F9B">
            <w:pPr>
              <w:rPr>
                <w:rFonts w:cstheme="minorHAnsi"/>
                <w:iCs/>
                <w:szCs w:val="24"/>
                <w:lang w:bidi="ar-LB"/>
              </w:rPr>
            </w:pPr>
            <w:r w:rsidRPr="00A778BE">
              <w:rPr>
                <w:rFonts w:eastAsia="Calibri"/>
                <w:b/>
                <w:bCs/>
              </w:rPr>
              <w:t>Step</w:t>
            </w:r>
            <w:r>
              <w:rPr>
                <w:rFonts w:eastAsia="Calibri"/>
                <w:b/>
                <w:bCs/>
              </w:rPr>
              <w:t>26</w:t>
            </w:r>
            <w:r>
              <w:rPr>
                <w:rFonts w:cstheme="minorHAnsi"/>
                <w:iCs/>
                <w:szCs w:val="24"/>
                <w:lang w:bidi="ar-LB"/>
              </w:rPr>
              <w:t>:</w:t>
            </w:r>
          </w:p>
          <w:p w14:paraId="776012D8" w14:textId="23702D11" w:rsidR="007837A3" w:rsidRDefault="002F3867" w:rsidP="00C81F9B">
            <w:pPr>
              <w:rPr>
                <w:rFonts w:cstheme="minorHAnsi"/>
                <w:iCs/>
                <w:szCs w:val="24"/>
                <w:lang w:bidi="ar-LB"/>
              </w:rPr>
            </w:pPr>
            <w:r>
              <w:rPr>
                <w:rFonts w:cstheme="minorHAnsi"/>
                <w:iCs/>
                <w:szCs w:val="24"/>
                <w:lang w:bidi="ar-LB"/>
              </w:rPr>
              <w:t>System</w:t>
            </w:r>
            <w:r w:rsidR="007837A3">
              <w:rPr>
                <w:rFonts w:cstheme="minorHAnsi"/>
                <w:iCs/>
                <w:szCs w:val="24"/>
                <w:lang w:bidi="ar-LB"/>
              </w:rPr>
              <w:t xml:space="preserve"> will save the current action and its relation with the next action/s.</w:t>
            </w:r>
          </w:p>
          <w:p w14:paraId="3BBFE0F4" w14:textId="77777777" w:rsidR="007837A3" w:rsidRDefault="007837A3" w:rsidP="00C81F9B">
            <w:pPr>
              <w:rPr>
                <w:rFonts w:cstheme="minorHAnsi"/>
                <w:iCs/>
                <w:szCs w:val="24"/>
                <w:lang w:bidi="ar-LB"/>
              </w:rPr>
            </w:pPr>
          </w:p>
          <w:p w14:paraId="4B25CD7A" w14:textId="77777777" w:rsidR="007837A3" w:rsidRDefault="007837A3" w:rsidP="00C81F9B">
            <w:pPr>
              <w:rPr>
                <w:rFonts w:cstheme="minorHAnsi"/>
                <w:iCs/>
                <w:szCs w:val="24"/>
                <w:lang w:bidi="ar-LB"/>
              </w:rPr>
            </w:pPr>
            <w:r w:rsidRPr="003E7A14">
              <w:rPr>
                <w:rFonts w:eastAsia="Calibri"/>
                <w:b/>
                <w:bCs/>
              </w:rPr>
              <w:t>S</w:t>
            </w:r>
            <w:r>
              <w:rPr>
                <w:rFonts w:eastAsia="Calibri"/>
                <w:b/>
                <w:bCs/>
              </w:rPr>
              <w:t>tep 27</w:t>
            </w:r>
            <w:r w:rsidRPr="003E7A14">
              <w:rPr>
                <w:rFonts w:eastAsia="Calibri"/>
                <w:b/>
                <w:bCs/>
              </w:rPr>
              <w:t>:</w:t>
            </w:r>
            <w:r>
              <w:rPr>
                <w:rFonts w:cstheme="minorHAnsi"/>
                <w:iCs/>
                <w:szCs w:val="24"/>
                <w:lang w:bidi="ar-LB"/>
              </w:rPr>
              <w:t xml:space="preserve"> System will display drop down list to select the current action</w:t>
            </w:r>
          </w:p>
          <w:p w14:paraId="04489D30" w14:textId="77777777" w:rsidR="007837A3" w:rsidRDefault="007837A3" w:rsidP="00C81F9B">
            <w:pPr>
              <w:rPr>
                <w:rFonts w:cstheme="minorHAnsi"/>
                <w:iCs/>
                <w:szCs w:val="24"/>
                <w:lang w:bidi="ar-LB"/>
              </w:rPr>
            </w:pPr>
            <w:r>
              <w:rPr>
                <w:rFonts w:cstheme="minorHAnsi"/>
                <w:iCs/>
                <w:szCs w:val="24"/>
                <w:lang w:bidi="ar-LB"/>
              </w:rPr>
              <w:t>The list will contain the actions that selected in the previous ways</w:t>
            </w:r>
          </w:p>
          <w:p w14:paraId="70C2E212" w14:textId="77777777" w:rsidR="007837A3" w:rsidRDefault="007837A3" w:rsidP="00C81F9B">
            <w:pPr>
              <w:rPr>
                <w:rFonts w:cstheme="minorHAnsi"/>
                <w:iCs/>
                <w:szCs w:val="24"/>
                <w:lang w:bidi="ar-LB"/>
              </w:rPr>
            </w:pPr>
            <w:r>
              <w:rPr>
                <w:rFonts w:cstheme="minorHAnsi"/>
                <w:iCs/>
                <w:szCs w:val="24"/>
                <w:lang w:bidi="ar-LB"/>
              </w:rPr>
              <w:t>Ex: the list will contain (A2, A3, and A4)</w:t>
            </w:r>
          </w:p>
          <w:p w14:paraId="7F67D01C" w14:textId="77777777" w:rsidR="007837A3" w:rsidRDefault="007837A3" w:rsidP="00C81F9B">
            <w:pPr>
              <w:rPr>
                <w:rFonts w:cstheme="minorHAnsi"/>
                <w:iCs/>
                <w:szCs w:val="24"/>
                <w:lang w:bidi="ar-LB"/>
              </w:rPr>
            </w:pPr>
          </w:p>
          <w:p w14:paraId="4CA7C0E0" w14:textId="351933D0" w:rsidR="007837A3" w:rsidRDefault="007837A3" w:rsidP="00C81F9B">
            <w:pPr>
              <w:rPr>
                <w:rFonts w:cstheme="minorHAnsi"/>
                <w:iCs/>
                <w:szCs w:val="24"/>
                <w:lang w:bidi="ar-LB"/>
              </w:rPr>
            </w:pPr>
          </w:p>
          <w:p w14:paraId="22E58D01" w14:textId="77777777" w:rsidR="002F3867" w:rsidRDefault="002F3867" w:rsidP="00C81F9B">
            <w:pPr>
              <w:rPr>
                <w:rFonts w:cstheme="minorHAnsi"/>
                <w:iCs/>
                <w:szCs w:val="24"/>
                <w:lang w:bidi="ar-LB"/>
              </w:rPr>
            </w:pPr>
          </w:p>
          <w:p w14:paraId="5A9F3135" w14:textId="77777777" w:rsidR="007837A3" w:rsidRDefault="007837A3" w:rsidP="00C81F9B">
            <w:pPr>
              <w:rPr>
                <w:rFonts w:cstheme="minorHAnsi"/>
                <w:iCs/>
                <w:szCs w:val="24"/>
                <w:lang w:bidi="ar-LB"/>
              </w:rPr>
            </w:pPr>
          </w:p>
          <w:p w14:paraId="282FA44F" w14:textId="77777777" w:rsidR="007837A3" w:rsidRDefault="007837A3" w:rsidP="00C81F9B">
            <w:pPr>
              <w:rPr>
                <w:rFonts w:cstheme="minorHAnsi"/>
                <w:iCs/>
                <w:szCs w:val="24"/>
                <w:lang w:bidi="ar-LB"/>
              </w:rPr>
            </w:pPr>
          </w:p>
          <w:p w14:paraId="46BF2D4F" w14:textId="77777777" w:rsidR="007837A3" w:rsidRDefault="007837A3" w:rsidP="00C81F9B">
            <w:pPr>
              <w:rPr>
                <w:rFonts w:cstheme="minorHAnsi"/>
                <w:iCs/>
                <w:szCs w:val="24"/>
                <w:lang w:bidi="ar-LB"/>
              </w:rPr>
            </w:pPr>
            <w:r w:rsidRPr="00396740">
              <w:rPr>
                <w:rFonts w:eastAsia="Calibri"/>
                <w:b/>
                <w:bCs/>
              </w:rPr>
              <w:t>S</w:t>
            </w:r>
            <w:r>
              <w:rPr>
                <w:rFonts w:eastAsia="Calibri"/>
                <w:b/>
                <w:bCs/>
              </w:rPr>
              <w:t>tep29</w:t>
            </w:r>
            <w:r w:rsidRPr="00396740">
              <w:rPr>
                <w:rFonts w:eastAsia="Calibri"/>
                <w:b/>
                <w:bCs/>
              </w:rPr>
              <w:t>:</w:t>
            </w:r>
            <w:r>
              <w:rPr>
                <w:rFonts w:cstheme="minorHAnsi"/>
                <w:iCs/>
                <w:szCs w:val="24"/>
                <w:lang w:bidi="ar-LB"/>
              </w:rPr>
              <w:t xml:space="preserve"> </w:t>
            </w:r>
          </w:p>
          <w:p w14:paraId="2F3A1BE6" w14:textId="77777777" w:rsidR="007837A3" w:rsidRDefault="007837A3" w:rsidP="00C81F9B">
            <w:pPr>
              <w:rPr>
                <w:rFonts w:cstheme="minorHAnsi"/>
                <w:iCs/>
                <w:szCs w:val="24"/>
                <w:lang w:bidi="ar-LB"/>
              </w:rPr>
            </w:pPr>
            <w:r w:rsidRPr="008E5A1F">
              <w:rPr>
                <w:rFonts w:cstheme="minorHAnsi"/>
                <w:iCs/>
                <w:szCs w:val="24"/>
                <w:lang w:bidi="ar-LB"/>
              </w:rPr>
              <w:t xml:space="preserve">If the current action has options. </w:t>
            </w:r>
            <w:r>
              <w:rPr>
                <w:rFonts w:cstheme="minorHAnsi"/>
                <w:iCs/>
                <w:szCs w:val="24"/>
                <w:lang w:bidi="ar-LB"/>
              </w:rPr>
              <w:t>The system will display</w:t>
            </w:r>
          </w:p>
          <w:p w14:paraId="634D051E"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text box for each item or option and “add way” button next to each one</w:t>
            </w:r>
          </w:p>
          <w:p w14:paraId="1CCA4371" w14:textId="77777777" w:rsidR="007837A3" w:rsidRDefault="007837A3" w:rsidP="00C81F9B">
            <w:pPr>
              <w:rPr>
                <w:rFonts w:cstheme="minorHAnsi"/>
                <w:iCs/>
                <w:szCs w:val="24"/>
                <w:lang w:bidi="ar-LB"/>
              </w:rPr>
            </w:pPr>
            <w:r w:rsidRPr="008E5A1F">
              <w:rPr>
                <w:rFonts w:cstheme="minorHAnsi"/>
                <w:iCs/>
                <w:szCs w:val="24"/>
                <w:lang w:bidi="ar-LB"/>
              </w:rPr>
              <w:t>If the action doesn’t have item or option</w:t>
            </w:r>
            <w:r>
              <w:rPr>
                <w:rFonts w:cstheme="minorHAnsi"/>
                <w:iCs/>
                <w:szCs w:val="24"/>
                <w:lang w:bidi="ar-LB"/>
              </w:rPr>
              <w:t>.</w:t>
            </w:r>
          </w:p>
          <w:p w14:paraId="1689FCFA" w14:textId="77777777" w:rsidR="007837A3" w:rsidRDefault="007837A3" w:rsidP="00C81F9B">
            <w:pPr>
              <w:rPr>
                <w:rFonts w:cstheme="minorHAnsi"/>
                <w:iCs/>
                <w:szCs w:val="24"/>
                <w:lang w:bidi="ar-LB"/>
              </w:rPr>
            </w:pPr>
            <w:r>
              <w:rPr>
                <w:rFonts w:cstheme="minorHAnsi"/>
                <w:iCs/>
                <w:szCs w:val="24"/>
                <w:lang w:bidi="ar-LB"/>
              </w:rPr>
              <w:t>System will display</w:t>
            </w:r>
          </w:p>
          <w:p w14:paraId="46BABBC4" w14:textId="77777777" w:rsidR="007837A3" w:rsidRPr="00A778BE"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“add way” button</w:t>
            </w:r>
          </w:p>
          <w:p w14:paraId="04C229D8" w14:textId="77777777" w:rsidR="007837A3" w:rsidRDefault="007837A3" w:rsidP="00C81F9B">
            <w:pPr>
              <w:rPr>
                <w:rFonts w:cstheme="minorHAnsi"/>
                <w:iCs/>
                <w:szCs w:val="24"/>
                <w:lang w:bidi="ar-LB"/>
              </w:rPr>
            </w:pPr>
            <w:r>
              <w:rPr>
                <w:rFonts w:cstheme="minorHAnsi"/>
                <w:iCs/>
                <w:szCs w:val="24"/>
                <w:lang w:bidi="ar-LB"/>
              </w:rPr>
              <w:t>Also the interface will contain</w:t>
            </w:r>
          </w:p>
          <w:p w14:paraId="27CBFC91"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“New current action” button but it is disabled button</w:t>
            </w:r>
          </w:p>
          <w:p w14:paraId="57A509E3"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 xml:space="preserve">“New </w:t>
            </w:r>
            <w:r>
              <w:rPr>
                <w:rFonts w:ascii="Calibri" w:eastAsiaTheme="minorEastAsia" w:hAnsi="Calibri" w:cstheme="minorHAnsi"/>
                <w:iCs/>
                <w:color w:val="4D5154" w:themeColor="text1" w:themeTint="BF"/>
                <w:sz w:val="24"/>
                <w:szCs w:val="24"/>
                <w:lang w:bidi="ar-LB"/>
              </w:rPr>
              <w:t>Phase</w:t>
            </w:r>
            <w:r w:rsidRPr="00A778BE">
              <w:rPr>
                <w:rFonts w:ascii="Calibri" w:eastAsiaTheme="minorEastAsia" w:hAnsi="Calibri" w:cstheme="minorHAnsi"/>
                <w:iCs/>
                <w:color w:val="4D5154" w:themeColor="text1" w:themeTint="BF"/>
                <w:sz w:val="24"/>
                <w:szCs w:val="24"/>
                <w:lang w:bidi="ar-LB"/>
              </w:rPr>
              <w:t>” button but it is disabled button</w:t>
            </w:r>
          </w:p>
          <w:p w14:paraId="717920AE" w14:textId="77777777" w:rsidR="007837A3" w:rsidRPr="00612F88" w:rsidRDefault="007837A3" w:rsidP="00C81F9B">
            <w:pPr>
              <w:rPr>
                <w:rFonts w:cstheme="minorHAnsi"/>
                <w:iCs/>
                <w:szCs w:val="24"/>
                <w:lang w:bidi="ar-LB"/>
              </w:rPr>
            </w:pPr>
            <w:r>
              <w:rPr>
                <w:rFonts w:cstheme="minorHAnsi"/>
                <w:iCs/>
                <w:szCs w:val="24"/>
                <w:lang w:bidi="ar-LB"/>
              </w:rPr>
              <w:t xml:space="preserve">Ex: A2 doesn’t have option </w:t>
            </w:r>
          </w:p>
          <w:p w14:paraId="4EE79D89" w14:textId="77777777" w:rsidR="007837A3" w:rsidRDefault="007837A3" w:rsidP="00C81F9B">
            <w:pPr>
              <w:rPr>
                <w:rFonts w:cstheme="minorHAnsi"/>
                <w:iCs/>
                <w:szCs w:val="24"/>
                <w:lang w:bidi="ar-LB"/>
              </w:rPr>
            </w:pPr>
          </w:p>
          <w:p w14:paraId="26936105" w14:textId="77777777" w:rsidR="007837A3" w:rsidRDefault="007837A3" w:rsidP="00C81F9B">
            <w:pPr>
              <w:rPr>
                <w:rFonts w:cstheme="minorHAnsi"/>
                <w:iCs/>
                <w:szCs w:val="24"/>
                <w:lang w:bidi="ar-LB"/>
              </w:rPr>
            </w:pPr>
          </w:p>
          <w:p w14:paraId="7EFDC4E5" w14:textId="77777777" w:rsidR="007837A3" w:rsidRDefault="007837A3" w:rsidP="00C81F9B">
            <w:pPr>
              <w:rPr>
                <w:rFonts w:cstheme="minorHAnsi"/>
                <w:iCs/>
                <w:szCs w:val="24"/>
                <w:lang w:bidi="ar-LB"/>
              </w:rPr>
            </w:pPr>
          </w:p>
          <w:p w14:paraId="68777B5A" w14:textId="77777777" w:rsidR="007837A3" w:rsidRDefault="007837A3" w:rsidP="00C81F9B">
            <w:pPr>
              <w:rPr>
                <w:rFonts w:cstheme="minorHAnsi"/>
                <w:iCs/>
                <w:szCs w:val="24"/>
                <w:lang w:bidi="ar-LB"/>
              </w:rPr>
            </w:pPr>
            <w:r w:rsidRPr="00A778BE">
              <w:rPr>
                <w:rFonts w:eastAsia="Calibri"/>
                <w:b/>
                <w:bCs/>
              </w:rPr>
              <w:t>Step</w:t>
            </w:r>
            <w:r>
              <w:rPr>
                <w:rFonts w:eastAsia="Calibri"/>
                <w:b/>
                <w:bCs/>
              </w:rPr>
              <w:t>31</w:t>
            </w:r>
            <w:r w:rsidRPr="00A778BE">
              <w:rPr>
                <w:rFonts w:eastAsia="Calibri"/>
                <w:b/>
                <w:bCs/>
              </w:rPr>
              <w:t>:</w:t>
            </w:r>
            <w:r>
              <w:rPr>
                <w:rFonts w:cstheme="minorHAnsi"/>
                <w:iCs/>
                <w:szCs w:val="24"/>
                <w:lang w:bidi="ar-LB"/>
              </w:rPr>
              <w:t xml:space="preserve"> system will display a popup contain</w:t>
            </w:r>
          </w:p>
          <w:p w14:paraId="4AC416C4" w14:textId="77777777" w:rsidR="007837A3" w:rsidRDefault="007837A3" w:rsidP="00C81F9B">
            <w:pPr>
              <w:rPr>
                <w:rFonts w:cstheme="minorHAnsi"/>
                <w:iCs/>
                <w:szCs w:val="24"/>
                <w:lang w:bidi="ar-LB"/>
              </w:rPr>
            </w:pPr>
            <w:r>
              <w:rPr>
                <w:rFonts w:cstheme="minorHAnsi"/>
                <w:iCs/>
                <w:szCs w:val="24"/>
                <w:lang w:bidi="ar-LB"/>
              </w:rPr>
              <w:t>Drop down list to select the relation Sequence or Parallel</w:t>
            </w:r>
          </w:p>
          <w:p w14:paraId="5FAA4CB2" w14:textId="77777777" w:rsidR="007837A3" w:rsidRDefault="007837A3" w:rsidP="00C81F9B">
            <w:pPr>
              <w:rPr>
                <w:rFonts w:cstheme="minorHAnsi"/>
                <w:iCs/>
                <w:szCs w:val="24"/>
                <w:lang w:bidi="ar-LB"/>
              </w:rPr>
            </w:pPr>
          </w:p>
          <w:p w14:paraId="234D2D4B" w14:textId="77777777" w:rsidR="007837A3" w:rsidRDefault="007837A3" w:rsidP="00C81F9B">
            <w:pPr>
              <w:rPr>
                <w:rFonts w:cstheme="minorHAnsi"/>
                <w:iCs/>
                <w:szCs w:val="24"/>
                <w:lang w:bidi="ar-LB"/>
              </w:rPr>
            </w:pPr>
          </w:p>
          <w:p w14:paraId="62CF6DE9" w14:textId="77777777" w:rsidR="007837A3" w:rsidRDefault="007837A3" w:rsidP="00C81F9B">
            <w:pPr>
              <w:rPr>
                <w:rFonts w:cstheme="minorHAnsi"/>
                <w:iCs/>
                <w:szCs w:val="24"/>
                <w:lang w:bidi="ar-LB"/>
              </w:rPr>
            </w:pPr>
          </w:p>
          <w:p w14:paraId="4AB8716A" w14:textId="77777777" w:rsidR="007837A3" w:rsidRDefault="007837A3" w:rsidP="00C81F9B">
            <w:pPr>
              <w:rPr>
                <w:rFonts w:cstheme="minorHAnsi"/>
                <w:iCs/>
                <w:szCs w:val="24"/>
                <w:lang w:bidi="ar-LB"/>
              </w:rPr>
            </w:pPr>
          </w:p>
          <w:p w14:paraId="20E3CD52" w14:textId="77777777" w:rsidR="007837A3" w:rsidRDefault="007837A3" w:rsidP="00C81F9B">
            <w:pPr>
              <w:rPr>
                <w:rFonts w:cstheme="minorHAnsi"/>
                <w:iCs/>
                <w:szCs w:val="24"/>
                <w:lang w:bidi="ar-LB"/>
              </w:rPr>
            </w:pPr>
          </w:p>
          <w:p w14:paraId="5E488626" w14:textId="77777777" w:rsidR="007837A3" w:rsidRPr="00F90E84" w:rsidRDefault="007837A3" w:rsidP="00C81F9B">
            <w:pPr>
              <w:rPr>
                <w:rFonts w:eastAsia="Calibri"/>
                <w:b/>
                <w:bCs/>
              </w:rPr>
            </w:pPr>
            <w:r w:rsidRPr="00A778BE">
              <w:rPr>
                <w:rFonts w:eastAsia="Calibri"/>
                <w:b/>
                <w:bCs/>
              </w:rPr>
              <w:t>Step</w:t>
            </w:r>
            <w:r>
              <w:rPr>
                <w:rFonts w:eastAsia="Calibri"/>
                <w:b/>
                <w:bCs/>
              </w:rPr>
              <w:t>33</w:t>
            </w:r>
            <w:r>
              <w:rPr>
                <w:rFonts w:cstheme="minorHAnsi"/>
                <w:iCs/>
                <w:szCs w:val="24"/>
                <w:lang w:bidi="ar-LB"/>
              </w:rPr>
              <w:t>: system will display a pop up contains</w:t>
            </w:r>
          </w:p>
          <w:p w14:paraId="1F4F44F6"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 xml:space="preserve">Drop down list to select the next action/s </w:t>
            </w:r>
          </w:p>
          <w:p w14:paraId="3F154D16"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If the selected operation is Sequence the list will be to select one action, else if the relation is parallel so the list will be multi choice and user has to select two actions at least</w:t>
            </w:r>
          </w:p>
          <w:p w14:paraId="2F3B15EB" w14:textId="77777777" w:rsidR="007837A3" w:rsidRPr="00B730A5"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Save button</w:t>
            </w:r>
          </w:p>
          <w:p w14:paraId="08C49272" w14:textId="77777777" w:rsidR="007837A3" w:rsidRDefault="007837A3" w:rsidP="00C81F9B">
            <w:pPr>
              <w:rPr>
                <w:rFonts w:cstheme="minorHAnsi"/>
                <w:iCs/>
                <w:szCs w:val="24"/>
                <w:lang w:bidi="ar-LB"/>
              </w:rPr>
            </w:pPr>
          </w:p>
          <w:p w14:paraId="7832CA1F" w14:textId="77777777" w:rsidR="007837A3" w:rsidRDefault="007837A3" w:rsidP="00C81F9B">
            <w:pPr>
              <w:rPr>
                <w:rFonts w:cstheme="minorHAnsi"/>
                <w:iCs/>
                <w:szCs w:val="24"/>
                <w:lang w:bidi="ar-LB"/>
              </w:rPr>
            </w:pPr>
          </w:p>
          <w:p w14:paraId="4F80F5A1" w14:textId="77777777" w:rsidR="007837A3" w:rsidRDefault="007837A3" w:rsidP="00C81F9B">
            <w:pPr>
              <w:rPr>
                <w:rFonts w:cstheme="minorHAnsi"/>
                <w:iCs/>
                <w:szCs w:val="24"/>
                <w:lang w:bidi="ar-LB"/>
              </w:rPr>
            </w:pPr>
          </w:p>
          <w:p w14:paraId="215C10C2" w14:textId="77777777" w:rsidR="007837A3" w:rsidRDefault="007837A3" w:rsidP="00C81F9B">
            <w:pPr>
              <w:rPr>
                <w:rFonts w:cstheme="minorHAnsi"/>
                <w:iCs/>
                <w:szCs w:val="24"/>
                <w:lang w:bidi="ar-LB"/>
              </w:rPr>
            </w:pPr>
          </w:p>
          <w:p w14:paraId="63FBB233" w14:textId="77777777" w:rsidR="007837A3" w:rsidRDefault="007837A3" w:rsidP="00C81F9B">
            <w:pPr>
              <w:rPr>
                <w:rFonts w:cstheme="minorHAnsi"/>
                <w:iCs/>
                <w:szCs w:val="24"/>
                <w:lang w:bidi="ar-LB"/>
              </w:rPr>
            </w:pPr>
          </w:p>
          <w:p w14:paraId="49F0328E" w14:textId="77777777" w:rsidR="007837A3" w:rsidRDefault="007837A3" w:rsidP="00C81F9B">
            <w:pPr>
              <w:rPr>
                <w:rFonts w:cstheme="minorHAnsi"/>
                <w:iCs/>
                <w:szCs w:val="24"/>
                <w:rtl/>
                <w:lang w:bidi="ar-LB"/>
              </w:rPr>
            </w:pPr>
            <w:r w:rsidRPr="00A778BE">
              <w:rPr>
                <w:rFonts w:eastAsia="Calibri"/>
                <w:b/>
                <w:bCs/>
              </w:rPr>
              <w:t>Step</w:t>
            </w:r>
            <w:r>
              <w:rPr>
                <w:rFonts w:eastAsia="Calibri" w:hint="cs"/>
                <w:b/>
                <w:bCs/>
                <w:rtl/>
              </w:rPr>
              <w:t>3</w:t>
            </w:r>
            <w:r>
              <w:rPr>
                <w:rFonts w:eastAsia="Calibri"/>
                <w:b/>
                <w:bCs/>
              </w:rPr>
              <w:t>5</w:t>
            </w:r>
            <w:r>
              <w:rPr>
                <w:rFonts w:cstheme="minorHAnsi"/>
                <w:iCs/>
                <w:szCs w:val="24"/>
                <w:lang w:bidi="ar-LB"/>
              </w:rPr>
              <w:t>: system will display a drop down list to define the relation between A1 &amp; A2</w:t>
            </w:r>
            <w:r>
              <w:rPr>
                <w:rFonts w:cstheme="minorHAnsi" w:hint="cs"/>
                <w:iCs/>
                <w:szCs w:val="24"/>
                <w:rtl/>
                <w:lang w:bidi="ar-LB"/>
              </w:rPr>
              <w:t xml:space="preserve"> </w:t>
            </w:r>
            <w:r>
              <w:rPr>
                <w:rFonts w:cstheme="minorHAnsi"/>
                <w:iCs/>
                <w:szCs w:val="24"/>
                <w:lang w:bidi="ar-LB"/>
              </w:rPr>
              <w:t>(“and”, “or”, or “one way”</w:t>
            </w:r>
          </w:p>
          <w:p w14:paraId="1ED05E3C" w14:textId="77777777" w:rsidR="007837A3" w:rsidRDefault="007837A3" w:rsidP="00C81F9B">
            <w:pPr>
              <w:rPr>
                <w:rFonts w:cstheme="minorHAnsi"/>
                <w:iCs/>
                <w:szCs w:val="24"/>
                <w:rtl/>
                <w:lang w:bidi="ar-LB"/>
              </w:rPr>
            </w:pPr>
          </w:p>
          <w:p w14:paraId="3ABBE5CF" w14:textId="77777777" w:rsidR="007837A3" w:rsidRDefault="007837A3" w:rsidP="00C81F9B">
            <w:pPr>
              <w:rPr>
                <w:rFonts w:cstheme="minorHAnsi"/>
                <w:iCs/>
                <w:szCs w:val="24"/>
                <w:rtl/>
                <w:lang w:bidi="ar-LB"/>
              </w:rPr>
            </w:pPr>
          </w:p>
          <w:p w14:paraId="556C1103" w14:textId="77777777" w:rsidR="007837A3" w:rsidRDefault="007837A3" w:rsidP="00C81F9B">
            <w:pPr>
              <w:rPr>
                <w:rFonts w:cstheme="minorHAnsi"/>
                <w:iCs/>
                <w:szCs w:val="24"/>
                <w:rtl/>
                <w:lang w:bidi="ar-LB"/>
              </w:rPr>
            </w:pPr>
          </w:p>
          <w:p w14:paraId="2DD57FA0" w14:textId="77777777" w:rsidR="007837A3" w:rsidRDefault="007837A3" w:rsidP="00C81F9B">
            <w:pPr>
              <w:rPr>
                <w:rFonts w:cstheme="minorHAnsi"/>
                <w:iCs/>
                <w:szCs w:val="24"/>
                <w:lang w:bidi="ar-LB"/>
              </w:rPr>
            </w:pPr>
          </w:p>
          <w:p w14:paraId="728DE74D" w14:textId="77777777" w:rsidR="007837A3" w:rsidRDefault="007837A3" w:rsidP="00C81F9B">
            <w:pPr>
              <w:rPr>
                <w:rFonts w:cstheme="minorHAnsi"/>
                <w:iCs/>
                <w:szCs w:val="24"/>
                <w:lang w:bidi="ar-LB"/>
              </w:rPr>
            </w:pPr>
            <w:r w:rsidRPr="00A778BE">
              <w:rPr>
                <w:rFonts w:eastAsia="Calibri"/>
                <w:b/>
                <w:bCs/>
              </w:rPr>
              <w:t>Step</w:t>
            </w:r>
            <w:r>
              <w:rPr>
                <w:rFonts w:eastAsia="Calibri" w:hint="cs"/>
                <w:b/>
                <w:bCs/>
                <w:rtl/>
              </w:rPr>
              <w:t>3</w:t>
            </w:r>
            <w:r>
              <w:rPr>
                <w:rFonts w:eastAsia="Calibri"/>
                <w:b/>
                <w:bCs/>
              </w:rPr>
              <w:t>7</w:t>
            </w:r>
            <w:r>
              <w:rPr>
                <w:rFonts w:cstheme="minorHAnsi"/>
                <w:iCs/>
                <w:szCs w:val="24"/>
                <w:lang w:bidi="ar-LB"/>
              </w:rPr>
              <w:t>: system will close the pop up</w:t>
            </w:r>
          </w:p>
          <w:p w14:paraId="48EF6E6E" w14:textId="77777777" w:rsidR="007837A3" w:rsidRDefault="007837A3" w:rsidP="00C81F9B">
            <w:pPr>
              <w:rPr>
                <w:rFonts w:cstheme="minorHAnsi"/>
                <w:iCs/>
                <w:szCs w:val="24"/>
                <w:lang w:bidi="ar-LB"/>
              </w:rPr>
            </w:pPr>
          </w:p>
          <w:p w14:paraId="246C5CBC" w14:textId="77777777" w:rsidR="007837A3" w:rsidRDefault="007837A3" w:rsidP="00C81F9B">
            <w:pPr>
              <w:rPr>
                <w:rFonts w:cstheme="minorHAnsi"/>
                <w:iCs/>
                <w:szCs w:val="24"/>
                <w:lang w:bidi="ar-LB"/>
              </w:rPr>
            </w:pPr>
            <w:r>
              <w:rPr>
                <w:rFonts w:cstheme="minorHAnsi"/>
                <w:iCs/>
                <w:szCs w:val="24"/>
                <w:lang w:bidi="ar-LB"/>
              </w:rPr>
              <w:t>Ex: user add way to the current action “A2” and the workflow tree for the whole example will be as figure</w:t>
            </w:r>
          </w:p>
          <w:p w14:paraId="6C2E6BEA" w14:textId="77777777" w:rsidR="007837A3" w:rsidRDefault="007837A3" w:rsidP="00C81F9B">
            <w:pPr>
              <w:rPr>
                <w:rFonts w:cstheme="minorHAnsi"/>
                <w:iCs/>
                <w:szCs w:val="24"/>
                <w:rtl/>
                <w:lang w:bidi="ar-LB"/>
              </w:rPr>
            </w:pPr>
            <w:r>
              <w:object w:dxaOrig="4741" w:dyaOrig="7932" w14:anchorId="3092F033">
                <v:shape id="_x0000_i1029" type="#_x0000_t75" style="width:2in;height:240pt" o:ole="">
                  <v:imagedata r:id="rId34" o:title=""/>
                </v:shape>
                <o:OLEObject Type="Embed" ProgID="Visio.Drawing.15" ShapeID="_x0000_i1029" DrawAspect="Content" ObjectID="_1711695501" r:id="rId35"/>
              </w:object>
            </w:r>
          </w:p>
          <w:p w14:paraId="4BEEE51F" w14:textId="77777777" w:rsidR="007837A3" w:rsidRDefault="007837A3" w:rsidP="00C81F9B">
            <w:pPr>
              <w:rPr>
                <w:rFonts w:cstheme="minorHAnsi"/>
                <w:iCs/>
                <w:szCs w:val="24"/>
                <w:lang w:bidi="ar-LB"/>
              </w:rPr>
            </w:pPr>
          </w:p>
          <w:p w14:paraId="26D8AC82" w14:textId="77777777" w:rsidR="007837A3" w:rsidRDefault="007837A3" w:rsidP="00C81F9B">
            <w:pPr>
              <w:rPr>
                <w:rFonts w:cstheme="minorHAnsi"/>
                <w:iCs/>
                <w:szCs w:val="24"/>
                <w:lang w:bidi="ar-LB"/>
              </w:rPr>
            </w:pPr>
            <w:r>
              <w:rPr>
                <w:rFonts w:cstheme="minorHAnsi"/>
                <w:iCs/>
                <w:szCs w:val="24"/>
                <w:lang w:bidi="ar-LB"/>
              </w:rPr>
              <w:t>If user add way to the current action or add way to each type or option of the current action</w:t>
            </w:r>
          </w:p>
          <w:p w14:paraId="615EAD53" w14:textId="77777777" w:rsidR="007837A3" w:rsidRDefault="007837A3" w:rsidP="00C81F9B">
            <w:pPr>
              <w:rPr>
                <w:rFonts w:cstheme="minorHAnsi"/>
                <w:iCs/>
                <w:szCs w:val="24"/>
                <w:lang w:bidi="ar-LB"/>
              </w:rPr>
            </w:pPr>
          </w:p>
          <w:p w14:paraId="082C288A" w14:textId="77777777" w:rsidR="007837A3" w:rsidRDefault="007837A3" w:rsidP="00C81F9B">
            <w:pPr>
              <w:rPr>
                <w:rFonts w:cstheme="minorHAnsi"/>
                <w:iCs/>
                <w:szCs w:val="24"/>
                <w:lang w:bidi="ar-LB"/>
              </w:rPr>
            </w:pPr>
            <w:r>
              <w:rPr>
                <w:rFonts w:cstheme="minorHAnsi"/>
                <w:iCs/>
                <w:szCs w:val="24"/>
                <w:lang w:bidi="ar-LB"/>
              </w:rPr>
              <w:t>System will active “New current action” button and “New phase” button</w:t>
            </w:r>
          </w:p>
          <w:p w14:paraId="211BF261" w14:textId="77777777" w:rsidR="007837A3" w:rsidRDefault="007837A3" w:rsidP="00C81F9B">
            <w:pPr>
              <w:rPr>
                <w:rFonts w:cstheme="minorHAnsi"/>
                <w:iCs/>
                <w:szCs w:val="24"/>
                <w:lang w:bidi="ar-LB"/>
              </w:rPr>
            </w:pPr>
          </w:p>
          <w:p w14:paraId="482E2836" w14:textId="77777777" w:rsidR="007837A3" w:rsidRDefault="007837A3" w:rsidP="00C81F9B">
            <w:pPr>
              <w:rPr>
                <w:rFonts w:cstheme="minorHAnsi"/>
                <w:iCs/>
                <w:szCs w:val="24"/>
                <w:lang w:bidi="ar-LB"/>
              </w:rPr>
            </w:pPr>
          </w:p>
          <w:p w14:paraId="2DC98991" w14:textId="77777777" w:rsidR="007837A3" w:rsidRDefault="007837A3" w:rsidP="00C81F9B">
            <w:pPr>
              <w:rPr>
                <w:rFonts w:cstheme="minorHAnsi"/>
                <w:iCs/>
                <w:szCs w:val="24"/>
                <w:lang w:bidi="ar-LB"/>
              </w:rPr>
            </w:pPr>
          </w:p>
          <w:p w14:paraId="27AF535F" w14:textId="77777777" w:rsidR="007837A3" w:rsidRDefault="007837A3" w:rsidP="00C81F9B">
            <w:pPr>
              <w:rPr>
                <w:rFonts w:cstheme="minorHAnsi"/>
                <w:iCs/>
                <w:szCs w:val="24"/>
                <w:lang w:bidi="ar-LB"/>
              </w:rPr>
            </w:pPr>
          </w:p>
          <w:p w14:paraId="0C1E393C" w14:textId="77777777" w:rsidR="007837A3" w:rsidRDefault="007837A3" w:rsidP="00C81F9B">
            <w:pPr>
              <w:rPr>
                <w:rFonts w:cstheme="minorHAnsi"/>
                <w:iCs/>
                <w:szCs w:val="24"/>
                <w:lang w:bidi="ar-LB"/>
              </w:rPr>
            </w:pPr>
            <w:r w:rsidRPr="00A778BE">
              <w:rPr>
                <w:rFonts w:eastAsia="Calibri"/>
                <w:b/>
                <w:bCs/>
              </w:rPr>
              <w:t>Step</w:t>
            </w:r>
            <w:r>
              <w:rPr>
                <w:rFonts w:eastAsia="Calibri" w:hint="cs"/>
                <w:b/>
                <w:bCs/>
                <w:rtl/>
              </w:rPr>
              <w:t>3</w:t>
            </w:r>
            <w:r>
              <w:rPr>
                <w:rFonts w:eastAsia="Calibri"/>
                <w:b/>
                <w:bCs/>
              </w:rPr>
              <w:t>9</w:t>
            </w:r>
            <w:r>
              <w:rPr>
                <w:rFonts w:cstheme="minorHAnsi"/>
                <w:iCs/>
                <w:szCs w:val="24"/>
                <w:lang w:bidi="ar-LB"/>
              </w:rPr>
              <w:t>:</w:t>
            </w:r>
          </w:p>
          <w:p w14:paraId="7E865E7A" w14:textId="6F59E998" w:rsidR="007837A3" w:rsidRDefault="002F3867" w:rsidP="00C81F9B">
            <w:pPr>
              <w:rPr>
                <w:rFonts w:cstheme="minorHAnsi"/>
                <w:iCs/>
                <w:szCs w:val="24"/>
                <w:lang w:bidi="ar-LB"/>
              </w:rPr>
            </w:pPr>
            <w:r>
              <w:rPr>
                <w:rFonts w:cstheme="minorHAnsi"/>
                <w:iCs/>
                <w:szCs w:val="24"/>
                <w:lang w:bidi="ar-LB"/>
              </w:rPr>
              <w:t>System</w:t>
            </w:r>
            <w:r w:rsidR="007837A3">
              <w:rPr>
                <w:rFonts w:cstheme="minorHAnsi"/>
                <w:iCs/>
                <w:szCs w:val="24"/>
                <w:lang w:bidi="ar-LB"/>
              </w:rPr>
              <w:t xml:space="preserve"> will save the current action and its relation with the next action/s.</w:t>
            </w:r>
          </w:p>
          <w:p w14:paraId="03E36A8E" w14:textId="77777777" w:rsidR="007837A3" w:rsidRDefault="007837A3" w:rsidP="00C81F9B">
            <w:pPr>
              <w:rPr>
                <w:rFonts w:cstheme="minorHAnsi"/>
                <w:iCs/>
                <w:szCs w:val="24"/>
                <w:lang w:bidi="ar-LB"/>
              </w:rPr>
            </w:pPr>
          </w:p>
          <w:p w14:paraId="467B835B" w14:textId="77777777" w:rsidR="007837A3" w:rsidRDefault="007837A3" w:rsidP="00C81F9B">
            <w:pPr>
              <w:rPr>
                <w:rFonts w:cstheme="minorHAnsi"/>
                <w:iCs/>
                <w:szCs w:val="24"/>
                <w:lang w:bidi="ar-LB"/>
              </w:rPr>
            </w:pPr>
            <w:r w:rsidRPr="003E7A14">
              <w:rPr>
                <w:rFonts w:eastAsia="Calibri"/>
                <w:b/>
                <w:bCs/>
              </w:rPr>
              <w:t>S</w:t>
            </w:r>
            <w:r>
              <w:rPr>
                <w:rFonts w:eastAsia="Calibri"/>
                <w:b/>
                <w:bCs/>
              </w:rPr>
              <w:t>tep 40</w:t>
            </w:r>
            <w:r w:rsidRPr="003E7A14">
              <w:rPr>
                <w:rFonts w:eastAsia="Calibri"/>
                <w:b/>
                <w:bCs/>
              </w:rPr>
              <w:t>:</w:t>
            </w:r>
            <w:r>
              <w:rPr>
                <w:rFonts w:cstheme="minorHAnsi"/>
                <w:iCs/>
                <w:szCs w:val="24"/>
                <w:lang w:bidi="ar-LB"/>
              </w:rPr>
              <w:t xml:space="preserve"> System will display drop down list to select the current action</w:t>
            </w:r>
          </w:p>
          <w:p w14:paraId="0B6B15A0" w14:textId="77777777" w:rsidR="007837A3" w:rsidRDefault="007837A3" w:rsidP="00C81F9B">
            <w:pPr>
              <w:rPr>
                <w:rFonts w:cstheme="minorHAnsi"/>
                <w:iCs/>
                <w:szCs w:val="24"/>
                <w:lang w:bidi="ar-LB"/>
              </w:rPr>
            </w:pPr>
            <w:r>
              <w:rPr>
                <w:rFonts w:cstheme="minorHAnsi"/>
                <w:iCs/>
                <w:szCs w:val="24"/>
                <w:lang w:bidi="ar-LB"/>
              </w:rPr>
              <w:t>The list will contain the actions that selected in the previous ways</w:t>
            </w:r>
          </w:p>
          <w:p w14:paraId="26294D41" w14:textId="77777777" w:rsidR="007837A3" w:rsidRDefault="007837A3" w:rsidP="00C81F9B">
            <w:pPr>
              <w:rPr>
                <w:rFonts w:cstheme="minorHAnsi"/>
                <w:iCs/>
                <w:szCs w:val="24"/>
                <w:lang w:bidi="ar-LB"/>
              </w:rPr>
            </w:pPr>
            <w:r>
              <w:rPr>
                <w:rFonts w:cstheme="minorHAnsi"/>
                <w:iCs/>
                <w:szCs w:val="24"/>
                <w:lang w:bidi="ar-LB"/>
              </w:rPr>
              <w:t>Ex: the list will contain (A4, and A3)</w:t>
            </w:r>
          </w:p>
          <w:p w14:paraId="19857DF3" w14:textId="77777777" w:rsidR="007837A3" w:rsidRDefault="007837A3" w:rsidP="00C81F9B">
            <w:pPr>
              <w:rPr>
                <w:rFonts w:cstheme="minorHAnsi"/>
                <w:iCs/>
                <w:szCs w:val="24"/>
                <w:lang w:bidi="ar-LB"/>
              </w:rPr>
            </w:pPr>
          </w:p>
          <w:p w14:paraId="313D83C2" w14:textId="77777777" w:rsidR="007837A3" w:rsidRDefault="007837A3" w:rsidP="00C81F9B">
            <w:pPr>
              <w:rPr>
                <w:rFonts w:cstheme="minorHAnsi"/>
                <w:iCs/>
                <w:szCs w:val="24"/>
                <w:lang w:bidi="ar-LB"/>
              </w:rPr>
            </w:pPr>
          </w:p>
          <w:p w14:paraId="1FF470F6" w14:textId="77777777" w:rsidR="007837A3" w:rsidRDefault="007837A3" w:rsidP="00C81F9B">
            <w:pPr>
              <w:rPr>
                <w:rFonts w:cstheme="minorHAnsi"/>
                <w:iCs/>
                <w:szCs w:val="24"/>
                <w:lang w:bidi="ar-LB"/>
              </w:rPr>
            </w:pPr>
          </w:p>
          <w:p w14:paraId="7F9E4BC7" w14:textId="77777777" w:rsidR="007837A3" w:rsidRDefault="007837A3" w:rsidP="00C81F9B">
            <w:pPr>
              <w:rPr>
                <w:rFonts w:cstheme="minorHAnsi"/>
                <w:iCs/>
                <w:szCs w:val="24"/>
                <w:lang w:bidi="ar-LB"/>
              </w:rPr>
            </w:pPr>
          </w:p>
          <w:p w14:paraId="76CE1D42" w14:textId="77777777" w:rsidR="007837A3" w:rsidRDefault="007837A3" w:rsidP="00C81F9B">
            <w:pPr>
              <w:rPr>
                <w:rFonts w:cstheme="minorHAnsi"/>
                <w:iCs/>
                <w:szCs w:val="24"/>
                <w:lang w:bidi="ar-LB"/>
              </w:rPr>
            </w:pPr>
            <w:r w:rsidRPr="00396740">
              <w:rPr>
                <w:rFonts w:eastAsia="Calibri"/>
                <w:b/>
                <w:bCs/>
              </w:rPr>
              <w:t>S</w:t>
            </w:r>
            <w:r>
              <w:rPr>
                <w:rFonts w:eastAsia="Calibri"/>
                <w:b/>
                <w:bCs/>
              </w:rPr>
              <w:t>tep42</w:t>
            </w:r>
            <w:r w:rsidRPr="00396740">
              <w:rPr>
                <w:rFonts w:eastAsia="Calibri"/>
                <w:b/>
                <w:bCs/>
              </w:rPr>
              <w:t>:</w:t>
            </w:r>
            <w:r>
              <w:rPr>
                <w:rFonts w:cstheme="minorHAnsi"/>
                <w:iCs/>
                <w:szCs w:val="24"/>
                <w:lang w:bidi="ar-LB"/>
              </w:rPr>
              <w:t xml:space="preserve"> </w:t>
            </w:r>
          </w:p>
          <w:p w14:paraId="5C455281" w14:textId="77777777" w:rsidR="007837A3" w:rsidRDefault="007837A3" w:rsidP="00C81F9B">
            <w:pPr>
              <w:rPr>
                <w:rFonts w:cstheme="minorHAnsi"/>
                <w:iCs/>
                <w:szCs w:val="24"/>
                <w:lang w:bidi="ar-LB"/>
              </w:rPr>
            </w:pPr>
            <w:r w:rsidRPr="008E5A1F">
              <w:rPr>
                <w:rFonts w:cstheme="minorHAnsi"/>
                <w:iCs/>
                <w:szCs w:val="24"/>
                <w:lang w:bidi="ar-LB"/>
              </w:rPr>
              <w:t xml:space="preserve">If the current action has options. </w:t>
            </w:r>
            <w:r>
              <w:rPr>
                <w:rFonts w:cstheme="minorHAnsi"/>
                <w:iCs/>
                <w:szCs w:val="24"/>
                <w:lang w:bidi="ar-LB"/>
              </w:rPr>
              <w:t>The system will display</w:t>
            </w:r>
          </w:p>
          <w:p w14:paraId="6A7AFD7F"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text box for each item or option and “add way” button next to each one</w:t>
            </w:r>
          </w:p>
          <w:p w14:paraId="0B5BDACA" w14:textId="77777777" w:rsidR="007837A3" w:rsidRDefault="007837A3" w:rsidP="00C81F9B">
            <w:pPr>
              <w:rPr>
                <w:rFonts w:cstheme="minorHAnsi"/>
                <w:iCs/>
                <w:szCs w:val="24"/>
                <w:lang w:bidi="ar-LB"/>
              </w:rPr>
            </w:pPr>
            <w:r w:rsidRPr="008E5A1F">
              <w:rPr>
                <w:rFonts w:cstheme="minorHAnsi"/>
                <w:iCs/>
                <w:szCs w:val="24"/>
                <w:lang w:bidi="ar-LB"/>
              </w:rPr>
              <w:t>If the action doesn’t have item or option</w:t>
            </w:r>
            <w:r>
              <w:rPr>
                <w:rFonts w:cstheme="minorHAnsi"/>
                <w:iCs/>
                <w:szCs w:val="24"/>
                <w:lang w:bidi="ar-LB"/>
              </w:rPr>
              <w:t>.</w:t>
            </w:r>
          </w:p>
          <w:p w14:paraId="5DE52F34" w14:textId="77777777" w:rsidR="007837A3" w:rsidRDefault="007837A3" w:rsidP="00C81F9B">
            <w:pPr>
              <w:rPr>
                <w:rFonts w:cstheme="minorHAnsi"/>
                <w:iCs/>
                <w:szCs w:val="24"/>
                <w:lang w:bidi="ar-LB"/>
              </w:rPr>
            </w:pPr>
            <w:r>
              <w:rPr>
                <w:rFonts w:cstheme="minorHAnsi"/>
                <w:iCs/>
                <w:szCs w:val="24"/>
                <w:lang w:bidi="ar-LB"/>
              </w:rPr>
              <w:t>System will display</w:t>
            </w:r>
          </w:p>
          <w:p w14:paraId="3C50C418" w14:textId="77777777" w:rsidR="007837A3" w:rsidRPr="00A778BE"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“add way” button</w:t>
            </w:r>
          </w:p>
          <w:p w14:paraId="017F9D45" w14:textId="77777777" w:rsidR="007837A3" w:rsidRDefault="007837A3" w:rsidP="00C81F9B">
            <w:pPr>
              <w:rPr>
                <w:rFonts w:cstheme="minorHAnsi"/>
                <w:iCs/>
                <w:szCs w:val="24"/>
                <w:lang w:bidi="ar-LB"/>
              </w:rPr>
            </w:pPr>
            <w:r>
              <w:rPr>
                <w:rFonts w:cstheme="minorHAnsi"/>
                <w:iCs/>
                <w:szCs w:val="24"/>
                <w:lang w:bidi="ar-LB"/>
              </w:rPr>
              <w:t>Also the interface will contain</w:t>
            </w:r>
          </w:p>
          <w:p w14:paraId="17C11DA9"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“New current action” button but it is disabled button</w:t>
            </w:r>
          </w:p>
          <w:p w14:paraId="669B9BB5"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 xml:space="preserve">“New </w:t>
            </w:r>
            <w:r>
              <w:rPr>
                <w:rFonts w:ascii="Calibri" w:eastAsiaTheme="minorEastAsia" w:hAnsi="Calibri" w:cstheme="minorHAnsi"/>
                <w:iCs/>
                <w:color w:val="4D5154" w:themeColor="text1" w:themeTint="BF"/>
                <w:sz w:val="24"/>
                <w:szCs w:val="24"/>
                <w:lang w:bidi="ar-LB"/>
              </w:rPr>
              <w:t>Phase</w:t>
            </w:r>
            <w:r w:rsidRPr="00A778BE">
              <w:rPr>
                <w:rFonts w:ascii="Calibri" w:eastAsiaTheme="minorEastAsia" w:hAnsi="Calibri" w:cstheme="minorHAnsi"/>
                <w:iCs/>
                <w:color w:val="4D5154" w:themeColor="text1" w:themeTint="BF"/>
                <w:sz w:val="24"/>
                <w:szCs w:val="24"/>
                <w:lang w:bidi="ar-LB"/>
              </w:rPr>
              <w:t>” button but it is disabled button</w:t>
            </w:r>
          </w:p>
          <w:p w14:paraId="7AB166C0" w14:textId="77777777" w:rsidR="007837A3" w:rsidRPr="00612F88" w:rsidRDefault="007837A3" w:rsidP="00C81F9B">
            <w:pPr>
              <w:rPr>
                <w:rFonts w:cstheme="minorHAnsi"/>
                <w:iCs/>
                <w:szCs w:val="24"/>
                <w:lang w:bidi="ar-LB"/>
              </w:rPr>
            </w:pPr>
            <w:r>
              <w:rPr>
                <w:rFonts w:cstheme="minorHAnsi"/>
                <w:iCs/>
                <w:szCs w:val="24"/>
                <w:lang w:bidi="ar-LB"/>
              </w:rPr>
              <w:t xml:space="preserve">Ex: A3 doesn’t have option </w:t>
            </w:r>
          </w:p>
          <w:p w14:paraId="02BFBCCE" w14:textId="77777777" w:rsidR="007837A3" w:rsidRDefault="007837A3" w:rsidP="00C81F9B">
            <w:pPr>
              <w:rPr>
                <w:rFonts w:cstheme="minorHAnsi"/>
                <w:iCs/>
                <w:szCs w:val="24"/>
                <w:lang w:bidi="ar-LB"/>
              </w:rPr>
            </w:pPr>
          </w:p>
          <w:p w14:paraId="10BAD16D" w14:textId="77777777" w:rsidR="007837A3" w:rsidRDefault="007837A3" w:rsidP="00C81F9B">
            <w:pPr>
              <w:rPr>
                <w:rFonts w:cstheme="minorHAnsi"/>
                <w:iCs/>
                <w:szCs w:val="24"/>
                <w:lang w:bidi="ar-LB"/>
              </w:rPr>
            </w:pPr>
          </w:p>
          <w:p w14:paraId="6A010AFA" w14:textId="77777777" w:rsidR="007837A3" w:rsidRDefault="007837A3" w:rsidP="00C81F9B">
            <w:pPr>
              <w:rPr>
                <w:rFonts w:cstheme="minorHAnsi"/>
                <w:iCs/>
                <w:szCs w:val="24"/>
                <w:lang w:bidi="ar-LB"/>
              </w:rPr>
            </w:pPr>
            <w:r w:rsidRPr="00A778BE">
              <w:rPr>
                <w:rFonts w:eastAsia="Calibri"/>
                <w:b/>
                <w:bCs/>
              </w:rPr>
              <w:t>Step</w:t>
            </w:r>
            <w:r>
              <w:rPr>
                <w:rFonts w:eastAsia="Calibri"/>
                <w:b/>
                <w:bCs/>
              </w:rPr>
              <w:t>44</w:t>
            </w:r>
            <w:r w:rsidRPr="00A778BE">
              <w:rPr>
                <w:rFonts w:eastAsia="Calibri"/>
                <w:b/>
                <w:bCs/>
              </w:rPr>
              <w:t>:</w:t>
            </w:r>
            <w:r>
              <w:rPr>
                <w:rFonts w:cstheme="minorHAnsi"/>
                <w:iCs/>
                <w:szCs w:val="24"/>
                <w:lang w:bidi="ar-LB"/>
              </w:rPr>
              <w:t xml:space="preserve"> system will display a popup contain</w:t>
            </w:r>
          </w:p>
          <w:p w14:paraId="450F1B7F" w14:textId="77777777" w:rsidR="007837A3" w:rsidRDefault="007837A3" w:rsidP="00C81F9B">
            <w:pPr>
              <w:rPr>
                <w:rFonts w:cstheme="minorHAnsi"/>
                <w:iCs/>
                <w:szCs w:val="24"/>
                <w:lang w:bidi="ar-LB"/>
              </w:rPr>
            </w:pPr>
            <w:r>
              <w:rPr>
                <w:rFonts w:cstheme="minorHAnsi"/>
                <w:iCs/>
                <w:szCs w:val="24"/>
                <w:lang w:bidi="ar-LB"/>
              </w:rPr>
              <w:t>Drop down list to select the relation Sequence or Parallel</w:t>
            </w:r>
          </w:p>
          <w:p w14:paraId="6F9EA895" w14:textId="77777777" w:rsidR="007837A3" w:rsidRDefault="007837A3" w:rsidP="00C81F9B">
            <w:pPr>
              <w:rPr>
                <w:rFonts w:cstheme="minorHAnsi"/>
                <w:iCs/>
                <w:szCs w:val="24"/>
                <w:lang w:bidi="ar-LB"/>
              </w:rPr>
            </w:pPr>
          </w:p>
          <w:p w14:paraId="34B646FA" w14:textId="77777777" w:rsidR="007837A3" w:rsidRDefault="007837A3" w:rsidP="00C81F9B">
            <w:pPr>
              <w:rPr>
                <w:rFonts w:cstheme="minorHAnsi"/>
                <w:iCs/>
                <w:szCs w:val="24"/>
                <w:lang w:bidi="ar-LB"/>
              </w:rPr>
            </w:pPr>
          </w:p>
          <w:p w14:paraId="4FCDBF8F" w14:textId="77777777" w:rsidR="007837A3" w:rsidRDefault="007837A3" w:rsidP="00C81F9B">
            <w:pPr>
              <w:rPr>
                <w:rFonts w:cstheme="minorHAnsi"/>
                <w:iCs/>
                <w:szCs w:val="24"/>
                <w:lang w:bidi="ar-LB"/>
              </w:rPr>
            </w:pPr>
          </w:p>
          <w:p w14:paraId="233AA984" w14:textId="77777777" w:rsidR="007837A3" w:rsidRDefault="007837A3" w:rsidP="00C81F9B">
            <w:pPr>
              <w:rPr>
                <w:rFonts w:cstheme="minorHAnsi"/>
                <w:iCs/>
                <w:szCs w:val="24"/>
                <w:lang w:bidi="ar-LB"/>
              </w:rPr>
            </w:pPr>
          </w:p>
          <w:p w14:paraId="1C85FB41" w14:textId="77777777" w:rsidR="007837A3" w:rsidRDefault="007837A3" w:rsidP="00C81F9B">
            <w:pPr>
              <w:rPr>
                <w:rFonts w:cstheme="minorHAnsi"/>
                <w:iCs/>
                <w:szCs w:val="24"/>
                <w:lang w:bidi="ar-LB"/>
              </w:rPr>
            </w:pPr>
          </w:p>
          <w:p w14:paraId="5B04BF55" w14:textId="77777777" w:rsidR="007837A3" w:rsidRPr="00F90E84" w:rsidRDefault="007837A3" w:rsidP="00C81F9B">
            <w:pPr>
              <w:rPr>
                <w:rFonts w:eastAsia="Calibri"/>
                <w:b/>
                <w:bCs/>
              </w:rPr>
            </w:pPr>
            <w:r w:rsidRPr="00A778BE">
              <w:rPr>
                <w:rFonts w:eastAsia="Calibri"/>
                <w:b/>
                <w:bCs/>
              </w:rPr>
              <w:t>Step</w:t>
            </w:r>
            <w:r>
              <w:rPr>
                <w:rFonts w:eastAsia="Calibri"/>
                <w:b/>
                <w:bCs/>
              </w:rPr>
              <w:t>46</w:t>
            </w:r>
            <w:r>
              <w:rPr>
                <w:rFonts w:cstheme="minorHAnsi"/>
                <w:iCs/>
                <w:szCs w:val="24"/>
                <w:lang w:bidi="ar-LB"/>
              </w:rPr>
              <w:t>: system will display a pop up contains</w:t>
            </w:r>
          </w:p>
          <w:p w14:paraId="602D0E19"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 xml:space="preserve">Drop down list to select the next action/s </w:t>
            </w:r>
          </w:p>
          <w:p w14:paraId="3B82B657"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If the selected operation is Sequence the list will be to select one action, else if the relation is parallel so the list will be multi choice and user has to select two actions at least</w:t>
            </w:r>
          </w:p>
          <w:p w14:paraId="2099F89B" w14:textId="77777777" w:rsidR="007837A3" w:rsidRPr="00B730A5"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Save button</w:t>
            </w:r>
          </w:p>
          <w:p w14:paraId="4DE31359" w14:textId="77777777" w:rsidR="007837A3" w:rsidRDefault="007837A3" w:rsidP="00C81F9B">
            <w:pPr>
              <w:rPr>
                <w:rFonts w:cstheme="minorHAnsi"/>
                <w:iCs/>
                <w:szCs w:val="24"/>
                <w:lang w:bidi="ar-LB"/>
              </w:rPr>
            </w:pPr>
          </w:p>
          <w:p w14:paraId="1B6A0A49" w14:textId="77777777" w:rsidR="007837A3" w:rsidRDefault="007837A3" w:rsidP="00C81F9B">
            <w:pPr>
              <w:rPr>
                <w:rFonts w:cstheme="minorHAnsi"/>
                <w:iCs/>
                <w:szCs w:val="24"/>
                <w:lang w:bidi="ar-LB"/>
              </w:rPr>
            </w:pPr>
          </w:p>
          <w:p w14:paraId="4E195AE6" w14:textId="77777777" w:rsidR="007837A3" w:rsidRDefault="007837A3" w:rsidP="00C81F9B">
            <w:pPr>
              <w:rPr>
                <w:rFonts w:cstheme="minorHAnsi"/>
                <w:iCs/>
                <w:szCs w:val="24"/>
                <w:lang w:bidi="ar-LB"/>
              </w:rPr>
            </w:pPr>
          </w:p>
          <w:p w14:paraId="3DC1153A" w14:textId="77777777" w:rsidR="007837A3" w:rsidRDefault="007837A3" w:rsidP="00C81F9B">
            <w:pPr>
              <w:rPr>
                <w:rFonts w:cstheme="minorHAnsi"/>
                <w:iCs/>
                <w:szCs w:val="24"/>
                <w:lang w:bidi="ar-LB"/>
              </w:rPr>
            </w:pPr>
          </w:p>
          <w:p w14:paraId="33582C96" w14:textId="77777777" w:rsidR="007837A3" w:rsidRDefault="007837A3" w:rsidP="00C81F9B">
            <w:pPr>
              <w:rPr>
                <w:rFonts w:cstheme="minorHAnsi"/>
                <w:iCs/>
                <w:szCs w:val="24"/>
                <w:lang w:bidi="ar-LB"/>
              </w:rPr>
            </w:pPr>
          </w:p>
          <w:p w14:paraId="58B33A27" w14:textId="77777777" w:rsidR="007837A3" w:rsidRDefault="007837A3" w:rsidP="00C81F9B">
            <w:pPr>
              <w:rPr>
                <w:rFonts w:cstheme="minorHAnsi"/>
                <w:iCs/>
                <w:szCs w:val="24"/>
                <w:lang w:bidi="ar-LB"/>
              </w:rPr>
            </w:pPr>
          </w:p>
          <w:p w14:paraId="6ECAC4D4" w14:textId="77777777" w:rsidR="007837A3" w:rsidRDefault="007837A3" w:rsidP="00C81F9B">
            <w:pPr>
              <w:rPr>
                <w:rFonts w:cstheme="minorHAnsi"/>
                <w:iCs/>
                <w:szCs w:val="24"/>
                <w:rtl/>
                <w:lang w:bidi="ar-LB"/>
              </w:rPr>
            </w:pPr>
            <w:r w:rsidRPr="00A778BE">
              <w:rPr>
                <w:rFonts w:eastAsia="Calibri"/>
                <w:b/>
                <w:bCs/>
              </w:rPr>
              <w:t>Step</w:t>
            </w:r>
            <w:r>
              <w:rPr>
                <w:rFonts w:eastAsia="Calibri"/>
                <w:b/>
                <w:bCs/>
              </w:rPr>
              <w:t>48</w:t>
            </w:r>
            <w:r>
              <w:rPr>
                <w:rFonts w:cstheme="minorHAnsi"/>
                <w:iCs/>
                <w:szCs w:val="24"/>
                <w:lang w:bidi="ar-LB"/>
              </w:rPr>
              <w:t>: system will remove the relation between A1 &amp;A2 and display drop down list to define the relation between A1, A2, and A3 (“and”, “or”, or “one way”</w:t>
            </w:r>
          </w:p>
          <w:p w14:paraId="73EDF0F9" w14:textId="77777777" w:rsidR="007837A3" w:rsidRDefault="007837A3" w:rsidP="00C81F9B">
            <w:pPr>
              <w:rPr>
                <w:rFonts w:cstheme="minorHAnsi"/>
                <w:iCs/>
                <w:szCs w:val="24"/>
                <w:rtl/>
                <w:lang w:bidi="ar-LB"/>
              </w:rPr>
            </w:pPr>
          </w:p>
          <w:p w14:paraId="0A427952" w14:textId="77777777" w:rsidR="007837A3" w:rsidRDefault="007837A3" w:rsidP="00C81F9B">
            <w:pPr>
              <w:rPr>
                <w:rFonts w:cstheme="minorHAnsi"/>
                <w:iCs/>
                <w:szCs w:val="24"/>
                <w:rtl/>
                <w:lang w:bidi="ar-LB"/>
              </w:rPr>
            </w:pPr>
          </w:p>
          <w:p w14:paraId="3334F1D1" w14:textId="77777777" w:rsidR="007837A3" w:rsidRDefault="007837A3" w:rsidP="00C81F9B">
            <w:pPr>
              <w:rPr>
                <w:rFonts w:cstheme="minorHAnsi"/>
                <w:iCs/>
                <w:szCs w:val="24"/>
                <w:rtl/>
                <w:lang w:bidi="ar-LB"/>
              </w:rPr>
            </w:pPr>
          </w:p>
          <w:p w14:paraId="112DAD27" w14:textId="77777777" w:rsidR="007837A3" w:rsidRDefault="007837A3" w:rsidP="00C81F9B">
            <w:pPr>
              <w:rPr>
                <w:rFonts w:cstheme="minorHAnsi"/>
                <w:iCs/>
                <w:szCs w:val="24"/>
                <w:lang w:bidi="ar-LB"/>
              </w:rPr>
            </w:pPr>
          </w:p>
          <w:p w14:paraId="20587CEC" w14:textId="77777777" w:rsidR="007837A3" w:rsidRDefault="007837A3" w:rsidP="00C81F9B">
            <w:pPr>
              <w:rPr>
                <w:rFonts w:cstheme="minorHAnsi"/>
                <w:iCs/>
                <w:szCs w:val="24"/>
                <w:lang w:bidi="ar-LB"/>
              </w:rPr>
            </w:pPr>
            <w:r w:rsidRPr="00A778BE">
              <w:rPr>
                <w:rFonts w:eastAsia="Calibri"/>
                <w:b/>
                <w:bCs/>
              </w:rPr>
              <w:t>Step</w:t>
            </w:r>
            <w:r>
              <w:rPr>
                <w:rFonts w:eastAsia="Calibri"/>
                <w:b/>
                <w:bCs/>
              </w:rPr>
              <w:t>50</w:t>
            </w:r>
            <w:r>
              <w:rPr>
                <w:rFonts w:cstheme="minorHAnsi"/>
                <w:iCs/>
                <w:szCs w:val="24"/>
                <w:lang w:bidi="ar-LB"/>
              </w:rPr>
              <w:t>: system will close the pop up</w:t>
            </w:r>
          </w:p>
          <w:p w14:paraId="7DBD35B5" w14:textId="77777777" w:rsidR="007837A3" w:rsidRDefault="007837A3" w:rsidP="00C81F9B">
            <w:pPr>
              <w:rPr>
                <w:rFonts w:cstheme="minorHAnsi"/>
                <w:iCs/>
                <w:szCs w:val="24"/>
                <w:lang w:bidi="ar-LB"/>
              </w:rPr>
            </w:pPr>
          </w:p>
          <w:p w14:paraId="5EC267FF" w14:textId="77777777" w:rsidR="007837A3" w:rsidRDefault="007837A3" w:rsidP="00C81F9B">
            <w:pPr>
              <w:rPr>
                <w:rFonts w:cstheme="minorHAnsi"/>
                <w:iCs/>
                <w:szCs w:val="24"/>
                <w:lang w:bidi="ar-LB"/>
              </w:rPr>
            </w:pPr>
            <w:r>
              <w:rPr>
                <w:rFonts w:cstheme="minorHAnsi"/>
                <w:iCs/>
                <w:szCs w:val="24"/>
                <w:lang w:bidi="ar-LB"/>
              </w:rPr>
              <w:t>Ex: user add way to the current action “A3” and the workflow tree for the whole example will be as figure</w:t>
            </w:r>
          </w:p>
          <w:p w14:paraId="631C9C98" w14:textId="77777777" w:rsidR="007837A3" w:rsidRDefault="007837A3" w:rsidP="00C81F9B">
            <w:pPr>
              <w:rPr>
                <w:rFonts w:cstheme="minorHAnsi"/>
                <w:iCs/>
                <w:szCs w:val="24"/>
                <w:rtl/>
                <w:lang w:bidi="ar-LB"/>
              </w:rPr>
            </w:pPr>
            <w:r>
              <w:object w:dxaOrig="5724" w:dyaOrig="8964" w14:anchorId="10158EC0">
                <v:shape id="_x0000_i1030" type="#_x0000_t75" style="width:2in;height:222pt" o:ole="">
                  <v:imagedata r:id="rId36" o:title=""/>
                </v:shape>
                <o:OLEObject Type="Embed" ProgID="Visio.Drawing.15" ShapeID="_x0000_i1030" DrawAspect="Content" ObjectID="_1711695502" r:id="rId37"/>
              </w:object>
            </w:r>
          </w:p>
          <w:p w14:paraId="5BB04FD4" w14:textId="77777777" w:rsidR="007837A3" w:rsidRDefault="007837A3" w:rsidP="00C81F9B">
            <w:pPr>
              <w:rPr>
                <w:rFonts w:cstheme="minorHAnsi"/>
                <w:iCs/>
                <w:szCs w:val="24"/>
                <w:lang w:bidi="ar-LB"/>
              </w:rPr>
            </w:pPr>
          </w:p>
          <w:p w14:paraId="15F36557" w14:textId="77777777" w:rsidR="007837A3" w:rsidRDefault="007837A3" w:rsidP="00C81F9B">
            <w:pPr>
              <w:rPr>
                <w:rFonts w:cstheme="minorHAnsi"/>
                <w:iCs/>
                <w:szCs w:val="24"/>
                <w:lang w:bidi="ar-LB"/>
              </w:rPr>
            </w:pPr>
            <w:r>
              <w:rPr>
                <w:rFonts w:cstheme="minorHAnsi"/>
                <w:iCs/>
                <w:szCs w:val="24"/>
                <w:lang w:bidi="ar-LB"/>
              </w:rPr>
              <w:t>If user add way to the current action or add way to each type or option of the current action</w:t>
            </w:r>
          </w:p>
          <w:p w14:paraId="35836E9B" w14:textId="77777777" w:rsidR="007837A3" w:rsidRDefault="007837A3" w:rsidP="00C81F9B">
            <w:pPr>
              <w:rPr>
                <w:rFonts w:cstheme="minorHAnsi"/>
                <w:iCs/>
                <w:szCs w:val="24"/>
                <w:lang w:bidi="ar-LB"/>
              </w:rPr>
            </w:pPr>
          </w:p>
          <w:p w14:paraId="0E370C66" w14:textId="77777777" w:rsidR="007837A3" w:rsidRDefault="007837A3" w:rsidP="00C81F9B">
            <w:pPr>
              <w:rPr>
                <w:rFonts w:cstheme="minorHAnsi"/>
                <w:iCs/>
                <w:szCs w:val="24"/>
                <w:lang w:bidi="ar-LB"/>
              </w:rPr>
            </w:pPr>
            <w:r>
              <w:rPr>
                <w:rFonts w:cstheme="minorHAnsi"/>
                <w:iCs/>
                <w:szCs w:val="24"/>
                <w:lang w:bidi="ar-LB"/>
              </w:rPr>
              <w:t>System will active “New current action” button and “New phase” button</w:t>
            </w:r>
          </w:p>
          <w:p w14:paraId="70E36198" w14:textId="77777777" w:rsidR="007837A3" w:rsidRDefault="007837A3" w:rsidP="00C81F9B">
            <w:pPr>
              <w:rPr>
                <w:rFonts w:cstheme="minorHAnsi"/>
                <w:iCs/>
                <w:szCs w:val="24"/>
                <w:lang w:bidi="ar-LB"/>
              </w:rPr>
            </w:pPr>
          </w:p>
          <w:p w14:paraId="5E23FB6E" w14:textId="77777777" w:rsidR="007837A3" w:rsidRDefault="007837A3" w:rsidP="00C81F9B">
            <w:pPr>
              <w:rPr>
                <w:rFonts w:cstheme="minorHAnsi"/>
                <w:iCs/>
                <w:szCs w:val="24"/>
                <w:lang w:bidi="ar-LB"/>
              </w:rPr>
            </w:pPr>
          </w:p>
          <w:p w14:paraId="25718481" w14:textId="77777777" w:rsidR="007837A3" w:rsidRDefault="007837A3" w:rsidP="00C81F9B">
            <w:pPr>
              <w:rPr>
                <w:rFonts w:cstheme="minorHAnsi"/>
                <w:iCs/>
                <w:szCs w:val="24"/>
                <w:lang w:bidi="ar-LB"/>
              </w:rPr>
            </w:pPr>
          </w:p>
          <w:p w14:paraId="0EF4FEAA" w14:textId="77777777" w:rsidR="007837A3" w:rsidRDefault="007837A3" w:rsidP="00C81F9B">
            <w:pPr>
              <w:rPr>
                <w:rFonts w:cstheme="minorHAnsi"/>
                <w:iCs/>
                <w:szCs w:val="24"/>
                <w:lang w:bidi="ar-LB"/>
              </w:rPr>
            </w:pPr>
          </w:p>
          <w:p w14:paraId="67DA8344" w14:textId="77777777" w:rsidR="007837A3" w:rsidRDefault="007837A3" w:rsidP="00C81F9B">
            <w:pPr>
              <w:rPr>
                <w:rFonts w:cstheme="minorHAnsi"/>
                <w:iCs/>
                <w:szCs w:val="24"/>
                <w:lang w:bidi="ar-LB"/>
              </w:rPr>
            </w:pPr>
          </w:p>
          <w:p w14:paraId="44EABACB" w14:textId="77777777" w:rsidR="007837A3" w:rsidRDefault="007837A3" w:rsidP="00C81F9B">
            <w:pPr>
              <w:rPr>
                <w:rFonts w:cstheme="minorHAnsi"/>
                <w:iCs/>
                <w:szCs w:val="24"/>
                <w:lang w:bidi="ar-LB"/>
              </w:rPr>
            </w:pPr>
          </w:p>
          <w:p w14:paraId="7C0CD795" w14:textId="77777777" w:rsidR="007837A3" w:rsidRDefault="007837A3" w:rsidP="00C81F9B">
            <w:pPr>
              <w:rPr>
                <w:rFonts w:cstheme="minorHAnsi"/>
                <w:iCs/>
                <w:szCs w:val="24"/>
                <w:lang w:bidi="ar-LB"/>
              </w:rPr>
            </w:pPr>
          </w:p>
          <w:p w14:paraId="13B7672B" w14:textId="77777777" w:rsidR="007837A3" w:rsidRDefault="007837A3" w:rsidP="00C81F9B">
            <w:pPr>
              <w:rPr>
                <w:rFonts w:cstheme="minorHAnsi"/>
                <w:iCs/>
                <w:szCs w:val="24"/>
                <w:lang w:bidi="ar-LB"/>
              </w:rPr>
            </w:pPr>
            <w:r w:rsidRPr="00A778BE">
              <w:rPr>
                <w:rFonts w:eastAsia="Calibri"/>
                <w:b/>
                <w:bCs/>
              </w:rPr>
              <w:t>Step</w:t>
            </w:r>
            <w:r>
              <w:rPr>
                <w:rFonts w:eastAsia="Calibri"/>
                <w:b/>
                <w:bCs/>
              </w:rPr>
              <w:t>53</w:t>
            </w:r>
            <w:r>
              <w:rPr>
                <w:rFonts w:cstheme="minorHAnsi"/>
                <w:iCs/>
                <w:szCs w:val="24"/>
                <w:lang w:bidi="ar-LB"/>
              </w:rPr>
              <w:t>:</w:t>
            </w:r>
          </w:p>
          <w:p w14:paraId="7DFD8FCB" w14:textId="77777777" w:rsidR="007837A3" w:rsidRDefault="007837A3" w:rsidP="00C81F9B">
            <w:pPr>
              <w:rPr>
                <w:rFonts w:cstheme="minorHAnsi"/>
                <w:iCs/>
                <w:szCs w:val="24"/>
                <w:lang w:bidi="ar-LB"/>
              </w:rPr>
            </w:pPr>
            <w:r>
              <w:rPr>
                <w:rFonts w:cstheme="minorHAnsi"/>
                <w:iCs/>
                <w:szCs w:val="24"/>
                <w:lang w:bidi="ar-LB"/>
              </w:rPr>
              <w:t>system will save the current action and its relation with the next action/s.</w:t>
            </w:r>
          </w:p>
          <w:p w14:paraId="03826146" w14:textId="77777777" w:rsidR="007837A3" w:rsidRDefault="007837A3" w:rsidP="00C81F9B">
            <w:pPr>
              <w:rPr>
                <w:rFonts w:cstheme="minorHAnsi"/>
                <w:iCs/>
                <w:szCs w:val="24"/>
                <w:lang w:bidi="ar-LB"/>
              </w:rPr>
            </w:pPr>
          </w:p>
          <w:p w14:paraId="3BDA7E17" w14:textId="77777777" w:rsidR="007837A3" w:rsidRDefault="007837A3" w:rsidP="00C81F9B">
            <w:pPr>
              <w:rPr>
                <w:rFonts w:cstheme="minorHAnsi"/>
                <w:iCs/>
                <w:szCs w:val="24"/>
                <w:lang w:bidi="ar-LB"/>
              </w:rPr>
            </w:pPr>
            <w:r w:rsidRPr="003E7A14">
              <w:rPr>
                <w:rFonts w:eastAsia="Calibri"/>
                <w:b/>
                <w:bCs/>
              </w:rPr>
              <w:t>S</w:t>
            </w:r>
            <w:r>
              <w:rPr>
                <w:rFonts w:eastAsia="Calibri"/>
                <w:b/>
                <w:bCs/>
              </w:rPr>
              <w:t>tep 54</w:t>
            </w:r>
            <w:r w:rsidRPr="003E7A14">
              <w:rPr>
                <w:rFonts w:eastAsia="Calibri"/>
                <w:b/>
                <w:bCs/>
              </w:rPr>
              <w:t>:</w:t>
            </w:r>
            <w:r>
              <w:rPr>
                <w:rFonts w:cstheme="minorHAnsi"/>
                <w:iCs/>
                <w:szCs w:val="24"/>
                <w:lang w:bidi="ar-LB"/>
              </w:rPr>
              <w:t xml:space="preserve"> System will display drop down list to select the current action</w:t>
            </w:r>
          </w:p>
          <w:p w14:paraId="48241305" w14:textId="77777777" w:rsidR="007837A3" w:rsidRDefault="007837A3" w:rsidP="00C81F9B">
            <w:pPr>
              <w:rPr>
                <w:rFonts w:cstheme="minorHAnsi"/>
                <w:iCs/>
                <w:szCs w:val="24"/>
                <w:lang w:bidi="ar-LB"/>
              </w:rPr>
            </w:pPr>
            <w:r>
              <w:rPr>
                <w:rFonts w:cstheme="minorHAnsi"/>
                <w:iCs/>
                <w:szCs w:val="24"/>
                <w:lang w:bidi="ar-LB"/>
              </w:rPr>
              <w:t>The list will contain the actions that selected in the previous ways</w:t>
            </w:r>
          </w:p>
          <w:p w14:paraId="2AFA786A" w14:textId="77777777" w:rsidR="007837A3" w:rsidRDefault="007837A3" w:rsidP="00C81F9B">
            <w:pPr>
              <w:rPr>
                <w:rFonts w:cstheme="minorHAnsi"/>
                <w:iCs/>
                <w:szCs w:val="24"/>
                <w:lang w:bidi="ar-LB"/>
              </w:rPr>
            </w:pPr>
            <w:r>
              <w:rPr>
                <w:rFonts w:cstheme="minorHAnsi"/>
                <w:iCs/>
                <w:szCs w:val="24"/>
                <w:lang w:bidi="ar-LB"/>
              </w:rPr>
              <w:t>Ex: the list will contain (A4, and A5)</w:t>
            </w:r>
          </w:p>
          <w:p w14:paraId="65EA4CED" w14:textId="77777777" w:rsidR="007837A3" w:rsidRDefault="007837A3" w:rsidP="00C81F9B">
            <w:pPr>
              <w:rPr>
                <w:rFonts w:cstheme="minorHAnsi"/>
                <w:iCs/>
                <w:szCs w:val="24"/>
                <w:lang w:bidi="ar-LB"/>
              </w:rPr>
            </w:pPr>
          </w:p>
          <w:p w14:paraId="689618CE" w14:textId="77777777" w:rsidR="007837A3" w:rsidRDefault="007837A3" w:rsidP="00C81F9B">
            <w:pPr>
              <w:rPr>
                <w:rFonts w:cstheme="minorHAnsi"/>
                <w:iCs/>
                <w:szCs w:val="24"/>
                <w:lang w:bidi="ar-LB"/>
              </w:rPr>
            </w:pPr>
          </w:p>
          <w:p w14:paraId="61428893" w14:textId="77777777" w:rsidR="007837A3" w:rsidRDefault="007837A3" w:rsidP="00C81F9B">
            <w:pPr>
              <w:rPr>
                <w:rFonts w:cstheme="minorHAnsi"/>
                <w:iCs/>
                <w:szCs w:val="24"/>
                <w:lang w:bidi="ar-LB"/>
              </w:rPr>
            </w:pPr>
          </w:p>
          <w:p w14:paraId="507E6544" w14:textId="77777777" w:rsidR="007837A3" w:rsidRDefault="007837A3" w:rsidP="00C81F9B">
            <w:pPr>
              <w:rPr>
                <w:rFonts w:cstheme="minorHAnsi"/>
                <w:iCs/>
                <w:szCs w:val="24"/>
                <w:lang w:bidi="ar-LB"/>
              </w:rPr>
            </w:pPr>
          </w:p>
          <w:p w14:paraId="1BFFB0D4" w14:textId="77777777" w:rsidR="007837A3" w:rsidRDefault="007837A3" w:rsidP="00C81F9B">
            <w:pPr>
              <w:rPr>
                <w:rFonts w:cstheme="minorHAnsi"/>
                <w:iCs/>
                <w:szCs w:val="24"/>
                <w:lang w:bidi="ar-LB"/>
              </w:rPr>
            </w:pPr>
          </w:p>
          <w:p w14:paraId="3B2F87AA" w14:textId="77777777" w:rsidR="007837A3" w:rsidRDefault="007837A3" w:rsidP="00C81F9B">
            <w:pPr>
              <w:rPr>
                <w:rFonts w:cstheme="minorHAnsi"/>
                <w:iCs/>
                <w:szCs w:val="24"/>
                <w:lang w:bidi="ar-LB"/>
              </w:rPr>
            </w:pPr>
            <w:r w:rsidRPr="00396740">
              <w:rPr>
                <w:rFonts w:eastAsia="Calibri"/>
                <w:b/>
                <w:bCs/>
              </w:rPr>
              <w:t>S</w:t>
            </w:r>
            <w:r>
              <w:rPr>
                <w:rFonts w:eastAsia="Calibri"/>
                <w:b/>
                <w:bCs/>
              </w:rPr>
              <w:t>tep56</w:t>
            </w:r>
            <w:r w:rsidRPr="00396740">
              <w:rPr>
                <w:rFonts w:eastAsia="Calibri"/>
                <w:b/>
                <w:bCs/>
              </w:rPr>
              <w:t>:</w:t>
            </w:r>
            <w:r>
              <w:rPr>
                <w:rFonts w:cstheme="minorHAnsi"/>
                <w:iCs/>
                <w:szCs w:val="24"/>
                <w:lang w:bidi="ar-LB"/>
              </w:rPr>
              <w:t xml:space="preserve"> </w:t>
            </w:r>
          </w:p>
          <w:p w14:paraId="297445A6" w14:textId="77777777" w:rsidR="007837A3" w:rsidRDefault="007837A3" w:rsidP="00C81F9B">
            <w:pPr>
              <w:rPr>
                <w:rFonts w:cstheme="minorHAnsi"/>
                <w:iCs/>
                <w:szCs w:val="24"/>
                <w:lang w:bidi="ar-LB"/>
              </w:rPr>
            </w:pPr>
            <w:r w:rsidRPr="008E5A1F">
              <w:rPr>
                <w:rFonts w:cstheme="minorHAnsi"/>
                <w:iCs/>
                <w:szCs w:val="24"/>
                <w:lang w:bidi="ar-LB"/>
              </w:rPr>
              <w:t xml:space="preserve">If the current action has options. </w:t>
            </w:r>
            <w:r>
              <w:rPr>
                <w:rFonts w:cstheme="minorHAnsi"/>
                <w:iCs/>
                <w:szCs w:val="24"/>
                <w:lang w:bidi="ar-LB"/>
              </w:rPr>
              <w:t>The system will display</w:t>
            </w:r>
          </w:p>
          <w:p w14:paraId="6CA0B051"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text box for each item or option and “add way” button next to each one</w:t>
            </w:r>
          </w:p>
          <w:p w14:paraId="6B990A69" w14:textId="77777777" w:rsidR="007837A3" w:rsidRDefault="007837A3" w:rsidP="00C81F9B">
            <w:pPr>
              <w:rPr>
                <w:rFonts w:cstheme="minorHAnsi"/>
                <w:iCs/>
                <w:szCs w:val="24"/>
                <w:lang w:bidi="ar-LB"/>
              </w:rPr>
            </w:pPr>
            <w:r w:rsidRPr="008E5A1F">
              <w:rPr>
                <w:rFonts w:cstheme="minorHAnsi"/>
                <w:iCs/>
                <w:szCs w:val="24"/>
                <w:lang w:bidi="ar-LB"/>
              </w:rPr>
              <w:t>If the action doesn’t have item or option</w:t>
            </w:r>
            <w:r>
              <w:rPr>
                <w:rFonts w:cstheme="minorHAnsi"/>
                <w:iCs/>
                <w:szCs w:val="24"/>
                <w:lang w:bidi="ar-LB"/>
              </w:rPr>
              <w:t>.</w:t>
            </w:r>
          </w:p>
          <w:p w14:paraId="69314911" w14:textId="77777777" w:rsidR="007837A3" w:rsidRDefault="007837A3" w:rsidP="00C81F9B">
            <w:pPr>
              <w:rPr>
                <w:rFonts w:cstheme="minorHAnsi"/>
                <w:iCs/>
                <w:szCs w:val="24"/>
                <w:lang w:bidi="ar-LB"/>
              </w:rPr>
            </w:pPr>
            <w:r>
              <w:rPr>
                <w:rFonts w:cstheme="minorHAnsi"/>
                <w:iCs/>
                <w:szCs w:val="24"/>
                <w:lang w:bidi="ar-LB"/>
              </w:rPr>
              <w:t>System will display</w:t>
            </w:r>
          </w:p>
          <w:p w14:paraId="22CCF2CF" w14:textId="77777777" w:rsidR="007837A3" w:rsidRPr="00A778BE"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“add way” button</w:t>
            </w:r>
          </w:p>
          <w:p w14:paraId="2B8BBCAD" w14:textId="77777777" w:rsidR="007837A3" w:rsidRDefault="007837A3" w:rsidP="00C81F9B">
            <w:pPr>
              <w:rPr>
                <w:rFonts w:cstheme="minorHAnsi"/>
                <w:iCs/>
                <w:szCs w:val="24"/>
                <w:lang w:bidi="ar-LB"/>
              </w:rPr>
            </w:pPr>
            <w:r>
              <w:rPr>
                <w:rFonts w:cstheme="minorHAnsi"/>
                <w:iCs/>
                <w:szCs w:val="24"/>
                <w:lang w:bidi="ar-LB"/>
              </w:rPr>
              <w:t>Also the interface will contain</w:t>
            </w:r>
          </w:p>
          <w:p w14:paraId="2AD20BA5"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“New current action” button but it is disabled button</w:t>
            </w:r>
          </w:p>
          <w:p w14:paraId="571587C4"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A778BE">
              <w:rPr>
                <w:rFonts w:ascii="Calibri" w:eastAsiaTheme="minorEastAsia" w:hAnsi="Calibri" w:cstheme="minorHAnsi"/>
                <w:iCs/>
                <w:color w:val="4D5154" w:themeColor="text1" w:themeTint="BF"/>
                <w:sz w:val="24"/>
                <w:szCs w:val="24"/>
                <w:lang w:bidi="ar-LB"/>
              </w:rPr>
              <w:t xml:space="preserve">“New </w:t>
            </w:r>
            <w:r>
              <w:rPr>
                <w:rFonts w:ascii="Calibri" w:eastAsiaTheme="minorEastAsia" w:hAnsi="Calibri" w:cstheme="minorHAnsi"/>
                <w:iCs/>
                <w:color w:val="4D5154" w:themeColor="text1" w:themeTint="BF"/>
                <w:sz w:val="24"/>
                <w:szCs w:val="24"/>
                <w:lang w:bidi="ar-LB"/>
              </w:rPr>
              <w:t>Phase</w:t>
            </w:r>
            <w:r w:rsidRPr="00A778BE">
              <w:rPr>
                <w:rFonts w:ascii="Calibri" w:eastAsiaTheme="minorEastAsia" w:hAnsi="Calibri" w:cstheme="minorHAnsi"/>
                <w:iCs/>
                <w:color w:val="4D5154" w:themeColor="text1" w:themeTint="BF"/>
                <w:sz w:val="24"/>
                <w:szCs w:val="24"/>
                <w:lang w:bidi="ar-LB"/>
              </w:rPr>
              <w:t>” button but it is disabled button</w:t>
            </w:r>
          </w:p>
          <w:p w14:paraId="70064756" w14:textId="77777777" w:rsidR="007837A3" w:rsidRPr="00612F88" w:rsidRDefault="007837A3" w:rsidP="00C81F9B">
            <w:pPr>
              <w:rPr>
                <w:rFonts w:cstheme="minorHAnsi"/>
                <w:iCs/>
                <w:szCs w:val="24"/>
                <w:lang w:bidi="ar-LB"/>
              </w:rPr>
            </w:pPr>
            <w:r>
              <w:rPr>
                <w:rFonts w:cstheme="minorHAnsi"/>
                <w:iCs/>
                <w:szCs w:val="24"/>
                <w:lang w:bidi="ar-LB"/>
              </w:rPr>
              <w:t xml:space="preserve">Ex: A3 doesn’t have option </w:t>
            </w:r>
          </w:p>
          <w:p w14:paraId="3BEBA5FA" w14:textId="77777777" w:rsidR="007837A3" w:rsidRDefault="007837A3" w:rsidP="00C81F9B">
            <w:pPr>
              <w:rPr>
                <w:rFonts w:cstheme="minorHAnsi"/>
                <w:iCs/>
                <w:szCs w:val="24"/>
                <w:lang w:bidi="ar-LB"/>
              </w:rPr>
            </w:pPr>
          </w:p>
          <w:p w14:paraId="5A4B4BD9" w14:textId="77777777" w:rsidR="007837A3" w:rsidRDefault="007837A3" w:rsidP="00C81F9B">
            <w:pPr>
              <w:rPr>
                <w:rFonts w:cstheme="minorHAnsi"/>
                <w:iCs/>
                <w:szCs w:val="24"/>
                <w:lang w:bidi="ar-LB"/>
              </w:rPr>
            </w:pPr>
          </w:p>
          <w:p w14:paraId="15A9B07B" w14:textId="77777777" w:rsidR="007837A3" w:rsidRDefault="007837A3" w:rsidP="00C81F9B">
            <w:pPr>
              <w:rPr>
                <w:rFonts w:cstheme="minorHAnsi"/>
                <w:iCs/>
                <w:szCs w:val="24"/>
                <w:lang w:bidi="ar-LB"/>
              </w:rPr>
            </w:pPr>
          </w:p>
          <w:p w14:paraId="29E420B2" w14:textId="77777777" w:rsidR="007837A3" w:rsidRDefault="007837A3" w:rsidP="00C81F9B">
            <w:pPr>
              <w:rPr>
                <w:rFonts w:cstheme="minorHAnsi"/>
                <w:iCs/>
                <w:szCs w:val="24"/>
                <w:lang w:bidi="ar-LB"/>
              </w:rPr>
            </w:pPr>
            <w:r w:rsidRPr="00A778BE">
              <w:rPr>
                <w:rFonts w:eastAsia="Calibri"/>
                <w:b/>
                <w:bCs/>
              </w:rPr>
              <w:t>Step</w:t>
            </w:r>
            <w:r>
              <w:rPr>
                <w:rFonts w:eastAsia="Calibri"/>
                <w:b/>
                <w:bCs/>
              </w:rPr>
              <w:t>58</w:t>
            </w:r>
            <w:r w:rsidRPr="00A778BE">
              <w:rPr>
                <w:rFonts w:eastAsia="Calibri"/>
                <w:b/>
                <w:bCs/>
              </w:rPr>
              <w:t>:</w:t>
            </w:r>
            <w:r>
              <w:rPr>
                <w:rFonts w:cstheme="minorHAnsi"/>
                <w:iCs/>
                <w:szCs w:val="24"/>
                <w:lang w:bidi="ar-LB"/>
              </w:rPr>
              <w:t xml:space="preserve"> system will display a popup contain</w:t>
            </w:r>
          </w:p>
          <w:p w14:paraId="2FC7277A" w14:textId="77777777" w:rsidR="007837A3" w:rsidRDefault="007837A3" w:rsidP="00C81F9B">
            <w:pPr>
              <w:rPr>
                <w:rFonts w:cstheme="minorHAnsi"/>
                <w:iCs/>
                <w:szCs w:val="24"/>
                <w:lang w:bidi="ar-LB"/>
              </w:rPr>
            </w:pPr>
            <w:r>
              <w:rPr>
                <w:rFonts w:cstheme="minorHAnsi"/>
                <w:iCs/>
                <w:szCs w:val="24"/>
                <w:lang w:bidi="ar-LB"/>
              </w:rPr>
              <w:t>Drop down list to select the relation Sequence or Parallel</w:t>
            </w:r>
          </w:p>
          <w:p w14:paraId="064252DC" w14:textId="77777777" w:rsidR="007837A3" w:rsidRDefault="007837A3" w:rsidP="00C81F9B">
            <w:pPr>
              <w:rPr>
                <w:rFonts w:cstheme="minorHAnsi"/>
                <w:iCs/>
                <w:szCs w:val="24"/>
                <w:lang w:bidi="ar-LB"/>
              </w:rPr>
            </w:pPr>
          </w:p>
          <w:p w14:paraId="397165BD" w14:textId="77777777" w:rsidR="007837A3" w:rsidRDefault="007837A3" w:rsidP="00C81F9B">
            <w:pPr>
              <w:rPr>
                <w:rFonts w:cstheme="minorHAnsi"/>
                <w:iCs/>
                <w:szCs w:val="24"/>
                <w:lang w:bidi="ar-LB"/>
              </w:rPr>
            </w:pPr>
          </w:p>
          <w:p w14:paraId="4E58D6C1" w14:textId="77777777" w:rsidR="007837A3" w:rsidRDefault="007837A3" w:rsidP="00C81F9B">
            <w:pPr>
              <w:rPr>
                <w:rFonts w:cstheme="minorHAnsi"/>
                <w:iCs/>
                <w:szCs w:val="24"/>
                <w:lang w:bidi="ar-LB"/>
              </w:rPr>
            </w:pPr>
          </w:p>
          <w:p w14:paraId="413394D0" w14:textId="77777777" w:rsidR="007837A3" w:rsidRDefault="007837A3" w:rsidP="00C81F9B">
            <w:pPr>
              <w:rPr>
                <w:rFonts w:cstheme="minorHAnsi"/>
                <w:iCs/>
                <w:szCs w:val="24"/>
                <w:lang w:bidi="ar-LB"/>
              </w:rPr>
            </w:pPr>
          </w:p>
          <w:p w14:paraId="72E0BC36" w14:textId="77777777" w:rsidR="007837A3" w:rsidRDefault="007837A3" w:rsidP="00C81F9B">
            <w:pPr>
              <w:rPr>
                <w:rFonts w:cstheme="minorHAnsi"/>
                <w:iCs/>
                <w:szCs w:val="24"/>
                <w:lang w:bidi="ar-LB"/>
              </w:rPr>
            </w:pPr>
          </w:p>
          <w:p w14:paraId="32A15CDA" w14:textId="77777777" w:rsidR="007837A3" w:rsidRPr="00F90E84" w:rsidRDefault="007837A3" w:rsidP="00C81F9B">
            <w:pPr>
              <w:rPr>
                <w:rFonts w:eastAsia="Calibri"/>
                <w:b/>
                <w:bCs/>
              </w:rPr>
            </w:pPr>
            <w:r w:rsidRPr="00A778BE">
              <w:rPr>
                <w:rFonts w:eastAsia="Calibri"/>
                <w:b/>
                <w:bCs/>
              </w:rPr>
              <w:t>Step</w:t>
            </w:r>
            <w:r>
              <w:rPr>
                <w:rFonts w:eastAsia="Calibri"/>
                <w:b/>
                <w:bCs/>
              </w:rPr>
              <w:t>60</w:t>
            </w:r>
            <w:r>
              <w:rPr>
                <w:rFonts w:cstheme="minorHAnsi"/>
                <w:iCs/>
                <w:szCs w:val="24"/>
                <w:lang w:bidi="ar-LB"/>
              </w:rPr>
              <w:t>: system will display a pop up contains</w:t>
            </w:r>
          </w:p>
          <w:p w14:paraId="7373ED23" w14:textId="77777777" w:rsidR="007837A3"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 xml:space="preserve">Drop down list to select the next action/s </w:t>
            </w:r>
          </w:p>
          <w:p w14:paraId="415D3EAB" w14:textId="77777777" w:rsidR="007837A3" w:rsidRDefault="007837A3" w:rsidP="00C81F9B">
            <w:pPr>
              <w:pStyle w:val="ListParagraph"/>
              <w:bidi w:val="0"/>
              <w:ind w:left="36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If the selected operation is Sequence the list will be to select one action, else if the relation is parallel so the list will be multi choice and user has to select two actions at least</w:t>
            </w:r>
          </w:p>
          <w:p w14:paraId="3139EFC7" w14:textId="77777777" w:rsidR="007837A3" w:rsidRPr="00B730A5"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lang w:bidi="ar-LB"/>
              </w:rPr>
            </w:pPr>
            <w:r w:rsidRPr="00B730A5">
              <w:rPr>
                <w:rFonts w:ascii="Calibri" w:eastAsiaTheme="minorEastAsia" w:hAnsi="Calibri" w:cstheme="minorHAnsi"/>
                <w:iCs/>
                <w:color w:val="4D5154" w:themeColor="text1" w:themeTint="BF"/>
                <w:sz w:val="24"/>
                <w:szCs w:val="24"/>
                <w:lang w:bidi="ar-LB"/>
              </w:rPr>
              <w:t>Save button</w:t>
            </w:r>
          </w:p>
          <w:p w14:paraId="16B06DFA" w14:textId="77777777" w:rsidR="007837A3" w:rsidRDefault="007837A3" w:rsidP="00C81F9B">
            <w:pPr>
              <w:rPr>
                <w:rFonts w:cstheme="minorHAnsi"/>
                <w:iCs/>
                <w:szCs w:val="24"/>
                <w:lang w:bidi="ar-LB"/>
              </w:rPr>
            </w:pPr>
          </w:p>
          <w:p w14:paraId="0977CAA5" w14:textId="77777777" w:rsidR="007837A3" w:rsidRDefault="007837A3" w:rsidP="00C81F9B">
            <w:pPr>
              <w:rPr>
                <w:rFonts w:cstheme="minorHAnsi"/>
                <w:iCs/>
                <w:szCs w:val="24"/>
                <w:lang w:bidi="ar-LB"/>
              </w:rPr>
            </w:pPr>
          </w:p>
          <w:p w14:paraId="53A5BF9B" w14:textId="77777777" w:rsidR="007837A3" w:rsidRDefault="007837A3" w:rsidP="00C81F9B">
            <w:pPr>
              <w:rPr>
                <w:rFonts w:cstheme="minorHAnsi"/>
                <w:iCs/>
                <w:szCs w:val="24"/>
                <w:lang w:bidi="ar-LB"/>
              </w:rPr>
            </w:pPr>
          </w:p>
          <w:p w14:paraId="18B488D5" w14:textId="77777777" w:rsidR="007837A3" w:rsidRDefault="007837A3" w:rsidP="00C81F9B">
            <w:pPr>
              <w:rPr>
                <w:rFonts w:cstheme="minorHAnsi"/>
                <w:iCs/>
                <w:szCs w:val="24"/>
                <w:lang w:bidi="ar-LB"/>
              </w:rPr>
            </w:pPr>
          </w:p>
          <w:p w14:paraId="60F21FF4" w14:textId="77777777" w:rsidR="007837A3" w:rsidRDefault="007837A3" w:rsidP="00C81F9B">
            <w:pPr>
              <w:rPr>
                <w:rFonts w:cstheme="minorHAnsi"/>
                <w:iCs/>
                <w:szCs w:val="24"/>
                <w:lang w:bidi="ar-LB"/>
              </w:rPr>
            </w:pPr>
          </w:p>
          <w:p w14:paraId="43C0C5E8" w14:textId="77777777" w:rsidR="007837A3" w:rsidRDefault="007837A3" w:rsidP="00C81F9B">
            <w:pPr>
              <w:rPr>
                <w:rFonts w:cstheme="minorHAnsi"/>
                <w:iCs/>
                <w:szCs w:val="24"/>
                <w:lang w:bidi="ar-LB"/>
              </w:rPr>
            </w:pPr>
            <w:r w:rsidRPr="00A778BE">
              <w:rPr>
                <w:rFonts w:eastAsia="Calibri"/>
                <w:b/>
                <w:bCs/>
              </w:rPr>
              <w:t>Step</w:t>
            </w:r>
            <w:r>
              <w:rPr>
                <w:rFonts w:eastAsia="Calibri"/>
                <w:b/>
                <w:bCs/>
              </w:rPr>
              <w:t>62</w:t>
            </w:r>
            <w:r>
              <w:rPr>
                <w:rFonts w:cstheme="minorHAnsi"/>
                <w:iCs/>
                <w:szCs w:val="24"/>
                <w:lang w:bidi="ar-LB"/>
              </w:rPr>
              <w:t>: system will close the pop up</w:t>
            </w:r>
          </w:p>
          <w:p w14:paraId="55752F32" w14:textId="77777777" w:rsidR="007837A3" w:rsidRDefault="007837A3" w:rsidP="00C81F9B">
            <w:pPr>
              <w:rPr>
                <w:rFonts w:cstheme="minorHAnsi"/>
                <w:iCs/>
                <w:szCs w:val="24"/>
                <w:lang w:bidi="ar-LB"/>
              </w:rPr>
            </w:pPr>
          </w:p>
          <w:p w14:paraId="0BA069CF" w14:textId="77777777" w:rsidR="007837A3" w:rsidRDefault="007837A3" w:rsidP="00C81F9B">
            <w:pPr>
              <w:rPr>
                <w:rFonts w:cstheme="minorHAnsi"/>
                <w:iCs/>
                <w:szCs w:val="24"/>
                <w:lang w:bidi="ar-LB"/>
              </w:rPr>
            </w:pPr>
            <w:r>
              <w:rPr>
                <w:rFonts w:cstheme="minorHAnsi"/>
                <w:iCs/>
                <w:szCs w:val="24"/>
                <w:lang w:bidi="ar-LB"/>
              </w:rPr>
              <w:t>Ex: the workflow tree for the whole example will be as figure</w:t>
            </w:r>
          </w:p>
          <w:p w14:paraId="2407D91B" w14:textId="77777777" w:rsidR="007837A3" w:rsidRDefault="007837A3" w:rsidP="00C81F9B">
            <w:pPr>
              <w:rPr>
                <w:rFonts w:cstheme="minorHAnsi"/>
                <w:iCs/>
                <w:szCs w:val="24"/>
                <w:rtl/>
                <w:lang w:bidi="ar-LB"/>
              </w:rPr>
            </w:pPr>
            <w:r>
              <w:object w:dxaOrig="5724" w:dyaOrig="8964" w14:anchorId="26121466">
                <v:shape id="_x0000_i1031" type="#_x0000_t75" style="width:2in;height:222pt" o:ole="">
                  <v:imagedata r:id="rId36" o:title=""/>
                </v:shape>
                <o:OLEObject Type="Embed" ProgID="Visio.Drawing.15" ShapeID="_x0000_i1031" DrawAspect="Content" ObjectID="_1711695503" r:id="rId38"/>
              </w:object>
            </w:r>
          </w:p>
          <w:p w14:paraId="5C20AF68" w14:textId="77777777" w:rsidR="007837A3" w:rsidRDefault="007837A3" w:rsidP="00C81F9B">
            <w:pPr>
              <w:rPr>
                <w:rFonts w:cstheme="minorHAnsi"/>
                <w:iCs/>
                <w:szCs w:val="24"/>
                <w:lang w:bidi="ar-LB"/>
              </w:rPr>
            </w:pPr>
          </w:p>
          <w:p w14:paraId="6CF6175F" w14:textId="77777777" w:rsidR="007837A3" w:rsidRDefault="007837A3" w:rsidP="00C81F9B">
            <w:pPr>
              <w:rPr>
                <w:rFonts w:cstheme="minorHAnsi"/>
                <w:iCs/>
                <w:szCs w:val="24"/>
                <w:lang w:bidi="ar-LB"/>
              </w:rPr>
            </w:pPr>
          </w:p>
          <w:p w14:paraId="37EB9B9C" w14:textId="77777777" w:rsidR="007837A3" w:rsidRDefault="007837A3" w:rsidP="00C81F9B">
            <w:pPr>
              <w:rPr>
                <w:rFonts w:cstheme="minorHAnsi"/>
                <w:iCs/>
                <w:szCs w:val="24"/>
                <w:lang w:bidi="ar-LB"/>
              </w:rPr>
            </w:pPr>
          </w:p>
          <w:p w14:paraId="64BD9280" w14:textId="77777777" w:rsidR="007837A3" w:rsidRDefault="007837A3" w:rsidP="00C81F9B">
            <w:pPr>
              <w:rPr>
                <w:rFonts w:cstheme="minorHAnsi"/>
                <w:iCs/>
                <w:szCs w:val="24"/>
                <w:lang w:bidi="ar-LB"/>
              </w:rPr>
            </w:pPr>
          </w:p>
          <w:p w14:paraId="57AA28BE" w14:textId="77777777" w:rsidR="007837A3" w:rsidRDefault="007837A3" w:rsidP="00C81F9B">
            <w:pPr>
              <w:rPr>
                <w:rFonts w:cstheme="minorHAnsi"/>
                <w:iCs/>
                <w:szCs w:val="24"/>
                <w:lang w:bidi="ar-LB"/>
              </w:rPr>
            </w:pPr>
          </w:p>
          <w:p w14:paraId="35E9DE9C" w14:textId="77777777" w:rsidR="007837A3" w:rsidRDefault="007837A3" w:rsidP="00C81F9B">
            <w:pPr>
              <w:rPr>
                <w:rFonts w:cstheme="minorHAnsi"/>
                <w:iCs/>
                <w:szCs w:val="24"/>
                <w:lang w:bidi="ar-LB"/>
              </w:rPr>
            </w:pPr>
            <w:r>
              <w:rPr>
                <w:rFonts w:eastAsia="Calibri"/>
                <w:b/>
                <w:bCs/>
              </w:rPr>
              <w:t>Step64</w:t>
            </w:r>
            <w:r w:rsidRPr="00EB6BDA">
              <w:rPr>
                <w:rFonts w:eastAsia="Calibri"/>
                <w:b/>
                <w:bCs/>
              </w:rPr>
              <w:t xml:space="preserve"> :</w:t>
            </w:r>
            <w:r>
              <w:rPr>
                <w:rFonts w:cstheme="minorHAnsi"/>
                <w:iCs/>
                <w:szCs w:val="24"/>
                <w:lang w:bidi="ar-LB"/>
              </w:rPr>
              <w:t xml:space="preserve"> </w:t>
            </w:r>
            <w:r>
              <w:rPr>
                <w:rFonts w:cstheme="minorHAnsi"/>
                <w:iCs/>
                <w:szCs w:val="24"/>
                <w:lang w:bidi="ar-LB"/>
              </w:rPr>
              <w:br/>
              <w:t>to complete our example the tree at the could be as the figure below</w:t>
            </w:r>
          </w:p>
          <w:p w14:paraId="680DDB7D" w14:textId="77777777" w:rsidR="007837A3" w:rsidRDefault="007837A3" w:rsidP="00C81F9B">
            <w:pPr>
              <w:rPr>
                <w:rFonts w:cstheme="minorHAnsi"/>
                <w:iCs/>
                <w:szCs w:val="24"/>
                <w:lang w:bidi="ar-LB"/>
              </w:rPr>
            </w:pPr>
          </w:p>
          <w:p w14:paraId="76AA3BEC" w14:textId="77777777" w:rsidR="007837A3" w:rsidRPr="00D856AB" w:rsidRDefault="007837A3" w:rsidP="00C81F9B">
            <w:pPr>
              <w:rPr>
                <w:rFonts w:cstheme="minorHAnsi"/>
                <w:iCs/>
                <w:szCs w:val="24"/>
                <w:rtl/>
                <w:lang w:bidi="ar-LB"/>
              </w:rPr>
            </w:pPr>
            <w:r>
              <w:rPr>
                <w:rFonts w:asciiTheme="minorHAnsi" w:eastAsiaTheme="minorHAnsi" w:hAnsiTheme="minorHAnsi"/>
                <w:sz w:val="22"/>
              </w:rPr>
              <w:object w:dxaOrig="3810" w:dyaOrig="11070" w14:anchorId="1EA54CD2">
                <v:shape id="_x0000_i1032" type="#_x0000_t75" style="width:150pt;height:454.8pt" o:ole="">
                  <v:imagedata r:id="rId39" o:title=""/>
                </v:shape>
                <o:OLEObject Type="Embed" ProgID="Visio.Drawing.15" ShapeID="_x0000_i1032" DrawAspect="Content" ObjectID="_1711695504" r:id="rId40"/>
              </w:object>
            </w:r>
          </w:p>
        </w:tc>
      </w:tr>
      <w:tr w:rsidR="007837A3" w14:paraId="28EB3334"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8D8F8BA" w14:textId="77777777" w:rsidR="007837A3" w:rsidRDefault="007837A3" w:rsidP="00C81F9B">
            <w:pPr>
              <w:spacing w:line="240" w:lineRule="auto"/>
              <w:jc w:val="center"/>
              <w:rPr>
                <w:rFonts w:cstheme="minorHAnsi"/>
                <w:b/>
                <w:bCs/>
                <w:szCs w:val="24"/>
              </w:rPr>
            </w:pPr>
            <w:r>
              <w:rPr>
                <w:rFonts w:cstheme="minorHAnsi"/>
                <w:b/>
                <w:bCs/>
                <w:szCs w:val="24"/>
              </w:rPr>
              <w:t>Alternate Flow:</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6CAB0BF" w14:textId="77777777" w:rsidR="007837A3" w:rsidRDefault="007837A3" w:rsidP="00C81F9B">
            <w:pPr>
              <w:jc w:val="center"/>
              <w:rPr>
                <w:rFonts w:eastAsia="Calibri"/>
              </w:rPr>
            </w:pPr>
            <w:r>
              <w:rPr>
                <w:rFonts w:eastAsia="Calibri"/>
              </w:rPr>
              <w:t>-</w:t>
            </w:r>
          </w:p>
        </w:tc>
      </w:tr>
      <w:tr w:rsidR="007837A3" w14:paraId="35DBB78A" w14:textId="77777777" w:rsidTr="00C81F9B">
        <w:trPr>
          <w:trHeight w:val="368"/>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21824FC" w14:textId="77777777" w:rsidR="007837A3" w:rsidRDefault="007837A3" w:rsidP="00C81F9B">
            <w:pPr>
              <w:spacing w:line="240" w:lineRule="auto"/>
              <w:jc w:val="center"/>
              <w:rPr>
                <w:rFonts w:cstheme="minorHAnsi"/>
                <w:b/>
                <w:bCs/>
                <w:szCs w:val="24"/>
              </w:rPr>
            </w:pPr>
            <w:r>
              <w:rPr>
                <w:rFonts w:cstheme="minorHAnsi"/>
                <w:b/>
                <w:bCs/>
                <w:szCs w:val="24"/>
              </w:rPr>
              <w:t>Post Condition:</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534FC23E" w14:textId="77777777" w:rsidR="007837A3" w:rsidRPr="00687130" w:rsidRDefault="007837A3" w:rsidP="00C81F9B">
            <w:pPr>
              <w:spacing w:line="240" w:lineRule="auto"/>
              <w:jc w:val="center"/>
              <w:rPr>
                <w:rFonts w:cstheme="minorHAnsi"/>
                <w:iCs/>
                <w:szCs w:val="24"/>
              </w:rPr>
            </w:pPr>
            <w:r>
              <w:rPr>
                <w:rFonts w:cstheme="minorHAnsi"/>
                <w:iCs/>
                <w:szCs w:val="24"/>
              </w:rPr>
              <w:t>-</w:t>
            </w:r>
          </w:p>
        </w:tc>
      </w:tr>
      <w:tr w:rsidR="007837A3" w14:paraId="2E003F8C" w14:textId="77777777" w:rsidTr="00C81F9B">
        <w:trPr>
          <w:trHeight w:val="426"/>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91CFC01" w14:textId="77777777" w:rsidR="007837A3" w:rsidRDefault="007837A3" w:rsidP="00C81F9B">
            <w:pPr>
              <w:spacing w:line="240" w:lineRule="auto"/>
              <w:jc w:val="center"/>
              <w:rPr>
                <w:rFonts w:cstheme="minorHAnsi"/>
                <w:b/>
                <w:bCs/>
                <w:iCs/>
                <w:szCs w:val="24"/>
              </w:rPr>
            </w:pPr>
            <w:r>
              <w:rPr>
                <w:rFonts w:cstheme="minorHAnsi"/>
                <w:b/>
                <w:bCs/>
                <w:iCs/>
                <w:szCs w:val="24"/>
              </w:rPr>
              <w:t>Business Rule:</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77FC8827" w14:textId="77777777" w:rsidR="007837A3" w:rsidRPr="005E4878" w:rsidRDefault="007837A3" w:rsidP="00C81F9B">
            <w:pPr>
              <w:spacing w:line="240" w:lineRule="auto"/>
              <w:jc w:val="both"/>
            </w:pPr>
            <w:r w:rsidRPr="005E4878">
              <w:t>User has to add way to each option if the current action has options</w:t>
            </w:r>
          </w:p>
        </w:tc>
      </w:tr>
    </w:tbl>
    <w:p w14:paraId="5A92AF9B" w14:textId="77777777" w:rsidR="007837A3" w:rsidRDefault="007837A3" w:rsidP="007837A3"/>
    <w:p w14:paraId="4867ADAB" w14:textId="77777777" w:rsidR="007837A3" w:rsidRDefault="007837A3" w:rsidP="007837A3">
      <w:pPr>
        <w:spacing w:after="200"/>
        <w:rPr>
          <w:rFonts w:eastAsia="Times New Roman" w:cs="Times New Roman"/>
          <w:b/>
          <w:spacing w:val="-4"/>
          <w:kern w:val="28"/>
          <w:sz w:val="28"/>
        </w:rPr>
      </w:pPr>
      <w:r>
        <w:br w:type="page"/>
      </w:r>
    </w:p>
    <w:p w14:paraId="4C7E433A" w14:textId="77777777" w:rsidR="007837A3" w:rsidRPr="00ED5629" w:rsidRDefault="007837A3" w:rsidP="007837A3">
      <w:pPr>
        <w:pStyle w:val="Heading4"/>
        <w:rPr>
          <w:rFonts w:eastAsiaTheme="minorEastAsia"/>
          <w:color w:val="4D5154" w:themeColor="text1" w:themeTint="BF"/>
        </w:rPr>
      </w:pPr>
      <w:r w:rsidRPr="00ED5629">
        <w:rPr>
          <w:rFonts w:eastAsiaTheme="minorEastAsia"/>
          <w:color w:val="4D5154" w:themeColor="text1" w:themeTint="BF"/>
        </w:rPr>
        <w:t>Workflow Setting</w:t>
      </w:r>
    </w:p>
    <w:p w14:paraId="22E5D433" w14:textId="77777777" w:rsidR="007837A3" w:rsidRDefault="007837A3" w:rsidP="007837A3">
      <w:pPr>
        <w:jc w:val="both"/>
      </w:pPr>
      <w:r>
        <w:t>Through this interface user will be able to configure the settings of actions used in creating workflow template, the interface will be composed of many tabs:</w:t>
      </w:r>
    </w:p>
    <w:p w14:paraId="660A70FB" w14:textId="77777777" w:rsidR="007837A3" w:rsidRDefault="007837A3" w:rsidP="007837A3">
      <w:pPr>
        <w:jc w:val="both"/>
      </w:pPr>
    </w:p>
    <w:p w14:paraId="399D3FD3" w14:textId="77777777" w:rsidR="007837A3" w:rsidRPr="00155F65" w:rsidRDefault="007837A3" w:rsidP="007837A3">
      <w:pPr>
        <w:pStyle w:val="Heading5"/>
        <w:rPr>
          <w:rFonts w:eastAsiaTheme="minorEastAsia"/>
          <w:u w:val="single"/>
        </w:rPr>
      </w:pPr>
      <w:r w:rsidRPr="00155F65">
        <w:rPr>
          <w:rFonts w:eastAsiaTheme="minorEastAsia"/>
          <w:u w:val="single"/>
        </w:rPr>
        <w:t>Mail Template</w:t>
      </w:r>
    </w:p>
    <w:p w14:paraId="60A6580B" w14:textId="77777777" w:rsidR="007837A3" w:rsidRDefault="007837A3" w:rsidP="007837A3">
      <w:r>
        <w:t>Using this UI user will be able to create mail template to be used in creating workflow template, manage the content of mail subject or body.</w:t>
      </w:r>
    </w:p>
    <w:p w14:paraId="688C8864" w14:textId="77777777" w:rsidR="007837A3" w:rsidRDefault="007837A3" w:rsidP="007837A3"/>
    <w:p w14:paraId="725961D5" w14:textId="77777777" w:rsidR="007837A3" w:rsidRDefault="007837A3" w:rsidP="007837A3">
      <w:pPr>
        <w:pStyle w:val="Heading6"/>
        <w:numPr>
          <w:ilvl w:val="0"/>
          <w:numId w:val="13"/>
        </w:numPr>
        <w:rPr>
          <w:lang w:bidi="ar-SY"/>
        </w:rPr>
      </w:pPr>
      <w:bookmarkStart w:id="60" w:name="_Manage_mail_structure_2"/>
      <w:bookmarkStart w:id="61" w:name="_Mail_structure_Management"/>
      <w:bookmarkEnd w:id="60"/>
      <w:bookmarkEnd w:id="61"/>
      <w:r>
        <w:rPr>
          <w:rFonts w:cstheme="minorHAnsi"/>
          <w:iCs/>
          <w:szCs w:val="24"/>
        </w:rPr>
        <w:t>Create Mail Template</w:t>
      </w:r>
      <w:r w:rsidRPr="00B85FA3">
        <w:rPr>
          <w:rFonts w:cstheme="minorHAnsi"/>
          <w:iCs/>
          <w:szCs w:val="24"/>
        </w:rPr>
        <w:t xml:space="preserve"> Use Case</w:t>
      </w:r>
    </w:p>
    <w:p w14:paraId="6A0B0BBB" w14:textId="77777777" w:rsidR="007837A3" w:rsidRPr="002E7766" w:rsidRDefault="007837A3" w:rsidP="007837A3">
      <w:pPr>
        <w:rPr>
          <w:lang w:bidi="ar-SY"/>
        </w:rPr>
      </w:pPr>
    </w:p>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53"/>
        <w:gridCol w:w="3146"/>
      </w:tblGrid>
      <w:tr w:rsidR="007837A3" w14:paraId="75B0A439" w14:textId="77777777" w:rsidTr="00C81F9B">
        <w:trPr>
          <w:trHeight w:val="329"/>
          <w:jc w:val="center"/>
        </w:trPr>
        <w:tc>
          <w:tcPr>
            <w:tcW w:w="2880" w:type="dxa"/>
            <w:shd w:val="clear" w:color="auto" w:fill="E6E7E8"/>
          </w:tcPr>
          <w:p w14:paraId="44CDFFB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9" w:type="dxa"/>
            <w:gridSpan w:val="2"/>
            <w:shd w:val="clear" w:color="auto" w:fill="FFFFFF"/>
          </w:tcPr>
          <w:p w14:paraId="2DD8EAB3" w14:textId="77777777" w:rsidR="007837A3" w:rsidRPr="000123FE" w:rsidRDefault="007837A3" w:rsidP="00C81F9B">
            <w:pPr>
              <w:jc w:val="center"/>
              <w:rPr>
                <w:rFonts w:eastAsia="Calibri" w:cs="Calibri"/>
                <w:b/>
                <w:color w:val="4D5154"/>
                <w:sz w:val="22"/>
              </w:rPr>
            </w:pPr>
            <w:r w:rsidRPr="005E4878">
              <w:rPr>
                <w:rFonts w:eastAsia="Calibri" w:cs="Calibri"/>
                <w:b/>
                <w:color w:val="4D5154"/>
                <w:szCs w:val="24"/>
              </w:rPr>
              <w:t>1</w:t>
            </w:r>
          </w:p>
        </w:tc>
      </w:tr>
      <w:tr w:rsidR="007837A3" w14:paraId="5FE39924" w14:textId="77777777" w:rsidTr="00C81F9B">
        <w:trPr>
          <w:trHeight w:val="284"/>
          <w:jc w:val="center"/>
        </w:trPr>
        <w:tc>
          <w:tcPr>
            <w:tcW w:w="2880" w:type="dxa"/>
            <w:shd w:val="clear" w:color="auto" w:fill="E6E7E8"/>
          </w:tcPr>
          <w:p w14:paraId="14991EB0"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9" w:type="dxa"/>
            <w:gridSpan w:val="2"/>
            <w:shd w:val="clear" w:color="auto" w:fill="E6E7E8"/>
          </w:tcPr>
          <w:p w14:paraId="513B02B4" w14:textId="77777777" w:rsidR="007837A3" w:rsidRPr="000123FE" w:rsidRDefault="007837A3" w:rsidP="00C81F9B">
            <w:pPr>
              <w:jc w:val="center"/>
              <w:rPr>
                <w:rFonts w:eastAsia="Calibri"/>
              </w:rPr>
            </w:pPr>
            <w:r>
              <w:rPr>
                <w:rFonts w:cstheme="minorHAnsi"/>
                <w:iCs/>
                <w:szCs w:val="24"/>
              </w:rPr>
              <w:t>Create Mail Template</w:t>
            </w:r>
          </w:p>
        </w:tc>
      </w:tr>
      <w:tr w:rsidR="007837A3" w14:paraId="33FBE5FE" w14:textId="77777777" w:rsidTr="00C81F9B">
        <w:trPr>
          <w:trHeight w:val="284"/>
          <w:jc w:val="center"/>
        </w:trPr>
        <w:tc>
          <w:tcPr>
            <w:tcW w:w="2880" w:type="dxa"/>
            <w:shd w:val="clear" w:color="auto" w:fill="E6E7E8"/>
          </w:tcPr>
          <w:p w14:paraId="3976ED8B"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9" w:type="dxa"/>
            <w:gridSpan w:val="2"/>
            <w:shd w:val="clear" w:color="auto" w:fill="FFFFFF"/>
          </w:tcPr>
          <w:p w14:paraId="2283C3D1"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41561B91" w14:textId="77777777" w:rsidTr="00C81F9B">
        <w:trPr>
          <w:trHeight w:val="284"/>
          <w:jc w:val="center"/>
        </w:trPr>
        <w:tc>
          <w:tcPr>
            <w:tcW w:w="2880" w:type="dxa"/>
            <w:shd w:val="clear" w:color="auto" w:fill="E6E7E8"/>
          </w:tcPr>
          <w:p w14:paraId="61B31C8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9" w:type="dxa"/>
            <w:gridSpan w:val="2"/>
            <w:shd w:val="clear" w:color="auto" w:fill="FFFFFF"/>
          </w:tcPr>
          <w:p w14:paraId="2F5A96C0" w14:textId="77777777" w:rsidR="007837A3" w:rsidRPr="000123FE" w:rsidRDefault="007837A3" w:rsidP="00C81F9B">
            <w:pPr>
              <w:rPr>
                <w:rFonts w:eastAsia="Calibri"/>
              </w:rPr>
            </w:pPr>
            <w:r w:rsidRPr="000123FE">
              <w:rPr>
                <w:rFonts w:eastAsia="Calibri"/>
              </w:rPr>
              <w:t xml:space="preserve">This use case represents </w:t>
            </w:r>
            <w:r>
              <w:rPr>
                <w:rFonts w:eastAsia="Calibri"/>
              </w:rPr>
              <w:t xml:space="preserve">creating new mail template. </w:t>
            </w:r>
          </w:p>
        </w:tc>
      </w:tr>
      <w:tr w:rsidR="007837A3" w14:paraId="02625214" w14:textId="77777777" w:rsidTr="00C81F9B">
        <w:trPr>
          <w:trHeight w:val="284"/>
          <w:jc w:val="center"/>
        </w:trPr>
        <w:tc>
          <w:tcPr>
            <w:tcW w:w="2880" w:type="dxa"/>
            <w:shd w:val="clear" w:color="auto" w:fill="E6E7E8"/>
          </w:tcPr>
          <w:p w14:paraId="1F6C5F05"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9" w:type="dxa"/>
            <w:gridSpan w:val="2"/>
            <w:shd w:val="clear" w:color="auto" w:fill="FFFFFF"/>
          </w:tcPr>
          <w:p w14:paraId="1B861863" w14:textId="77777777" w:rsidR="007837A3" w:rsidRPr="000123FE" w:rsidRDefault="007837A3" w:rsidP="00C81F9B">
            <w:pPr>
              <w:rPr>
                <w:color w:val="282660"/>
                <w:sz w:val="28"/>
                <w:szCs w:val="28"/>
              </w:rPr>
            </w:pPr>
            <w:r w:rsidRPr="000123FE">
              <w:rPr>
                <w:rFonts w:eastAsia="Calibri"/>
              </w:rPr>
              <w:t xml:space="preserve">User want to </w:t>
            </w:r>
            <w:r>
              <w:rPr>
                <w:rFonts w:eastAsia="Calibri"/>
              </w:rPr>
              <w:t>create new template for use during add mail action</w:t>
            </w:r>
            <w:r w:rsidRPr="000123FE">
              <w:rPr>
                <w:rFonts w:eastAsia="Calibri"/>
              </w:rPr>
              <w:t xml:space="preserve"> </w:t>
            </w:r>
            <w:r>
              <w:rPr>
                <w:rFonts w:eastAsia="Calibri"/>
              </w:rPr>
              <w:t>in workflow in TLIS.</w:t>
            </w:r>
          </w:p>
        </w:tc>
      </w:tr>
      <w:tr w:rsidR="007837A3" w14:paraId="3D896ED3" w14:textId="77777777" w:rsidTr="00C81F9B">
        <w:trPr>
          <w:trHeight w:val="284"/>
          <w:jc w:val="center"/>
        </w:trPr>
        <w:tc>
          <w:tcPr>
            <w:tcW w:w="2880" w:type="dxa"/>
            <w:shd w:val="clear" w:color="auto" w:fill="E6E7E8"/>
          </w:tcPr>
          <w:p w14:paraId="10F3810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9" w:type="dxa"/>
            <w:gridSpan w:val="2"/>
            <w:shd w:val="clear" w:color="auto" w:fill="FFFFFF"/>
          </w:tcPr>
          <w:p w14:paraId="68A92F53" w14:textId="77777777" w:rsidR="007837A3" w:rsidRPr="000123FE" w:rsidRDefault="007837A3" w:rsidP="00C81F9B">
            <w:pPr>
              <w:rPr>
                <w:rFonts w:eastAsia="Calibri"/>
              </w:rPr>
            </w:pPr>
            <w:r w:rsidRPr="000123FE">
              <w:rPr>
                <w:rFonts w:eastAsia="Calibri"/>
              </w:rPr>
              <w:t>User has to have a permission</w:t>
            </w:r>
          </w:p>
        </w:tc>
      </w:tr>
      <w:tr w:rsidR="007837A3" w14:paraId="78CF0CD1" w14:textId="77777777" w:rsidTr="00C81F9B">
        <w:trPr>
          <w:trHeight w:val="284"/>
          <w:jc w:val="center"/>
        </w:trPr>
        <w:tc>
          <w:tcPr>
            <w:tcW w:w="2880" w:type="dxa"/>
            <w:shd w:val="clear" w:color="auto" w:fill="E6E7E8"/>
          </w:tcPr>
          <w:p w14:paraId="5C6D6F2A"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9" w:type="dxa"/>
            <w:gridSpan w:val="2"/>
            <w:shd w:val="clear" w:color="auto" w:fill="FFFFFF"/>
          </w:tcPr>
          <w:p w14:paraId="6D4E8847" w14:textId="77777777" w:rsidR="007837A3" w:rsidRPr="000123FE" w:rsidRDefault="007837A3" w:rsidP="00C81F9B">
            <w:pPr>
              <w:jc w:val="center"/>
              <w:rPr>
                <w:rFonts w:eastAsia="Calibri"/>
              </w:rPr>
            </w:pPr>
            <w:r w:rsidRPr="000123FE">
              <w:rPr>
                <w:rFonts w:eastAsia="Calibri"/>
              </w:rPr>
              <w:t>-</w:t>
            </w:r>
          </w:p>
        </w:tc>
      </w:tr>
      <w:tr w:rsidR="007837A3" w14:paraId="4B9BD576" w14:textId="77777777" w:rsidTr="00C81F9B">
        <w:trPr>
          <w:trHeight w:val="284"/>
          <w:jc w:val="center"/>
        </w:trPr>
        <w:tc>
          <w:tcPr>
            <w:tcW w:w="2880" w:type="dxa"/>
            <w:shd w:val="clear" w:color="auto" w:fill="E6E7E8"/>
          </w:tcPr>
          <w:p w14:paraId="3A2BA60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9" w:type="dxa"/>
            <w:gridSpan w:val="2"/>
            <w:shd w:val="clear" w:color="auto" w:fill="FFFFFF"/>
          </w:tcPr>
          <w:p w14:paraId="378D87B4" w14:textId="77777777" w:rsidR="007837A3" w:rsidRPr="000123FE" w:rsidRDefault="007837A3" w:rsidP="00C81F9B">
            <w:pPr>
              <w:rPr>
                <w:rFonts w:eastAsia="Calibri"/>
              </w:rPr>
            </w:pPr>
            <w:r w:rsidRPr="000123FE">
              <w:rPr>
                <w:rFonts w:eastAsia="Calibri"/>
              </w:rPr>
              <w:t>Admin, Permitted User</w:t>
            </w:r>
          </w:p>
        </w:tc>
      </w:tr>
      <w:tr w:rsidR="007837A3" w14:paraId="02970308" w14:textId="77777777" w:rsidTr="00C81F9B">
        <w:trPr>
          <w:trHeight w:val="284"/>
          <w:jc w:val="center"/>
        </w:trPr>
        <w:tc>
          <w:tcPr>
            <w:tcW w:w="2880" w:type="dxa"/>
            <w:shd w:val="clear" w:color="auto" w:fill="E6E7E8"/>
          </w:tcPr>
          <w:p w14:paraId="3458FE3D"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9" w:type="dxa"/>
            <w:gridSpan w:val="2"/>
            <w:shd w:val="clear" w:color="auto" w:fill="FFFFFF"/>
          </w:tcPr>
          <w:p w14:paraId="551E32FD" w14:textId="77777777" w:rsidR="007837A3" w:rsidRPr="000123FE" w:rsidRDefault="007837A3" w:rsidP="00C81F9B">
            <w:pPr>
              <w:rPr>
                <w:rFonts w:eastAsia="Calibri"/>
              </w:rPr>
            </w:pPr>
            <w:r w:rsidRPr="000123FE">
              <w:rPr>
                <w:rFonts w:eastAsia="Calibri"/>
              </w:rPr>
              <w:t>High</w:t>
            </w:r>
          </w:p>
        </w:tc>
      </w:tr>
      <w:tr w:rsidR="007837A3" w14:paraId="021245C5" w14:textId="77777777" w:rsidTr="00C81F9B">
        <w:trPr>
          <w:trHeight w:val="284"/>
          <w:jc w:val="center"/>
        </w:trPr>
        <w:tc>
          <w:tcPr>
            <w:tcW w:w="2880" w:type="dxa"/>
            <w:vMerge w:val="restart"/>
            <w:shd w:val="clear" w:color="auto" w:fill="E6E7E8"/>
          </w:tcPr>
          <w:p w14:paraId="765C0BB1"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44397193" w14:textId="77777777" w:rsidR="007837A3" w:rsidRPr="00E16AD2" w:rsidRDefault="007837A3" w:rsidP="00C81F9B">
            <w:pPr>
              <w:spacing w:line="240" w:lineRule="auto"/>
              <w:jc w:val="center"/>
              <w:rPr>
                <w:rFonts w:cstheme="minorHAnsi"/>
                <w:b/>
                <w:bCs/>
                <w:szCs w:val="24"/>
              </w:rPr>
            </w:pPr>
          </w:p>
        </w:tc>
        <w:tc>
          <w:tcPr>
            <w:tcW w:w="3153" w:type="dxa"/>
            <w:shd w:val="clear" w:color="auto" w:fill="E6E7E8"/>
          </w:tcPr>
          <w:p w14:paraId="6AC6F0F0" w14:textId="77777777" w:rsidR="007837A3" w:rsidRDefault="007837A3" w:rsidP="00C81F9B">
            <w:pPr>
              <w:jc w:val="center"/>
            </w:pPr>
            <w:r>
              <w:rPr>
                <w:b/>
              </w:rPr>
              <w:t>Actor Action</w:t>
            </w:r>
          </w:p>
        </w:tc>
        <w:tc>
          <w:tcPr>
            <w:tcW w:w="3146" w:type="dxa"/>
            <w:shd w:val="clear" w:color="auto" w:fill="E6E7E8"/>
          </w:tcPr>
          <w:p w14:paraId="6D160D8A" w14:textId="77777777" w:rsidR="007837A3" w:rsidRPr="00A05ED3" w:rsidRDefault="007837A3" w:rsidP="00C81F9B">
            <w:pPr>
              <w:jc w:val="center"/>
              <w:rPr>
                <w:b/>
                <w:bCs/>
              </w:rPr>
            </w:pPr>
            <w:r w:rsidRPr="00A05ED3">
              <w:rPr>
                <w:b/>
                <w:bCs/>
              </w:rPr>
              <w:t>System Response</w:t>
            </w:r>
          </w:p>
        </w:tc>
      </w:tr>
      <w:tr w:rsidR="007837A3" w14:paraId="7F5D885C" w14:textId="77777777" w:rsidTr="00C81F9B">
        <w:trPr>
          <w:trHeight w:val="1232"/>
          <w:jc w:val="center"/>
        </w:trPr>
        <w:tc>
          <w:tcPr>
            <w:tcW w:w="2880" w:type="dxa"/>
            <w:vMerge/>
            <w:shd w:val="clear" w:color="auto" w:fill="E6E7E8"/>
          </w:tcPr>
          <w:p w14:paraId="120B59EE" w14:textId="77777777" w:rsidR="007837A3" w:rsidRDefault="007837A3" w:rsidP="00C81F9B">
            <w:pPr>
              <w:widowControl w:val="0"/>
              <w:pBdr>
                <w:top w:val="nil"/>
                <w:left w:val="nil"/>
                <w:bottom w:val="nil"/>
                <w:right w:val="nil"/>
                <w:between w:val="nil"/>
              </w:pBdr>
            </w:pPr>
          </w:p>
        </w:tc>
        <w:tc>
          <w:tcPr>
            <w:tcW w:w="3153" w:type="dxa"/>
            <w:shd w:val="clear" w:color="auto" w:fill="FFFFFF"/>
          </w:tcPr>
          <w:p w14:paraId="5885BE41" w14:textId="77777777" w:rsidR="007837A3" w:rsidRDefault="007837A3" w:rsidP="00C81F9B">
            <w:r>
              <w:rPr>
                <w:b/>
              </w:rPr>
              <w:t>Step 1</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will click on setting button under the manage workflow tab;</w:t>
            </w:r>
          </w:p>
          <w:p w14:paraId="1DE09656" w14:textId="77777777" w:rsidR="007837A3" w:rsidRDefault="007837A3" w:rsidP="00C81F9B"/>
          <w:p w14:paraId="4BF42919" w14:textId="77777777" w:rsidR="007837A3" w:rsidRDefault="007837A3" w:rsidP="00C81F9B"/>
          <w:p w14:paraId="70D98556" w14:textId="77777777" w:rsidR="007837A3" w:rsidRDefault="007837A3" w:rsidP="00C81F9B"/>
          <w:p w14:paraId="63DD2B9A" w14:textId="77777777" w:rsidR="007837A3" w:rsidRDefault="007837A3" w:rsidP="00C81F9B"/>
          <w:p w14:paraId="36DE9A6C" w14:textId="77777777" w:rsidR="007837A3" w:rsidRDefault="007837A3" w:rsidP="00C81F9B"/>
          <w:p w14:paraId="14D6F528" w14:textId="77777777" w:rsidR="007837A3" w:rsidRDefault="007837A3" w:rsidP="00C81F9B"/>
          <w:p w14:paraId="1587C3CB" w14:textId="77777777" w:rsidR="007837A3" w:rsidRDefault="007837A3" w:rsidP="00C81F9B">
            <w:pPr>
              <w:rPr>
                <w:rFonts w:eastAsia="Calibri"/>
              </w:rPr>
            </w:pPr>
          </w:p>
          <w:p w14:paraId="146F086F" w14:textId="77777777" w:rsidR="007837A3" w:rsidRDefault="007837A3" w:rsidP="00C81F9B">
            <w:pPr>
              <w:rPr>
                <w:rFonts w:cstheme="minorHAnsi"/>
                <w:iCs/>
                <w:szCs w:val="24"/>
              </w:rPr>
            </w:pPr>
            <w:r w:rsidRPr="002C6F72">
              <w:rPr>
                <w:rFonts w:cstheme="minorHAnsi"/>
                <w:b/>
                <w:bCs/>
                <w:iCs/>
                <w:szCs w:val="24"/>
              </w:rPr>
              <w:t>Step 3:</w:t>
            </w:r>
            <w:r>
              <w:rPr>
                <w:rFonts w:cstheme="minorHAnsi"/>
                <w:b/>
                <w:bCs/>
                <w:iCs/>
                <w:szCs w:val="24"/>
              </w:rPr>
              <w:t xml:space="preserve"> </w:t>
            </w:r>
            <w:r w:rsidRPr="00F907F5">
              <w:rPr>
                <w:rFonts w:cstheme="minorHAnsi"/>
                <w:iCs/>
                <w:szCs w:val="24"/>
              </w:rPr>
              <w:t xml:space="preserve"> </w:t>
            </w:r>
            <w:r>
              <w:rPr>
                <w:rFonts w:cstheme="minorHAnsi"/>
                <w:iCs/>
                <w:szCs w:val="24"/>
              </w:rPr>
              <w:t>user choose which type of mail template to display its management UI by clicking on its tab;</w:t>
            </w:r>
          </w:p>
          <w:p w14:paraId="02A33AF5" w14:textId="77777777" w:rsidR="007837A3" w:rsidRDefault="007837A3" w:rsidP="00C81F9B">
            <w:pPr>
              <w:rPr>
                <w:rFonts w:eastAsia="Calibri"/>
              </w:rPr>
            </w:pPr>
          </w:p>
          <w:p w14:paraId="4B19780F" w14:textId="77777777" w:rsidR="007837A3" w:rsidRDefault="007837A3" w:rsidP="00C81F9B">
            <w:pPr>
              <w:rPr>
                <w:rFonts w:eastAsia="Calibri"/>
              </w:rPr>
            </w:pPr>
          </w:p>
          <w:p w14:paraId="2B1FB3FD" w14:textId="77777777" w:rsidR="007837A3" w:rsidRDefault="007837A3" w:rsidP="00C81F9B">
            <w:pPr>
              <w:rPr>
                <w:rFonts w:eastAsia="Calibri"/>
              </w:rPr>
            </w:pPr>
          </w:p>
          <w:p w14:paraId="7A48C7E6" w14:textId="77777777" w:rsidR="007837A3" w:rsidRDefault="007837A3" w:rsidP="00C81F9B">
            <w:pPr>
              <w:rPr>
                <w:rFonts w:eastAsia="Calibri"/>
              </w:rPr>
            </w:pPr>
          </w:p>
          <w:p w14:paraId="5529BE56" w14:textId="77777777" w:rsidR="007837A3" w:rsidRDefault="007837A3" w:rsidP="00C81F9B">
            <w:pPr>
              <w:rPr>
                <w:rFonts w:eastAsia="Calibri"/>
              </w:rPr>
            </w:pPr>
          </w:p>
          <w:p w14:paraId="3D77C5C7" w14:textId="77777777" w:rsidR="007837A3" w:rsidRDefault="007837A3" w:rsidP="00C81F9B">
            <w:pPr>
              <w:rPr>
                <w:rFonts w:eastAsia="Calibri"/>
              </w:rPr>
            </w:pPr>
          </w:p>
          <w:p w14:paraId="36EB49A5" w14:textId="77777777" w:rsidR="007837A3" w:rsidRDefault="007837A3" w:rsidP="00C81F9B">
            <w:pPr>
              <w:rPr>
                <w:rFonts w:eastAsia="Calibri"/>
              </w:rPr>
            </w:pPr>
          </w:p>
          <w:p w14:paraId="7B751D6C" w14:textId="77777777" w:rsidR="007837A3" w:rsidRDefault="007837A3" w:rsidP="00C81F9B">
            <w:pPr>
              <w:rPr>
                <w:rFonts w:eastAsia="Calibri"/>
              </w:rPr>
            </w:pPr>
          </w:p>
          <w:p w14:paraId="56F6BA4F" w14:textId="77777777" w:rsidR="007837A3" w:rsidRDefault="007837A3" w:rsidP="00C81F9B">
            <w:pPr>
              <w:rPr>
                <w:rFonts w:eastAsia="Calibri"/>
              </w:rPr>
            </w:pPr>
          </w:p>
          <w:p w14:paraId="52564F20" w14:textId="77777777" w:rsidR="007837A3" w:rsidRDefault="007837A3" w:rsidP="00C81F9B">
            <w:pPr>
              <w:rPr>
                <w:rFonts w:eastAsia="Calibri"/>
              </w:rPr>
            </w:pPr>
          </w:p>
          <w:p w14:paraId="54266414" w14:textId="77777777" w:rsidR="007837A3" w:rsidRDefault="007837A3" w:rsidP="00C81F9B">
            <w:pPr>
              <w:rPr>
                <w:rFonts w:eastAsia="Calibri"/>
              </w:rPr>
            </w:pPr>
          </w:p>
          <w:p w14:paraId="5FDA2ADB" w14:textId="77777777" w:rsidR="007837A3" w:rsidRDefault="007837A3" w:rsidP="00C81F9B">
            <w:pPr>
              <w:rPr>
                <w:rFonts w:eastAsia="Calibri"/>
              </w:rPr>
            </w:pPr>
          </w:p>
          <w:p w14:paraId="4FAAFA5C" w14:textId="77777777" w:rsidR="007837A3" w:rsidRDefault="007837A3" w:rsidP="00C81F9B">
            <w:pPr>
              <w:rPr>
                <w:rFonts w:eastAsia="Calibri"/>
              </w:rPr>
            </w:pPr>
          </w:p>
          <w:p w14:paraId="6D537D5A" w14:textId="77777777" w:rsidR="007837A3" w:rsidRDefault="007837A3" w:rsidP="00C81F9B">
            <w:pPr>
              <w:rPr>
                <w:rFonts w:eastAsia="Calibri"/>
              </w:rPr>
            </w:pPr>
          </w:p>
          <w:p w14:paraId="36FCCF0C" w14:textId="77777777" w:rsidR="007837A3" w:rsidRDefault="007837A3" w:rsidP="00C81F9B">
            <w:pPr>
              <w:rPr>
                <w:rFonts w:eastAsia="Calibri"/>
              </w:rPr>
            </w:pPr>
          </w:p>
          <w:p w14:paraId="1B9FC1D3" w14:textId="77777777" w:rsidR="007837A3" w:rsidRDefault="007837A3" w:rsidP="00C81F9B">
            <w:pPr>
              <w:rPr>
                <w:rFonts w:eastAsia="Calibri"/>
              </w:rPr>
            </w:pPr>
            <w:r w:rsidRPr="00A579DF">
              <w:rPr>
                <w:rFonts w:eastAsia="Calibri"/>
                <w:b/>
                <w:bCs/>
              </w:rPr>
              <w:t>Step5:</w:t>
            </w:r>
            <w:r>
              <w:rPr>
                <w:rFonts w:eastAsia="Calibri"/>
              </w:rPr>
              <w:t xml:space="preserve"> user will click on add template button;</w:t>
            </w:r>
          </w:p>
          <w:p w14:paraId="5ADB738C" w14:textId="77777777" w:rsidR="007837A3" w:rsidRDefault="007837A3" w:rsidP="00C81F9B">
            <w:pPr>
              <w:rPr>
                <w:rFonts w:eastAsia="Calibri"/>
              </w:rPr>
            </w:pPr>
          </w:p>
          <w:p w14:paraId="2FECAF08" w14:textId="77777777" w:rsidR="007837A3" w:rsidRDefault="007837A3" w:rsidP="00C81F9B">
            <w:pPr>
              <w:rPr>
                <w:rFonts w:eastAsia="Calibri"/>
              </w:rPr>
            </w:pPr>
          </w:p>
          <w:p w14:paraId="26039256" w14:textId="77777777" w:rsidR="007837A3" w:rsidRDefault="007837A3" w:rsidP="00C81F9B">
            <w:pPr>
              <w:rPr>
                <w:rFonts w:eastAsia="Calibri"/>
              </w:rPr>
            </w:pPr>
          </w:p>
          <w:p w14:paraId="7211AB35" w14:textId="77777777" w:rsidR="007837A3" w:rsidRDefault="007837A3" w:rsidP="00C81F9B">
            <w:pPr>
              <w:rPr>
                <w:rFonts w:eastAsia="Calibri"/>
              </w:rPr>
            </w:pPr>
          </w:p>
          <w:p w14:paraId="2AE1F269" w14:textId="77777777" w:rsidR="007837A3" w:rsidRDefault="007837A3" w:rsidP="00C81F9B">
            <w:pPr>
              <w:rPr>
                <w:rFonts w:eastAsia="Calibri"/>
              </w:rPr>
            </w:pPr>
          </w:p>
          <w:p w14:paraId="391D7E30" w14:textId="77777777" w:rsidR="007837A3" w:rsidRDefault="007837A3" w:rsidP="00C81F9B">
            <w:pPr>
              <w:rPr>
                <w:rFonts w:eastAsia="Calibri"/>
              </w:rPr>
            </w:pPr>
          </w:p>
          <w:p w14:paraId="3B7EBB53" w14:textId="77777777" w:rsidR="007837A3" w:rsidRDefault="007837A3" w:rsidP="00C81F9B">
            <w:pPr>
              <w:rPr>
                <w:rFonts w:eastAsia="Calibri"/>
              </w:rPr>
            </w:pPr>
          </w:p>
          <w:p w14:paraId="07E5285C" w14:textId="77777777" w:rsidR="007837A3" w:rsidRDefault="007837A3" w:rsidP="00C81F9B">
            <w:pPr>
              <w:rPr>
                <w:rFonts w:eastAsia="Calibri"/>
              </w:rPr>
            </w:pPr>
          </w:p>
          <w:p w14:paraId="7D4A16A7" w14:textId="77777777" w:rsidR="007837A3" w:rsidRDefault="007837A3" w:rsidP="00C81F9B">
            <w:pPr>
              <w:rPr>
                <w:rFonts w:eastAsia="Calibri"/>
              </w:rPr>
            </w:pPr>
          </w:p>
          <w:p w14:paraId="1E53FE94" w14:textId="77777777" w:rsidR="007837A3" w:rsidRDefault="007837A3" w:rsidP="00C81F9B">
            <w:pPr>
              <w:rPr>
                <w:rFonts w:eastAsia="Calibri"/>
              </w:rPr>
            </w:pPr>
          </w:p>
          <w:p w14:paraId="175A3BA0" w14:textId="77777777" w:rsidR="007837A3" w:rsidRDefault="007837A3" w:rsidP="00C81F9B">
            <w:pPr>
              <w:rPr>
                <w:rFonts w:eastAsia="Calibri"/>
              </w:rPr>
            </w:pPr>
          </w:p>
          <w:p w14:paraId="7BAE2404" w14:textId="77777777" w:rsidR="007837A3" w:rsidRDefault="007837A3" w:rsidP="00C81F9B">
            <w:pPr>
              <w:rPr>
                <w:rFonts w:eastAsia="Calibri"/>
              </w:rPr>
            </w:pPr>
          </w:p>
          <w:p w14:paraId="62A8A4D0" w14:textId="77777777" w:rsidR="007837A3" w:rsidRDefault="007837A3" w:rsidP="00C81F9B">
            <w:pPr>
              <w:rPr>
                <w:rFonts w:eastAsia="Calibri"/>
              </w:rPr>
            </w:pPr>
          </w:p>
          <w:p w14:paraId="7AC7A709" w14:textId="77777777" w:rsidR="007837A3" w:rsidRDefault="007837A3" w:rsidP="00C81F9B">
            <w:pPr>
              <w:rPr>
                <w:rFonts w:eastAsia="Calibri"/>
              </w:rPr>
            </w:pPr>
          </w:p>
          <w:p w14:paraId="585FFE8D" w14:textId="77777777" w:rsidR="007837A3" w:rsidRDefault="007837A3" w:rsidP="00C81F9B">
            <w:pPr>
              <w:rPr>
                <w:rFonts w:eastAsia="Calibri"/>
              </w:rPr>
            </w:pPr>
          </w:p>
          <w:p w14:paraId="75B551D8" w14:textId="77777777" w:rsidR="007837A3" w:rsidRDefault="007837A3" w:rsidP="00C81F9B">
            <w:pPr>
              <w:rPr>
                <w:rFonts w:eastAsia="Calibri"/>
              </w:rPr>
            </w:pPr>
          </w:p>
          <w:p w14:paraId="4811B784" w14:textId="77777777" w:rsidR="007837A3" w:rsidRDefault="007837A3" w:rsidP="00C81F9B">
            <w:pPr>
              <w:rPr>
                <w:rFonts w:eastAsia="Calibri"/>
              </w:rPr>
            </w:pPr>
          </w:p>
          <w:p w14:paraId="6ABA1A18" w14:textId="77777777" w:rsidR="007837A3" w:rsidRDefault="007837A3" w:rsidP="00C81F9B">
            <w:pPr>
              <w:rPr>
                <w:rFonts w:eastAsia="Calibri"/>
              </w:rPr>
            </w:pPr>
          </w:p>
          <w:p w14:paraId="0087EE14" w14:textId="77777777" w:rsidR="007837A3" w:rsidRDefault="007837A3" w:rsidP="00C81F9B">
            <w:pPr>
              <w:rPr>
                <w:rFonts w:eastAsia="Calibri"/>
              </w:rPr>
            </w:pPr>
          </w:p>
          <w:p w14:paraId="79C52332" w14:textId="77777777" w:rsidR="007837A3" w:rsidRDefault="007837A3" w:rsidP="00C81F9B">
            <w:pPr>
              <w:rPr>
                <w:rFonts w:eastAsia="Calibri"/>
              </w:rPr>
            </w:pPr>
          </w:p>
          <w:p w14:paraId="1AE41C45" w14:textId="77777777" w:rsidR="007837A3" w:rsidRDefault="007837A3" w:rsidP="00C81F9B">
            <w:pPr>
              <w:rPr>
                <w:rFonts w:eastAsia="Calibri"/>
              </w:rPr>
            </w:pPr>
          </w:p>
          <w:p w14:paraId="3C1D3FAF" w14:textId="77777777" w:rsidR="007837A3" w:rsidRDefault="007837A3" w:rsidP="00C81F9B">
            <w:pPr>
              <w:rPr>
                <w:rFonts w:eastAsia="Calibri"/>
              </w:rPr>
            </w:pPr>
          </w:p>
          <w:p w14:paraId="4920F464" w14:textId="77777777" w:rsidR="007837A3" w:rsidRDefault="007837A3" w:rsidP="00C81F9B">
            <w:pPr>
              <w:rPr>
                <w:rFonts w:eastAsia="Calibri"/>
              </w:rPr>
            </w:pPr>
          </w:p>
          <w:p w14:paraId="104C75AD" w14:textId="77777777" w:rsidR="007837A3" w:rsidRDefault="007837A3" w:rsidP="00C81F9B">
            <w:pPr>
              <w:rPr>
                <w:rFonts w:eastAsia="Calibri"/>
              </w:rPr>
            </w:pPr>
          </w:p>
          <w:p w14:paraId="604B1D0D" w14:textId="77777777" w:rsidR="007837A3" w:rsidRDefault="007837A3" w:rsidP="00C81F9B">
            <w:pPr>
              <w:rPr>
                <w:rFonts w:eastAsia="Calibri"/>
              </w:rPr>
            </w:pPr>
          </w:p>
          <w:p w14:paraId="3CA66632" w14:textId="77777777" w:rsidR="007837A3" w:rsidRDefault="007837A3" w:rsidP="00C81F9B">
            <w:pPr>
              <w:rPr>
                <w:rFonts w:eastAsia="Calibri"/>
              </w:rPr>
            </w:pPr>
          </w:p>
          <w:p w14:paraId="56AB6A46" w14:textId="77777777" w:rsidR="007837A3" w:rsidRDefault="007837A3" w:rsidP="00C81F9B">
            <w:pPr>
              <w:rPr>
                <w:rFonts w:eastAsia="Calibri"/>
              </w:rPr>
            </w:pPr>
          </w:p>
          <w:p w14:paraId="0918DEAB" w14:textId="77777777" w:rsidR="007837A3" w:rsidRDefault="007837A3" w:rsidP="00C81F9B">
            <w:pPr>
              <w:rPr>
                <w:rFonts w:eastAsia="Calibri"/>
              </w:rPr>
            </w:pPr>
          </w:p>
          <w:p w14:paraId="1A22F46E" w14:textId="77777777" w:rsidR="007837A3" w:rsidRDefault="007837A3" w:rsidP="00C81F9B">
            <w:pPr>
              <w:rPr>
                <w:rFonts w:eastAsia="Calibri"/>
              </w:rPr>
            </w:pPr>
          </w:p>
          <w:p w14:paraId="4A07DD2D" w14:textId="77777777" w:rsidR="007837A3" w:rsidRDefault="007837A3" w:rsidP="00C81F9B">
            <w:pPr>
              <w:rPr>
                <w:rFonts w:eastAsia="Calibri"/>
                <w:b/>
                <w:bCs/>
              </w:rPr>
            </w:pPr>
          </w:p>
          <w:p w14:paraId="2ABCF08C" w14:textId="77777777" w:rsidR="007837A3" w:rsidRDefault="007837A3" w:rsidP="00C81F9B">
            <w:pPr>
              <w:rPr>
                <w:rFonts w:eastAsia="Calibri"/>
              </w:rPr>
            </w:pPr>
            <w:r>
              <w:rPr>
                <w:rFonts w:eastAsia="Calibri"/>
                <w:b/>
                <w:bCs/>
              </w:rPr>
              <w:t>Step7</w:t>
            </w:r>
            <w:r w:rsidRPr="000667E2">
              <w:rPr>
                <w:rFonts w:eastAsia="Calibri"/>
                <w:b/>
                <w:bCs/>
              </w:rPr>
              <w:t>:</w:t>
            </w:r>
            <w:r>
              <w:rPr>
                <w:rFonts w:eastAsia="Calibri"/>
              </w:rPr>
              <w:t xml:space="preserve"> user will insert template name.</w:t>
            </w:r>
          </w:p>
          <w:p w14:paraId="2D650599" w14:textId="77777777" w:rsidR="007837A3" w:rsidRDefault="007837A3" w:rsidP="00C81F9B">
            <w:pPr>
              <w:rPr>
                <w:rFonts w:eastAsia="Calibri"/>
              </w:rPr>
            </w:pPr>
            <w:r>
              <w:rPr>
                <w:rFonts w:eastAsia="Calibri"/>
                <w:b/>
                <w:bCs/>
              </w:rPr>
              <w:t>Step8</w:t>
            </w:r>
            <w:r w:rsidRPr="000667E2">
              <w:rPr>
                <w:rFonts w:eastAsia="Calibri"/>
                <w:b/>
                <w:bCs/>
              </w:rPr>
              <w:t>:</w:t>
            </w:r>
            <w:r>
              <w:rPr>
                <w:rFonts w:eastAsia="Calibri"/>
              </w:rPr>
              <w:t xml:space="preserve"> user will select content type (Static/Variable) from dropdown list.</w:t>
            </w:r>
          </w:p>
          <w:p w14:paraId="17949726" w14:textId="77777777" w:rsidR="007837A3" w:rsidRPr="00FB3896" w:rsidRDefault="007837A3" w:rsidP="00C81F9B">
            <w:pPr>
              <w:pStyle w:val="ListParagraph"/>
              <w:numPr>
                <w:ilvl w:val="0"/>
                <w:numId w:val="10"/>
              </w:numPr>
              <w:bidi w:val="0"/>
              <w:rPr>
                <w:rFonts w:eastAsia="Calibri"/>
              </w:rPr>
            </w:pPr>
            <w:r w:rsidRPr="00CE5443">
              <w:rPr>
                <w:rFonts w:eastAsia="Calibri"/>
                <w:b/>
                <w:bCs/>
                <w:color w:val="4D5154" w:themeColor="text1" w:themeTint="BF"/>
              </w:rPr>
              <w:t>Option1</w:t>
            </w:r>
            <w:r w:rsidRPr="00FB3896">
              <w:rPr>
                <w:rFonts w:eastAsia="Calibri"/>
                <w:b/>
                <w:bCs/>
              </w:rPr>
              <w:t>:</w:t>
            </w:r>
            <w:r w:rsidRPr="00FB3896">
              <w:rPr>
                <w:rFonts w:eastAsia="Calibri"/>
              </w:rPr>
              <w:t xml:space="preserve"> </w:t>
            </w:r>
            <w:r w:rsidRPr="00FB3896">
              <w:rPr>
                <w:rFonts w:ascii="Calibri" w:eastAsia="Calibri" w:hAnsi="Calibri"/>
                <w:color w:val="4D5154" w:themeColor="text1" w:themeTint="BF"/>
                <w:sz w:val="24"/>
              </w:rPr>
              <w:t xml:space="preserve">if select </w:t>
            </w:r>
            <w:r w:rsidRPr="00FB3896">
              <w:rPr>
                <w:rFonts w:ascii="Calibri" w:eastAsia="Calibri" w:hAnsi="Calibri"/>
                <w:color w:val="4D5154" w:themeColor="text1" w:themeTint="BF"/>
                <w:sz w:val="24"/>
                <w:u w:val="single"/>
              </w:rPr>
              <w:t>static</w:t>
            </w:r>
            <w:r w:rsidRPr="00FB3896">
              <w:rPr>
                <w:rFonts w:ascii="Calibri" w:eastAsia="Calibri" w:hAnsi="Calibri"/>
                <w:color w:val="4D5154" w:themeColor="text1" w:themeTint="BF"/>
                <w:sz w:val="24"/>
              </w:rPr>
              <w:t>, input text will be display to insert static text.</w:t>
            </w:r>
          </w:p>
          <w:p w14:paraId="3A775B1B" w14:textId="77777777" w:rsidR="007837A3" w:rsidRPr="00DA6403" w:rsidRDefault="007837A3" w:rsidP="00C81F9B">
            <w:pPr>
              <w:pStyle w:val="ListParagraph"/>
              <w:numPr>
                <w:ilvl w:val="0"/>
                <w:numId w:val="10"/>
              </w:numPr>
              <w:bidi w:val="0"/>
              <w:rPr>
                <w:rFonts w:eastAsia="Calibri"/>
              </w:rPr>
            </w:pPr>
            <w:r w:rsidRPr="00CE5443">
              <w:rPr>
                <w:rFonts w:eastAsia="Calibri"/>
                <w:b/>
                <w:bCs/>
                <w:color w:val="4D5154" w:themeColor="text1" w:themeTint="BF"/>
              </w:rPr>
              <w:t>Option2:</w:t>
            </w:r>
            <w:r w:rsidRPr="00FB3896">
              <w:rPr>
                <w:rFonts w:eastAsia="Calibri"/>
              </w:rPr>
              <w:t xml:space="preserve"> </w:t>
            </w:r>
            <w:r w:rsidRPr="00FB3896">
              <w:rPr>
                <w:rFonts w:ascii="Calibri" w:eastAsia="Calibri" w:hAnsi="Calibri"/>
                <w:color w:val="4D5154" w:themeColor="text1" w:themeTint="BF"/>
                <w:sz w:val="24"/>
              </w:rPr>
              <w:t xml:space="preserve">if select </w:t>
            </w:r>
            <w:r w:rsidRPr="00FB3896">
              <w:rPr>
                <w:rFonts w:ascii="Calibri" w:eastAsia="Calibri" w:hAnsi="Calibri"/>
                <w:color w:val="4D5154" w:themeColor="text1" w:themeTint="BF"/>
                <w:sz w:val="24"/>
                <w:u w:val="single"/>
              </w:rPr>
              <w:t>variable</w:t>
            </w:r>
            <w:r w:rsidRPr="00FB3896">
              <w:rPr>
                <w:rFonts w:ascii="Calibri" w:eastAsia="Calibri" w:hAnsi="Calibri"/>
                <w:color w:val="4D5154" w:themeColor="text1" w:themeTint="BF"/>
                <w:sz w:val="24"/>
              </w:rPr>
              <w:t>, dropdown list will be display to select</w:t>
            </w:r>
            <w:r w:rsidRPr="00FB3896">
              <w:rPr>
                <w:rFonts w:eastAsia="Calibri"/>
              </w:rPr>
              <w:t xml:space="preserve"> </w:t>
            </w:r>
            <w:r w:rsidRPr="00FB3896">
              <w:rPr>
                <w:rFonts w:ascii="Calibri" w:eastAsia="Calibri" w:hAnsi="Calibri"/>
                <w:color w:val="4D5154" w:themeColor="text1" w:themeTint="BF"/>
                <w:sz w:val="24"/>
              </w:rPr>
              <w:t>specific variable</w:t>
            </w:r>
            <w:r>
              <w:rPr>
                <w:rFonts w:ascii="Calibri" w:eastAsia="Calibri" w:hAnsi="Calibri"/>
                <w:color w:val="4D5154" w:themeColor="text1" w:themeTint="BF"/>
                <w:sz w:val="24"/>
              </w:rPr>
              <w:t>.</w:t>
            </w:r>
          </w:p>
          <w:p w14:paraId="0FEEED88" w14:textId="77777777" w:rsidR="007837A3" w:rsidRDefault="007837A3" w:rsidP="00C81F9B">
            <w:pPr>
              <w:rPr>
                <w:rFonts w:cstheme="minorHAnsi"/>
                <w:iCs/>
                <w:szCs w:val="24"/>
              </w:rPr>
            </w:pPr>
            <w:r>
              <w:rPr>
                <w:b/>
                <w:bCs/>
              </w:rPr>
              <w:t>Step9</w:t>
            </w:r>
            <w:r w:rsidRPr="00FB3896">
              <w:rPr>
                <w:b/>
                <w:bCs/>
              </w:rPr>
              <w:t xml:space="preserve">: </w:t>
            </w:r>
            <w:r>
              <w:rPr>
                <w:rFonts w:cstheme="minorHAnsi"/>
                <w:iCs/>
                <w:szCs w:val="24"/>
              </w:rPr>
              <w:t>user</w:t>
            </w:r>
            <w:r w:rsidRPr="00F907F5">
              <w:rPr>
                <w:rFonts w:cstheme="minorHAnsi"/>
                <w:iCs/>
                <w:szCs w:val="24"/>
              </w:rPr>
              <w:t xml:space="preserve"> </w:t>
            </w:r>
            <w:r>
              <w:rPr>
                <w:rFonts w:cstheme="minorHAnsi"/>
                <w:iCs/>
                <w:szCs w:val="24"/>
              </w:rPr>
              <w:t>will click on add content button;</w:t>
            </w:r>
          </w:p>
          <w:p w14:paraId="5C1B4243" w14:textId="77777777" w:rsidR="007837A3" w:rsidRPr="00FB3896" w:rsidRDefault="007837A3" w:rsidP="00C81F9B">
            <w:pPr>
              <w:rPr>
                <w:b/>
                <w:bCs/>
              </w:rPr>
            </w:pPr>
          </w:p>
          <w:p w14:paraId="1CC9E599" w14:textId="77777777" w:rsidR="007837A3" w:rsidRDefault="007837A3" w:rsidP="00C81F9B">
            <w:pPr>
              <w:rPr>
                <w:rFonts w:eastAsia="Calibri"/>
              </w:rPr>
            </w:pPr>
          </w:p>
          <w:p w14:paraId="0879EF95" w14:textId="77777777" w:rsidR="007837A3" w:rsidRDefault="007837A3" w:rsidP="00C81F9B">
            <w:pPr>
              <w:rPr>
                <w:rFonts w:eastAsia="Calibri"/>
              </w:rPr>
            </w:pPr>
          </w:p>
          <w:p w14:paraId="48E8E82B" w14:textId="77777777" w:rsidR="007837A3" w:rsidRDefault="007837A3" w:rsidP="00C81F9B">
            <w:pPr>
              <w:rPr>
                <w:rFonts w:eastAsia="Calibri"/>
              </w:rPr>
            </w:pPr>
          </w:p>
          <w:p w14:paraId="2A1F8693" w14:textId="77777777" w:rsidR="007837A3" w:rsidRDefault="007837A3" w:rsidP="00C81F9B">
            <w:pPr>
              <w:rPr>
                <w:rFonts w:eastAsia="Calibri"/>
              </w:rPr>
            </w:pPr>
            <w:r>
              <w:rPr>
                <w:rFonts w:eastAsia="Calibri"/>
                <w:b/>
                <w:bCs/>
              </w:rPr>
              <w:t>Step11</w:t>
            </w:r>
            <w:r>
              <w:rPr>
                <w:rFonts w:eastAsia="Calibri"/>
              </w:rPr>
              <w:t>: user will click on “Save” button.</w:t>
            </w:r>
          </w:p>
          <w:p w14:paraId="167A7DC9" w14:textId="77777777" w:rsidR="007837A3" w:rsidRPr="00CA3C8B" w:rsidRDefault="007837A3" w:rsidP="00C81F9B">
            <w:pPr>
              <w:rPr>
                <w:rFonts w:eastAsia="Calibri"/>
              </w:rPr>
            </w:pPr>
          </w:p>
        </w:tc>
        <w:tc>
          <w:tcPr>
            <w:tcW w:w="3146" w:type="dxa"/>
            <w:shd w:val="clear" w:color="auto" w:fill="FFFFFF"/>
          </w:tcPr>
          <w:p w14:paraId="74384D53" w14:textId="77777777" w:rsidR="007837A3" w:rsidRDefault="007837A3" w:rsidP="00C81F9B"/>
          <w:p w14:paraId="2EFB6A08" w14:textId="77777777" w:rsidR="007837A3" w:rsidRDefault="007837A3" w:rsidP="00C81F9B"/>
          <w:p w14:paraId="7E1F7890" w14:textId="77777777" w:rsidR="007837A3" w:rsidRDefault="007837A3" w:rsidP="00C81F9B"/>
          <w:p w14:paraId="18612D57" w14:textId="77777777" w:rsidR="007837A3" w:rsidRDefault="007837A3" w:rsidP="00C81F9B">
            <w:pPr>
              <w:rPr>
                <w:rFonts w:cstheme="minorHAnsi"/>
                <w:iCs/>
                <w:szCs w:val="24"/>
              </w:rPr>
            </w:pPr>
            <w:r w:rsidRPr="00F9101E">
              <w:rPr>
                <w:b/>
                <w:bCs/>
              </w:rPr>
              <w:t>Step2</w:t>
            </w:r>
            <w:r>
              <w:t xml:space="preserve">: system will display an interface </w:t>
            </w:r>
            <w:r w:rsidRPr="005C0E37">
              <w:rPr>
                <w:rFonts w:cstheme="minorHAnsi"/>
                <w:iCs/>
                <w:szCs w:val="24"/>
              </w:rPr>
              <w:t>containing</w:t>
            </w:r>
            <w:r>
              <w:rPr>
                <w:rFonts w:cstheme="minorHAnsi"/>
                <w:iCs/>
                <w:szCs w:val="24"/>
              </w:rPr>
              <w:t xml:space="preserve"> </w:t>
            </w:r>
            <w:r w:rsidRPr="004B5ECF">
              <w:rPr>
                <w:rFonts w:cstheme="minorHAnsi"/>
                <w:iCs/>
                <w:szCs w:val="24"/>
              </w:rPr>
              <w:t xml:space="preserve">tabs </w:t>
            </w:r>
            <w:r>
              <w:rPr>
                <w:rFonts w:cstheme="minorHAnsi"/>
                <w:iCs/>
                <w:szCs w:val="24"/>
              </w:rPr>
              <w:t>represent</w:t>
            </w:r>
            <w:r w:rsidRPr="004B5ECF">
              <w:rPr>
                <w:rFonts w:cstheme="minorHAnsi"/>
                <w:iCs/>
                <w:szCs w:val="24"/>
              </w:rPr>
              <w:t xml:space="preserve"> the </w:t>
            </w:r>
            <w:r>
              <w:rPr>
                <w:rFonts w:cstheme="minorHAnsi"/>
                <w:iCs/>
                <w:szCs w:val="24"/>
              </w:rPr>
              <w:t xml:space="preserve">main </w:t>
            </w:r>
            <w:r w:rsidRPr="004B5ECF">
              <w:rPr>
                <w:rFonts w:cstheme="minorHAnsi"/>
                <w:iCs/>
                <w:szCs w:val="24"/>
              </w:rPr>
              <w:t xml:space="preserve">types of the </w:t>
            </w:r>
            <w:r>
              <w:rPr>
                <w:rFonts w:cstheme="minorHAnsi"/>
                <w:iCs/>
                <w:szCs w:val="24"/>
              </w:rPr>
              <w:t>mail template as below:</w:t>
            </w:r>
          </w:p>
          <w:p w14:paraId="6315345A" w14:textId="77777777" w:rsidR="007837A3" w:rsidRPr="00EA110F"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General Template;</w:t>
            </w:r>
          </w:p>
          <w:p w14:paraId="3F86410E" w14:textId="77777777" w:rsidR="007837A3" w:rsidRPr="00EA110F"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Reminder Template;</w:t>
            </w:r>
          </w:p>
          <w:p w14:paraId="1C7A8031" w14:textId="77777777" w:rsidR="007837A3" w:rsidRPr="00EA110F"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Escalation Template;</w:t>
            </w:r>
          </w:p>
          <w:p w14:paraId="2294A3EE" w14:textId="77777777" w:rsidR="007837A3" w:rsidRDefault="007837A3" w:rsidP="00C81F9B">
            <w:pPr>
              <w:rPr>
                <w:rFonts w:cstheme="minorHAnsi"/>
                <w:iCs/>
                <w:szCs w:val="24"/>
              </w:rPr>
            </w:pPr>
          </w:p>
          <w:p w14:paraId="3B61A9EB" w14:textId="77777777" w:rsidR="007837A3" w:rsidRDefault="007837A3" w:rsidP="00C81F9B">
            <w:pPr>
              <w:rPr>
                <w:rFonts w:cstheme="minorHAnsi"/>
                <w:iCs/>
                <w:szCs w:val="24"/>
              </w:rPr>
            </w:pPr>
          </w:p>
          <w:p w14:paraId="2CC068A6" w14:textId="77777777" w:rsidR="007837A3" w:rsidRDefault="007837A3" w:rsidP="00C81F9B">
            <w:pPr>
              <w:rPr>
                <w:rFonts w:cstheme="minorHAnsi"/>
                <w:iCs/>
                <w:szCs w:val="24"/>
              </w:rPr>
            </w:pPr>
          </w:p>
          <w:p w14:paraId="6C7B7EB2" w14:textId="77777777" w:rsidR="007837A3" w:rsidRPr="007621E4" w:rsidRDefault="007837A3" w:rsidP="00C81F9B">
            <w:pPr>
              <w:rPr>
                <w:rFonts w:cstheme="minorHAnsi"/>
                <w:iCs/>
                <w:szCs w:val="24"/>
              </w:rPr>
            </w:pPr>
          </w:p>
          <w:p w14:paraId="58B85D10" w14:textId="77777777" w:rsidR="007837A3" w:rsidRDefault="007837A3" w:rsidP="00C81F9B">
            <w:pPr>
              <w:rPr>
                <w:rFonts w:cstheme="minorHAnsi"/>
                <w:iCs/>
                <w:szCs w:val="24"/>
              </w:rPr>
            </w:pPr>
            <w:r w:rsidRPr="00736BA6">
              <w:rPr>
                <w:b/>
                <w:bCs/>
              </w:rPr>
              <w:t>S</w:t>
            </w:r>
            <w:r>
              <w:rPr>
                <w:b/>
                <w:bCs/>
              </w:rPr>
              <w:t>tep 4</w:t>
            </w:r>
            <w:r w:rsidRPr="00F15C78">
              <w:rPr>
                <w:rFonts w:cstheme="minorHAnsi"/>
                <w:iCs/>
                <w:szCs w:val="24"/>
              </w:rPr>
              <w:t>:</w:t>
            </w:r>
            <w:r>
              <w:rPr>
                <w:rFonts w:cstheme="minorHAnsi"/>
                <w:iCs/>
                <w:szCs w:val="24"/>
              </w:rPr>
              <w:t xml:space="preserve"> system will display template management UI which containing:</w:t>
            </w:r>
          </w:p>
          <w:p w14:paraId="33D705F5" w14:textId="77777777" w:rsidR="007837A3" w:rsidRPr="007B65AD" w:rsidRDefault="007837A3" w:rsidP="007837A3">
            <w:pPr>
              <w:pStyle w:val="ListParagraph"/>
              <w:numPr>
                <w:ilvl w:val="0"/>
                <w:numId w:val="26"/>
              </w:numPr>
              <w:bidi w:val="0"/>
              <w:rPr>
                <w:rFonts w:ascii="Calibri" w:eastAsiaTheme="minorEastAsia" w:hAnsi="Calibri" w:cstheme="minorHAnsi"/>
                <w:iCs/>
                <w:color w:val="4D5154" w:themeColor="text1" w:themeTint="BF"/>
                <w:sz w:val="24"/>
                <w:szCs w:val="24"/>
              </w:rPr>
            </w:pPr>
            <w:r w:rsidRPr="007B65AD">
              <w:rPr>
                <w:rFonts w:ascii="Calibri" w:eastAsiaTheme="minorEastAsia" w:hAnsi="Calibri" w:cstheme="minorHAnsi"/>
                <w:iCs/>
                <w:color w:val="4D5154" w:themeColor="text1" w:themeTint="BF"/>
                <w:sz w:val="24"/>
                <w:szCs w:val="24"/>
              </w:rPr>
              <w:t>Add button to add new template;</w:t>
            </w:r>
          </w:p>
          <w:p w14:paraId="5B0C44FF" w14:textId="77777777" w:rsidR="007837A3" w:rsidRPr="007B65AD" w:rsidRDefault="007837A3" w:rsidP="007837A3">
            <w:pPr>
              <w:pStyle w:val="ListParagraph"/>
              <w:numPr>
                <w:ilvl w:val="0"/>
                <w:numId w:val="26"/>
              </w:numPr>
              <w:bidi w:val="0"/>
              <w:rPr>
                <w:rFonts w:ascii="Calibri" w:eastAsiaTheme="minorEastAsia" w:hAnsi="Calibri" w:cstheme="minorHAnsi"/>
                <w:iCs/>
                <w:color w:val="4D5154" w:themeColor="text1" w:themeTint="BF"/>
                <w:sz w:val="24"/>
                <w:szCs w:val="24"/>
              </w:rPr>
            </w:pPr>
            <w:r w:rsidRPr="007B65AD">
              <w:rPr>
                <w:rFonts w:ascii="Calibri" w:eastAsiaTheme="minorEastAsia" w:hAnsi="Calibri" w:cstheme="minorHAnsi"/>
                <w:iCs/>
                <w:color w:val="4D5154" w:themeColor="text1" w:themeTint="BF"/>
                <w:sz w:val="24"/>
                <w:szCs w:val="24"/>
              </w:rPr>
              <w:t xml:space="preserve">Edit button to edit </w:t>
            </w:r>
            <w:r w:rsidRPr="00A81FE1">
              <w:rPr>
                <w:rFonts w:ascii="Calibri" w:eastAsiaTheme="minorEastAsia" w:hAnsi="Calibri" w:cstheme="minorHAnsi"/>
                <w:b/>
                <w:bCs/>
                <w:iCs/>
                <w:color w:val="4D5154" w:themeColor="text1" w:themeTint="BF"/>
                <w:sz w:val="24"/>
                <w:szCs w:val="24"/>
              </w:rPr>
              <w:t>unused</w:t>
            </w:r>
            <w:r w:rsidRPr="007B65AD">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 xml:space="preserve">General </w:t>
            </w:r>
            <w:r w:rsidRPr="007B65AD">
              <w:rPr>
                <w:rFonts w:ascii="Calibri" w:eastAsiaTheme="minorEastAsia" w:hAnsi="Calibri" w:cstheme="minorHAnsi"/>
                <w:iCs/>
                <w:color w:val="4D5154" w:themeColor="text1" w:themeTint="BF"/>
                <w:sz w:val="24"/>
                <w:szCs w:val="24"/>
              </w:rPr>
              <w:t>template</w:t>
            </w:r>
            <w:r>
              <w:rPr>
                <w:rFonts w:ascii="Calibri" w:eastAsiaTheme="minorEastAsia" w:hAnsi="Calibri" w:cstheme="minorHAnsi"/>
                <w:iCs/>
                <w:color w:val="4D5154" w:themeColor="text1" w:themeTint="BF"/>
                <w:sz w:val="24"/>
                <w:szCs w:val="24"/>
              </w:rPr>
              <w:t xml:space="preserve"> or </w:t>
            </w:r>
            <w:r w:rsidRPr="00A81FE1">
              <w:rPr>
                <w:rFonts w:ascii="Calibri" w:eastAsiaTheme="minorEastAsia" w:hAnsi="Calibri" w:cstheme="minorHAnsi"/>
                <w:b/>
                <w:bCs/>
                <w:iCs/>
                <w:color w:val="4D5154" w:themeColor="text1" w:themeTint="BF"/>
                <w:sz w:val="24"/>
                <w:szCs w:val="24"/>
              </w:rPr>
              <w:t>used /unused</w:t>
            </w:r>
            <w:r>
              <w:rPr>
                <w:rFonts w:ascii="Calibri" w:eastAsiaTheme="minorEastAsia" w:hAnsi="Calibri" w:cstheme="minorHAnsi"/>
                <w:iCs/>
                <w:color w:val="4D5154" w:themeColor="text1" w:themeTint="BF"/>
                <w:sz w:val="24"/>
                <w:szCs w:val="24"/>
              </w:rPr>
              <w:t xml:space="preserve"> Reminder &amp; Escalation templates</w:t>
            </w:r>
            <w:r w:rsidRPr="007B65AD">
              <w:rPr>
                <w:rFonts w:ascii="Calibri" w:eastAsiaTheme="minorEastAsia" w:hAnsi="Calibri" w:cstheme="minorHAnsi"/>
                <w:iCs/>
                <w:color w:val="4D5154" w:themeColor="text1" w:themeTint="BF"/>
                <w:sz w:val="24"/>
                <w:szCs w:val="24"/>
              </w:rPr>
              <w:t>;</w:t>
            </w:r>
          </w:p>
          <w:p w14:paraId="00BFBEEF" w14:textId="77777777" w:rsidR="007837A3" w:rsidRDefault="007837A3" w:rsidP="007837A3">
            <w:pPr>
              <w:pStyle w:val="ListParagraph"/>
              <w:numPr>
                <w:ilvl w:val="0"/>
                <w:numId w:val="26"/>
              </w:numPr>
              <w:bidi w:val="0"/>
              <w:rPr>
                <w:rFonts w:ascii="Calibri" w:eastAsiaTheme="minorEastAsia" w:hAnsi="Calibri" w:cstheme="minorHAnsi"/>
                <w:iCs/>
                <w:color w:val="4D5154" w:themeColor="text1" w:themeTint="BF"/>
                <w:sz w:val="24"/>
                <w:szCs w:val="24"/>
              </w:rPr>
            </w:pPr>
            <w:r w:rsidRPr="007B65AD">
              <w:rPr>
                <w:rFonts w:ascii="Calibri" w:eastAsiaTheme="minorEastAsia" w:hAnsi="Calibri" w:cstheme="minorHAnsi"/>
                <w:iCs/>
                <w:color w:val="4D5154" w:themeColor="text1" w:themeTint="BF"/>
                <w:sz w:val="24"/>
                <w:szCs w:val="24"/>
              </w:rPr>
              <w:t>Delete button to delete unused template.</w:t>
            </w:r>
          </w:p>
          <w:p w14:paraId="570C9790" w14:textId="77777777" w:rsidR="007837A3" w:rsidRPr="009832D0" w:rsidRDefault="007837A3" w:rsidP="007837A3">
            <w:pPr>
              <w:pStyle w:val="ListParagraph"/>
              <w:numPr>
                <w:ilvl w:val="0"/>
                <w:numId w:val="26"/>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Data table </w:t>
            </w:r>
            <w:r w:rsidRPr="009832D0">
              <w:rPr>
                <w:rFonts w:ascii="Calibri" w:eastAsiaTheme="minorEastAsia" w:hAnsi="Calibri" w:cstheme="minorHAnsi"/>
                <w:iCs/>
                <w:color w:val="4D5154" w:themeColor="text1" w:themeTint="BF"/>
                <w:sz w:val="24"/>
                <w:szCs w:val="24"/>
              </w:rPr>
              <w:t xml:space="preserve">contains the </w:t>
            </w:r>
            <w:r>
              <w:rPr>
                <w:rFonts w:ascii="Calibri" w:eastAsiaTheme="minorEastAsia" w:hAnsi="Calibri" w:cstheme="minorHAnsi"/>
                <w:iCs/>
                <w:color w:val="4D5154" w:themeColor="text1" w:themeTint="BF"/>
                <w:sz w:val="24"/>
                <w:szCs w:val="24"/>
              </w:rPr>
              <w:t>templates</w:t>
            </w:r>
            <w:r w:rsidRPr="009832D0">
              <w:rPr>
                <w:rFonts w:ascii="Calibri" w:eastAsiaTheme="minorEastAsia" w:hAnsi="Calibri" w:cstheme="minorHAnsi"/>
                <w:iCs/>
                <w:color w:val="4D5154" w:themeColor="text1" w:themeTint="BF"/>
                <w:sz w:val="24"/>
                <w:szCs w:val="24"/>
              </w:rPr>
              <w:t xml:space="preserve"> related to the tab of the selected </w:t>
            </w:r>
            <w:r>
              <w:rPr>
                <w:rFonts w:ascii="Calibri" w:eastAsiaTheme="minorEastAsia" w:hAnsi="Calibri" w:cstheme="minorHAnsi"/>
                <w:iCs/>
                <w:color w:val="4D5154" w:themeColor="text1" w:themeTint="BF"/>
                <w:sz w:val="24"/>
                <w:szCs w:val="24"/>
              </w:rPr>
              <w:t>type</w:t>
            </w:r>
            <w:r w:rsidRPr="009832D0">
              <w:rPr>
                <w:rFonts w:ascii="Calibri" w:eastAsiaTheme="minorEastAsia" w:hAnsi="Calibri" w:cstheme="minorHAnsi"/>
                <w:iCs/>
                <w:color w:val="4D5154" w:themeColor="text1" w:themeTint="BF"/>
                <w:sz w:val="24"/>
                <w:szCs w:val="24"/>
              </w:rPr>
              <w:t>;</w:t>
            </w:r>
          </w:p>
          <w:p w14:paraId="191F46C2" w14:textId="77777777" w:rsidR="007837A3" w:rsidRDefault="007837A3" w:rsidP="00C81F9B">
            <w:pPr>
              <w:rPr>
                <w:rFonts w:cstheme="minorHAnsi"/>
                <w:iCs/>
                <w:szCs w:val="24"/>
              </w:rPr>
            </w:pPr>
          </w:p>
          <w:p w14:paraId="5FEA3E71" w14:textId="77777777" w:rsidR="007837A3" w:rsidRDefault="007837A3" w:rsidP="00C81F9B">
            <w:pPr>
              <w:rPr>
                <w:rFonts w:cstheme="minorHAnsi"/>
                <w:iCs/>
                <w:szCs w:val="24"/>
              </w:rPr>
            </w:pPr>
          </w:p>
          <w:p w14:paraId="386A5735" w14:textId="77777777" w:rsidR="007837A3" w:rsidRDefault="007837A3" w:rsidP="00C81F9B">
            <w:pPr>
              <w:rPr>
                <w:rFonts w:cstheme="minorHAnsi"/>
                <w:iCs/>
                <w:szCs w:val="24"/>
              </w:rPr>
            </w:pPr>
            <w:r w:rsidRPr="009832D0">
              <w:rPr>
                <w:rFonts w:cstheme="minorHAnsi"/>
                <w:b/>
                <w:bCs/>
                <w:iCs/>
                <w:szCs w:val="24"/>
              </w:rPr>
              <w:t>Step6</w:t>
            </w:r>
            <w:r>
              <w:rPr>
                <w:rFonts w:cstheme="minorHAnsi"/>
                <w:iCs/>
                <w:szCs w:val="24"/>
              </w:rPr>
              <w:t>:</w:t>
            </w:r>
            <w:r w:rsidRPr="00745F10">
              <w:rPr>
                <w:rFonts w:cstheme="minorHAnsi"/>
                <w:iCs/>
                <w:szCs w:val="24"/>
              </w:rPr>
              <w:t xml:space="preserve"> </w:t>
            </w:r>
            <w:r w:rsidRPr="00F43CCD">
              <w:rPr>
                <w:rFonts w:cstheme="minorHAnsi"/>
                <w:iCs/>
                <w:szCs w:val="24"/>
              </w:rPr>
              <w:t xml:space="preserve">system will display adding dialog for user </w:t>
            </w:r>
            <w:r>
              <w:rPr>
                <w:rFonts w:cstheme="minorHAnsi"/>
                <w:iCs/>
                <w:szCs w:val="24"/>
              </w:rPr>
              <w:t>contains</w:t>
            </w:r>
            <w:r w:rsidRPr="00F43CCD">
              <w:rPr>
                <w:rFonts w:cstheme="minorHAnsi"/>
                <w:iCs/>
                <w:szCs w:val="24"/>
              </w:rPr>
              <w:t xml:space="preserve"> </w:t>
            </w:r>
            <w:r>
              <w:rPr>
                <w:rFonts w:cstheme="minorHAnsi"/>
                <w:iCs/>
                <w:szCs w:val="24"/>
              </w:rPr>
              <w:t xml:space="preserve">these </w:t>
            </w:r>
            <w:r w:rsidRPr="00F43CCD">
              <w:rPr>
                <w:rFonts w:cstheme="minorHAnsi"/>
                <w:iCs/>
                <w:szCs w:val="24"/>
              </w:rPr>
              <w:t>field</w:t>
            </w:r>
            <w:r>
              <w:rPr>
                <w:rFonts w:cstheme="minorHAnsi"/>
                <w:iCs/>
                <w:szCs w:val="24"/>
              </w:rPr>
              <w:t>s:</w:t>
            </w:r>
          </w:p>
          <w:p w14:paraId="62A06425" w14:textId="77777777" w:rsidR="007837A3" w:rsidRPr="00EA110F" w:rsidRDefault="007837A3" w:rsidP="00C81F9B">
            <w:pPr>
              <w:pStyle w:val="ListParagraph"/>
              <w:numPr>
                <w:ilvl w:val="0"/>
                <w:numId w:val="9"/>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Template name.</w:t>
            </w:r>
          </w:p>
          <w:p w14:paraId="3E2EBBC1" w14:textId="77777777" w:rsidR="007837A3" w:rsidRPr="00EA110F" w:rsidRDefault="007837A3" w:rsidP="00C81F9B">
            <w:pPr>
              <w:pStyle w:val="ListParagraph"/>
              <w:numPr>
                <w:ilvl w:val="0"/>
                <w:numId w:val="9"/>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 xml:space="preserve">Button to add content </w:t>
            </w:r>
          </w:p>
          <w:p w14:paraId="21E5AC90" w14:textId="77777777" w:rsidR="007837A3" w:rsidRPr="00EA110F" w:rsidRDefault="007837A3" w:rsidP="00C81F9B">
            <w:pPr>
              <w:pStyle w:val="ListParagraph"/>
              <w:numPr>
                <w:ilvl w:val="0"/>
                <w:numId w:val="9"/>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Subject data table contains the following fields:</w:t>
            </w:r>
          </w:p>
          <w:p w14:paraId="0319D4CD" w14:textId="77777777" w:rsidR="007837A3" w:rsidRPr="00EA110F"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B24B58">
              <w:rPr>
                <w:rFonts w:ascii="Calibri" w:eastAsiaTheme="minorEastAsia" w:hAnsi="Calibri" w:cstheme="minorHAnsi"/>
                <w:iCs/>
                <w:color w:val="4D5154" w:themeColor="text1" w:themeTint="BF"/>
                <w:sz w:val="24"/>
                <w:szCs w:val="24"/>
              </w:rPr>
              <w:t>Content</w:t>
            </w:r>
            <w:r>
              <w:rPr>
                <w:rFonts w:ascii="Calibri" w:eastAsiaTheme="minorEastAsia" w:hAnsi="Calibri" w:cstheme="minorHAnsi"/>
                <w:iCs/>
                <w:color w:val="4D5154" w:themeColor="text1" w:themeTint="BF"/>
                <w:sz w:val="24"/>
                <w:szCs w:val="24"/>
              </w:rPr>
              <w:t xml:space="preserve"> </w:t>
            </w:r>
            <w:r w:rsidRPr="00B24B58">
              <w:rPr>
                <w:rFonts w:ascii="Calibri" w:eastAsiaTheme="minorEastAsia" w:hAnsi="Calibri" w:cstheme="minorHAnsi"/>
                <w:iCs/>
                <w:color w:val="4D5154" w:themeColor="text1" w:themeTint="BF"/>
                <w:sz w:val="24"/>
                <w:szCs w:val="24"/>
              </w:rPr>
              <w:t>type</w:t>
            </w:r>
            <w:r>
              <w:rPr>
                <w:rFonts w:ascii="Calibri" w:eastAsiaTheme="minorEastAsia" w:hAnsi="Calibri" w:cstheme="minorHAnsi"/>
                <w:iCs/>
                <w:color w:val="4D5154" w:themeColor="text1" w:themeTint="BF"/>
                <w:sz w:val="24"/>
                <w:szCs w:val="24"/>
              </w:rPr>
              <w:t xml:space="preserve"> (dropdown list)</w:t>
            </w:r>
          </w:p>
          <w:p w14:paraId="110570B3" w14:textId="77777777" w:rsidR="007837A3"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B24B58">
              <w:rPr>
                <w:rFonts w:ascii="Calibri" w:eastAsiaTheme="minorEastAsia" w:hAnsi="Calibri" w:cstheme="minorHAnsi"/>
                <w:iCs/>
                <w:color w:val="4D5154" w:themeColor="text1" w:themeTint="BF"/>
                <w:sz w:val="24"/>
                <w:szCs w:val="24"/>
              </w:rPr>
              <w:t xml:space="preserve">Content </w:t>
            </w:r>
            <w:r>
              <w:rPr>
                <w:rFonts w:ascii="Calibri" w:eastAsiaTheme="minorEastAsia" w:hAnsi="Calibri" w:cstheme="minorHAnsi"/>
                <w:iCs/>
                <w:color w:val="4D5154" w:themeColor="text1" w:themeTint="BF"/>
                <w:sz w:val="24"/>
                <w:szCs w:val="24"/>
              </w:rPr>
              <w:t>(dropdown list or input text)</w:t>
            </w:r>
          </w:p>
          <w:p w14:paraId="18C14DA9" w14:textId="77777777" w:rsidR="007837A3" w:rsidRPr="00EA110F"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Delete button to delete added content</w:t>
            </w:r>
          </w:p>
          <w:p w14:paraId="4ACD1393" w14:textId="77777777" w:rsidR="007837A3" w:rsidRPr="00EA110F"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Edit button to edit added content</w:t>
            </w:r>
          </w:p>
          <w:p w14:paraId="3874DDAC" w14:textId="77777777" w:rsidR="007837A3" w:rsidRPr="00EA110F" w:rsidRDefault="007837A3" w:rsidP="00C81F9B">
            <w:pPr>
              <w:pStyle w:val="ListParagraph"/>
              <w:numPr>
                <w:ilvl w:val="0"/>
                <w:numId w:val="9"/>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Text area to show the subject in final form.</w:t>
            </w:r>
          </w:p>
          <w:p w14:paraId="7668DF35" w14:textId="77777777" w:rsidR="007837A3" w:rsidRPr="00EA110F" w:rsidRDefault="007837A3" w:rsidP="00C81F9B">
            <w:pPr>
              <w:pStyle w:val="ListParagraph"/>
              <w:numPr>
                <w:ilvl w:val="0"/>
                <w:numId w:val="9"/>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Body data table contains the following fields:</w:t>
            </w:r>
          </w:p>
          <w:p w14:paraId="3047D849" w14:textId="77777777" w:rsidR="007837A3" w:rsidRPr="00EA110F"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B24B58">
              <w:rPr>
                <w:rFonts w:ascii="Calibri" w:eastAsiaTheme="minorEastAsia" w:hAnsi="Calibri" w:cstheme="minorHAnsi"/>
                <w:iCs/>
                <w:color w:val="4D5154" w:themeColor="text1" w:themeTint="BF"/>
                <w:sz w:val="24"/>
                <w:szCs w:val="24"/>
              </w:rPr>
              <w:t>Content</w:t>
            </w:r>
            <w:r>
              <w:rPr>
                <w:rFonts w:ascii="Calibri" w:eastAsiaTheme="minorEastAsia" w:hAnsi="Calibri" w:cstheme="minorHAnsi"/>
                <w:iCs/>
                <w:color w:val="4D5154" w:themeColor="text1" w:themeTint="BF"/>
                <w:sz w:val="24"/>
                <w:szCs w:val="24"/>
              </w:rPr>
              <w:t xml:space="preserve"> </w:t>
            </w:r>
            <w:r w:rsidRPr="00B24B58">
              <w:rPr>
                <w:rFonts w:ascii="Calibri" w:eastAsiaTheme="minorEastAsia" w:hAnsi="Calibri" w:cstheme="minorHAnsi"/>
                <w:iCs/>
                <w:color w:val="4D5154" w:themeColor="text1" w:themeTint="BF"/>
                <w:sz w:val="24"/>
                <w:szCs w:val="24"/>
              </w:rPr>
              <w:t>type</w:t>
            </w:r>
            <w:r>
              <w:rPr>
                <w:rFonts w:ascii="Calibri" w:eastAsiaTheme="minorEastAsia" w:hAnsi="Calibri" w:cstheme="minorHAnsi"/>
                <w:iCs/>
                <w:color w:val="4D5154" w:themeColor="text1" w:themeTint="BF"/>
                <w:sz w:val="24"/>
                <w:szCs w:val="24"/>
              </w:rPr>
              <w:t xml:space="preserve"> (dropdown list)</w:t>
            </w:r>
          </w:p>
          <w:p w14:paraId="4F412EE0" w14:textId="77777777" w:rsidR="007837A3"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B24B58">
              <w:rPr>
                <w:rFonts w:ascii="Calibri" w:eastAsiaTheme="minorEastAsia" w:hAnsi="Calibri" w:cstheme="minorHAnsi"/>
                <w:iCs/>
                <w:color w:val="4D5154" w:themeColor="text1" w:themeTint="BF"/>
                <w:sz w:val="24"/>
                <w:szCs w:val="24"/>
              </w:rPr>
              <w:t xml:space="preserve">Content </w:t>
            </w:r>
            <w:r>
              <w:rPr>
                <w:rFonts w:ascii="Calibri" w:eastAsiaTheme="minorEastAsia" w:hAnsi="Calibri" w:cstheme="minorHAnsi"/>
                <w:iCs/>
                <w:color w:val="4D5154" w:themeColor="text1" w:themeTint="BF"/>
                <w:sz w:val="24"/>
                <w:szCs w:val="24"/>
              </w:rPr>
              <w:t>(dropdown list or input text)</w:t>
            </w:r>
            <w:r w:rsidRPr="00FB3896">
              <w:rPr>
                <w:rFonts w:ascii="Calibri" w:eastAsiaTheme="minorEastAsia" w:hAnsi="Calibri" w:cstheme="minorHAnsi"/>
                <w:iCs/>
                <w:color w:val="4D5154" w:themeColor="text1" w:themeTint="BF"/>
                <w:sz w:val="24"/>
                <w:szCs w:val="24"/>
              </w:rPr>
              <w:t xml:space="preserve"> </w:t>
            </w:r>
          </w:p>
          <w:p w14:paraId="12B036B9" w14:textId="77777777" w:rsidR="007837A3" w:rsidRPr="00EA110F"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Delete button to delete added content</w:t>
            </w:r>
          </w:p>
          <w:p w14:paraId="0D30078A" w14:textId="77777777" w:rsidR="007837A3" w:rsidRPr="00EA110F" w:rsidRDefault="007837A3" w:rsidP="00C81F9B">
            <w:pPr>
              <w:pStyle w:val="ListParagraph"/>
              <w:numPr>
                <w:ilvl w:val="0"/>
                <w:numId w:val="8"/>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Edit button to edit added content</w:t>
            </w:r>
          </w:p>
          <w:p w14:paraId="069DF2AE" w14:textId="77777777" w:rsidR="007837A3" w:rsidRPr="00EA110F" w:rsidRDefault="007837A3" w:rsidP="00C81F9B">
            <w:pPr>
              <w:pStyle w:val="ListParagraph"/>
              <w:numPr>
                <w:ilvl w:val="0"/>
                <w:numId w:val="9"/>
              </w:numPr>
              <w:bidi w:val="0"/>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Text area to show the body in final form.</w:t>
            </w:r>
          </w:p>
          <w:p w14:paraId="7473C3DE" w14:textId="77777777" w:rsidR="007837A3" w:rsidRPr="00854839" w:rsidRDefault="007837A3" w:rsidP="00C81F9B">
            <w:pPr>
              <w:rPr>
                <w:rFonts w:cstheme="minorHAnsi"/>
                <w:iCs/>
                <w:szCs w:val="24"/>
              </w:rPr>
            </w:pPr>
          </w:p>
          <w:p w14:paraId="182E0081" w14:textId="77777777" w:rsidR="007837A3" w:rsidRDefault="007837A3" w:rsidP="00C81F9B"/>
          <w:p w14:paraId="37D61B39" w14:textId="77777777" w:rsidR="007837A3" w:rsidRDefault="007837A3" w:rsidP="00C81F9B"/>
          <w:p w14:paraId="2BDF22B0" w14:textId="77777777" w:rsidR="007837A3" w:rsidRDefault="007837A3" w:rsidP="00C81F9B"/>
          <w:p w14:paraId="2A4290A2" w14:textId="77777777" w:rsidR="007837A3" w:rsidRDefault="007837A3" w:rsidP="00C81F9B"/>
          <w:p w14:paraId="56B35065" w14:textId="77777777" w:rsidR="007837A3" w:rsidRDefault="007837A3" w:rsidP="00C81F9B"/>
          <w:p w14:paraId="38201FB6" w14:textId="77777777" w:rsidR="007837A3" w:rsidRDefault="007837A3" w:rsidP="00C81F9B"/>
          <w:p w14:paraId="436D6DF9" w14:textId="77777777" w:rsidR="007837A3" w:rsidRDefault="007837A3" w:rsidP="00C81F9B"/>
          <w:p w14:paraId="5820AFAA" w14:textId="77777777" w:rsidR="007837A3" w:rsidRDefault="007837A3" w:rsidP="00C81F9B"/>
          <w:p w14:paraId="78FFEE29" w14:textId="77777777" w:rsidR="007837A3" w:rsidRDefault="007837A3" w:rsidP="00C81F9B"/>
          <w:p w14:paraId="0D60A032" w14:textId="77777777" w:rsidR="007837A3" w:rsidRDefault="007837A3" w:rsidP="00C81F9B"/>
          <w:p w14:paraId="4EEE5709" w14:textId="77777777" w:rsidR="007837A3" w:rsidRDefault="007837A3" w:rsidP="00C81F9B"/>
          <w:p w14:paraId="288DC8F1" w14:textId="77777777" w:rsidR="007837A3" w:rsidRDefault="007837A3" w:rsidP="00C81F9B"/>
          <w:p w14:paraId="626282C4" w14:textId="77777777" w:rsidR="007837A3" w:rsidRDefault="007837A3" w:rsidP="00C81F9B">
            <w:pPr>
              <w:rPr>
                <w:b/>
                <w:bCs/>
              </w:rPr>
            </w:pPr>
          </w:p>
          <w:p w14:paraId="783F8266" w14:textId="77777777" w:rsidR="007837A3" w:rsidRPr="00FB3896" w:rsidRDefault="007837A3" w:rsidP="00C81F9B">
            <w:pPr>
              <w:rPr>
                <w:b/>
                <w:bCs/>
              </w:rPr>
            </w:pPr>
            <w:r w:rsidRPr="00FB3896">
              <w:rPr>
                <w:b/>
                <w:bCs/>
              </w:rPr>
              <w:t>Step</w:t>
            </w:r>
            <w:r>
              <w:rPr>
                <w:b/>
                <w:bCs/>
              </w:rPr>
              <w:t>10</w:t>
            </w:r>
            <w:r w:rsidRPr="00FB3896">
              <w:rPr>
                <w:b/>
                <w:bCs/>
              </w:rPr>
              <w:t xml:space="preserve">: </w:t>
            </w:r>
            <w:r w:rsidRPr="00CA3C8B">
              <w:rPr>
                <w:rFonts w:cstheme="minorHAnsi"/>
                <w:iCs/>
                <w:szCs w:val="24"/>
              </w:rPr>
              <w:t>syste</w:t>
            </w:r>
            <w:r>
              <w:rPr>
                <w:rFonts w:cstheme="minorHAnsi"/>
                <w:iCs/>
                <w:szCs w:val="24"/>
              </w:rPr>
              <w:t>m will add this content and the added data will be displayed in data table and in the text area.</w:t>
            </w:r>
          </w:p>
          <w:p w14:paraId="377A8428" w14:textId="77777777" w:rsidR="007837A3" w:rsidRDefault="007837A3" w:rsidP="00C81F9B"/>
          <w:p w14:paraId="722CCB2B" w14:textId="77777777" w:rsidR="007837A3" w:rsidRDefault="007837A3" w:rsidP="00C81F9B"/>
          <w:p w14:paraId="3B7B2C41" w14:textId="77777777" w:rsidR="007837A3" w:rsidRPr="00B96FC8" w:rsidRDefault="007837A3" w:rsidP="00C81F9B">
            <w:r w:rsidRPr="00DE16D9">
              <w:rPr>
                <w:b/>
                <w:bCs/>
              </w:rPr>
              <w:t>Step</w:t>
            </w:r>
            <w:r>
              <w:rPr>
                <w:b/>
                <w:bCs/>
              </w:rPr>
              <w:t>12</w:t>
            </w:r>
            <w:r>
              <w:t xml:space="preserve">: </w:t>
            </w:r>
            <w:r w:rsidRPr="00DE16D9">
              <w:rPr>
                <w:rFonts w:cstheme="minorHAnsi"/>
                <w:iCs/>
                <w:szCs w:val="24"/>
              </w:rPr>
              <w:t xml:space="preserve">system will close the adding dialog and the new </w:t>
            </w:r>
            <w:r>
              <w:rPr>
                <w:rFonts w:cstheme="minorHAnsi"/>
                <w:iCs/>
                <w:szCs w:val="24"/>
              </w:rPr>
              <w:t>template</w:t>
            </w:r>
            <w:r w:rsidRPr="00DE16D9">
              <w:rPr>
                <w:rFonts w:cstheme="minorHAnsi"/>
                <w:iCs/>
                <w:szCs w:val="24"/>
              </w:rPr>
              <w:t xml:space="preserve"> will be displayed in the data table</w:t>
            </w:r>
            <w:r>
              <w:rPr>
                <w:rFonts w:cstheme="minorHAnsi"/>
                <w:iCs/>
                <w:szCs w:val="24"/>
              </w:rPr>
              <w:t xml:space="preserve"> which contains all templates</w:t>
            </w:r>
            <w:r w:rsidRPr="00DE16D9">
              <w:rPr>
                <w:rFonts w:cstheme="minorHAnsi"/>
                <w:iCs/>
                <w:szCs w:val="24"/>
              </w:rPr>
              <w:t>.</w:t>
            </w:r>
          </w:p>
        </w:tc>
      </w:tr>
      <w:tr w:rsidR="007837A3" w14:paraId="7EB71E98" w14:textId="77777777" w:rsidTr="00C81F9B">
        <w:trPr>
          <w:trHeight w:val="284"/>
          <w:jc w:val="center"/>
        </w:trPr>
        <w:tc>
          <w:tcPr>
            <w:tcW w:w="2880" w:type="dxa"/>
            <w:shd w:val="clear" w:color="auto" w:fill="E6E7E8"/>
          </w:tcPr>
          <w:p w14:paraId="42452DF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9" w:type="dxa"/>
            <w:gridSpan w:val="2"/>
            <w:shd w:val="clear" w:color="auto" w:fill="FFFFFF"/>
          </w:tcPr>
          <w:p w14:paraId="7300BF48" w14:textId="77777777" w:rsidR="007837A3" w:rsidRDefault="007837A3" w:rsidP="00C81F9B">
            <w:pPr>
              <w:rPr>
                <w:rFonts w:eastAsia="Calibri"/>
              </w:rPr>
            </w:pPr>
            <w:r>
              <w:rPr>
                <w:rFonts w:eastAsia="Calibri"/>
              </w:rPr>
              <w:t xml:space="preserve">User will be able to repeat step </w:t>
            </w:r>
            <w:r>
              <w:rPr>
                <w:rFonts w:eastAsia="Calibri"/>
                <w:b/>
                <w:bCs/>
              </w:rPr>
              <w:t>8</w:t>
            </w:r>
            <w:r>
              <w:rPr>
                <w:rFonts w:eastAsia="Calibri"/>
              </w:rPr>
              <w:t xml:space="preserve">, </w:t>
            </w:r>
            <w:r w:rsidRPr="00932025">
              <w:rPr>
                <w:rFonts w:eastAsia="Calibri"/>
                <w:b/>
                <w:bCs/>
              </w:rPr>
              <w:t>9</w:t>
            </w:r>
            <w:r>
              <w:rPr>
                <w:rFonts w:eastAsia="Calibri"/>
              </w:rPr>
              <w:t xml:space="preserve"> to add needed content.</w:t>
            </w:r>
          </w:p>
        </w:tc>
      </w:tr>
      <w:tr w:rsidR="007837A3" w14:paraId="70DAFA1A" w14:textId="77777777" w:rsidTr="00C81F9B">
        <w:trPr>
          <w:trHeight w:val="368"/>
          <w:jc w:val="center"/>
        </w:trPr>
        <w:tc>
          <w:tcPr>
            <w:tcW w:w="2880" w:type="dxa"/>
            <w:shd w:val="clear" w:color="auto" w:fill="E6E7E8"/>
          </w:tcPr>
          <w:p w14:paraId="521DADB8"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9" w:type="dxa"/>
            <w:gridSpan w:val="2"/>
          </w:tcPr>
          <w:p w14:paraId="579E5976" w14:textId="77777777" w:rsidR="007837A3" w:rsidRPr="00FA0E24" w:rsidRDefault="007837A3" w:rsidP="00C81F9B">
            <w:pPr>
              <w:pStyle w:val="ListParagraph"/>
              <w:numPr>
                <w:ilvl w:val="0"/>
                <w:numId w:val="11"/>
              </w:numPr>
              <w:bidi w:val="0"/>
              <w:rPr>
                <w:rFonts w:ascii="Calibri" w:eastAsiaTheme="minorEastAsia" w:hAnsi="Calibri" w:cstheme="minorHAnsi"/>
                <w:iCs/>
                <w:color w:val="4D5154" w:themeColor="text1" w:themeTint="BF"/>
                <w:sz w:val="24"/>
                <w:szCs w:val="24"/>
              </w:rPr>
            </w:pPr>
            <w:r w:rsidRPr="00675B9A">
              <w:rPr>
                <w:rFonts w:ascii="Calibri" w:eastAsiaTheme="minorEastAsia" w:hAnsi="Calibri" w:cstheme="minorHAnsi"/>
                <w:iCs/>
                <w:color w:val="4D5154" w:themeColor="text1" w:themeTint="BF"/>
                <w:sz w:val="24"/>
                <w:szCs w:val="24"/>
              </w:rPr>
              <w:t xml:space="preserve">The </w:t>
            </w:r>
            <w:r>
              <w:rPr>
                <w:rFonts w:ascii="Calibri" w:eastAsiaTheme="minorEastAsia" w:hAnsi="Calibri" w:cstheme="minorHAnsi"/>
                <w:iCs/>
                <w:color w:val="4D5154" w:themeColor="text1" w:themeTint="BF"/>
                <w:sz w:val="24"/>
                <w:szCs w:val="24"/>
              </w:rPr>
              <w:t>new template</w:t>
            </w:r>
            <w:r w:rsidRPr="00675B9A">
              <w:rPr>
                <w:rFonts w:ascii="Calibri" w:eastAsiaTheme="minorEastAsia" w:hAnsi="Calibri" w:cstheme="minorHAnsi"/>
                <w:iCs/>
                <w:color w:val="4D5154" w:themeColor="text1" w:themeTint="BF"/>
                <w:sz w:val="24"/>
                <w:szCs w:val="24"/>
              </w:rPr>
              <w:t xml:space="preserve"> of the chosen </w:t>
            </w:r>
            <w:r>
              <w:rPr>
                <w:rFonts w:ascii="Calibri" w:eastAsiaTheme="minorEastAsia" w:hAnsi="Calibri" w:cstheme="minorHAnsi"/>
                <w:iCs/>
                <w:color w:val="4D5154" w:themeColor="text1" w:themeTint="BF"/>
                <w:sz w:val="24"/>
                <w:szCs w:val="24"/>
              </w:rPr>
              <w:t>type is</w:t>
            </w:r>
            <w:r w:rsidRPr="00675B9A">
              <w:rPr>
                <w:rFonts w:ascii="Calibri" w:eastAsiaTheme="minorEastAsia" w:hAnsi="Calibri" w:cstheme="minorHAnsi"/>
                <w:iCs/>
                <w:color w:val="4D5154" w:themeColor="text1" w:themeTint="BF"/>
                <w:sz w:val="24"/>
                <w:szCs w:val="24"/>
              </w:rPr>
              <w:t xml:space="preserve"> displayed.</w:t>
            </w:r>
          </w:p>
        </w:tc>
      </w:tr>
      <w:tr w:rsidR="007837A3" w14:paraId="12010468" w14:textId="77777777" w:rsidTr="00C81F9B">
        <w:trPr>
          <w:trHeight w:val="426"/>
          <w:jc w:val="center"/>
        </w:trPr>
        <w:tc>
          <w:tcPr>
            <w:tcW w:w="2880" w:type="dxa"/>
            <w:shd w:val="clear" w:color="auto" w:fill="E6E7E8"/>
          </w:tcPr>
          <w:p w14:paraId="1BB9A96A" w14:textId="77777777" w:rsidR="007837A3" w:rsidRPr="00E16AD2" w:rsidRDefault="007837A3" w:rsidP="00C81F9B">
            <w:pPr>
              <w:spacing w:line="240" w:lineRule="auto"/>
              <w:jc w:val="center"/>
              <w:rPr>
                <w:rFonts w:cstheme="minorHAnsi"/>
                <w:szCs w:val="24"/>
              </w:rPr>
            </w:pPr>
            <w:commentRangeStart w:id="62"/>
            <w:commentRangeStart w:id="63"/>
            <w:r w:rsidRPr="00E16AD2">
              <w:rPr>
                <w:rFonts w:cstheme="minorHAnsi"/>
                <w:b/>
                <w:bCs/>
                <w:szCs w:val="24"/>
              </w:rPr>
              <w:t>Business Rule:</w:t>
            </w:r>
            <w:commentRangeEnd w:id="62"/>
            <w:r>
              <w:rPr>
                <w:rStyle w:val="CommentReference"/>
                <w:rFonts w:asciiTheme="minorHAnsi" w:eastAsiaTheme="minorHAnsi" w:hAnsiTheme="minorHAnsi"/>
                <w:color w:val="auto"/>
              </w:rPr>
              <w:commentReference w:id="62"/>
            </w:r>
            <w:commentRangeEnd w:id="63"/>
            <w:r>
              <w:rPr>
                <w:rStyle w:val="CommentReference"/>
                <w:rFonts w:asciiTheme="minorHAnsi" w:eastAsiaTheme="minorHAnsi" w:hAnsiTheme="minorHAnsi"/>
                <w:color w:val="auto"/>
              </w:rPr>
              <w:commentReference w:id="63"/>
            </w:r>
          </w:p>
        </w:tc>
        <w:tc>
          <w:tcPr>
            <w:tcW w:w="6299" w:type="dxa"/>
            <w:gridSpan w:val="2"/>
          </w:tcPr>
          <w:p w14:paraId="3CA505A0" w14:textId="77777777" w:rsidR="007837A3" w:rsidRPr="00515445" w:rsidRDefault="007837A3" w:rsidP="00C81F9B">
            <w:pPr>
              <w:pStyle w:val="ListParagraph"/>
              <w:numPr>
                <w:ilvl w:val="0"/>
                <w:numId w:val="11"/>
              </w:numPr>
              <w:bidi w:val="0"/>
              <w:spacing w:line="240" w:lineRule="auto"/>
              <w:rPr>
                <w:rFonts w:eastAsia="Calibri"/>
              </w:rPr>
            </w:pPr>
            <w:r w:rsidRPr="0080237E">
              <w:rPr>
                <w:rFonts w:ascii="Calibri" w:eastAsiaTheme="minorEastAsia" w:hAnsi="Calibri" w:cstheme="minorHAnsi"/>
                <w:iCs/>
                <w:color w:val="4D5154" w:themeColor="text1" w:themeTint="BF"/>
                <w:sz w:val="24"/>
                <w:szCs w:val="24"/>
              </w:rPr>
              <w:t xml:space="preserve">Selected variable must be one of the list that mentioned of in the analytical </w:t>
            </w:r>
            <w:hyperlink w:anchor="_Mail_Content_Management" w:history="1">
              <w:r w:rsidRPr="007A1083">
                <w:rPr>
                  <w:rStyle w:val="Hyperlink"/>
                  <w:rFonts w:ascii="Calibri" w:eastAsiaTheme="minorEastAsia" w:hAnsi="Calibri"/>
                  <w:sz w:val="24"/>
                </w:rPr>
                <w:t>section</w:t>
              </w:r>
            </w:hyperlink>
            <w:r w:rsidRPr="0080237E">
              <w:rPr>
                <w:rFonts w:ascii="Calibri" w:eastAsiaTheme="minorEastAsia" w:hAnsi="Calibri" w:cstheme="minorHAnsi"/>
                <w:iCs/>
                <w:color w:val="4D5154" w:themeColor="text1" w:themeTint="BF"/>
                <w:sz w:val="24"/>
                <w:szCs w:val="24"/>
              </w:rPr>
              <w:t>.</w:t>
            </w:r>
          </w:p>
          <w:p w14:paraId="21D594DB" w14:textId="77777777" w:rsidR="007837A3" w:rsidRPr="00FA0E24" w:rsidRDefault="007837A3" w:rsidP="00C81F9B">
            <w:pPr>
              <w:pStyle w:val="ListParagraph"/>
              <w:numPr>
                <w:ilvl w:val="0"/>
                <w:numId w:val="11"/>
              </w:numPr>
              <w:bidi w:val="0"/>
              <w:spacing w:line="240" w:lineRule="auto"/>
              <w:rPr>
                <w:rFonts w:eastAsia="Calibri"/>
              </w:rPr>
            </w:pPr>
            <w:r>
              <w:rPr>
                <w:rFonts w:ascii="Calibri" w:eastAsiaTheme="minorEastAsia" w:hAnsi="Calibri" w:cstheme="minorHAnsi"/>
                <w:iCs/>
                <w:color w:val="4D5154" w:themeColor="text1" w:themeTint="BF"/>
                <w:sz w:val="24"/>
                <w:szCs w:val="24"/>
              </w:rPr>
              <w:t xml:space="preserve">Just unused template will be edit or </w:t>
            </w:r>
            <w:commentRangeStart w:id="64"/>
            <w:commentRangeStart w:id="65"/>
            <w:r>
              <w:rPr>
                <w:rFonts w:ascii="Calibri" w:eastAsiaTheme="minorEastAsia" w:hAnsi="Calibri" w:cstheme="minorHAnsi"/>
                <w:iCs/>
                <w:color w:val="4D5154" w:themeColor="text1" w:themeTint="BF"/>
                <w:sz w:val="24"/>
                <w:szCs w:val="24"/>
              </w:rPr>
              <w:t>disable.</w:t>
            </w:r>
            <w:commentRangeEnd w:id="64"/>
            <w:r>
              <w:rPr>
                <w:rStyle w:val="CommentReference"/>
              </w:rPr>
              <w:commentReference w:id="64"/>
            </w:r>
            <w:commentRangeEnd w:id="65"/>
            <w:r>
              <w:rPr>
                <w:rStyle w:val="CommentReference"/>
              </w:rPr>
              <w:commentReference w:id="65"/>
            </w:r>
          </w:p>
          <w:p w14:paraId="19BC6536" w14:textId="77777777" w:rsidR="007837A3" w:rsidRPr="00EA110F"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Under “Reminder” tab, user can add just one template and edit it.</w:t>
            </w:r>
          </w:p>
          <w:p w14:paraId="6B837F50" w14:textId="77777777" w:rsidR="007837A3" w:rsidRPr="00EA110F"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User can delete reminder template if isn’t used in workflow template.</w:t>
            </w:r>
          </w:p>
          <w:p w14:paraId="2EB810D5" w14:textId="77777777" w:rsidR="007837A3" w:rsidRPr="00EA110F"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Add template button in Reminder tab will be disabled if there is one template under it.</w:t>
            </w:r>
          </w:p>
          <w:p w14:paraId="666A7D17" w14:textId="77777777" w:rsidR="007837A3" w:rsidRPr="00EA110F"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Under “Escalation” tab, user can add just one template and edit it.</w:t>
            </w:r>
          </w:p>
          <w:p w14:paraId="1E4DC0A9" w14:textId="77777777" w:rsidR="007837A3" w:rsidRPr="00EA110F"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EA110F">
              <w:rPr>
                <w:rFonts w:ascii="Calibri" w:eastAsiaTheme="minorEastAsia" w:hAnsi="Calibri" w:cstheme="minorHAnsi"/>
                <w:iCs/>
                <w:color w:val="4D5154" w:themeColor="text1" w:themeTint="BF"/>
                <w:sz w:val="24"/>
                <w:szCs w:val="24"/>
              </w:rPr>
              <w:t>User can delete escalation template if isn’t used in workflow template.</w:t>
            </w:r>
          </w:p>
          <w:p w14:paraId="27E4DD0D" w14:textId="77777777" w:rsidR="007837A3" w:rsidRPr="003D4777" w:rsidRDefault="007837A3" w:rsidP="00C81F9B">
            <w:pPr>
              <w:pStyle w:val="ListParagraph"/>
              <w:numPr>
                <w:ilvl w:val="0"/>
                <w:numId w:val="11"/>
              </w:numPr>
              <w:bidi w:val="0"/>
              <w:spacing w:line="240" w:lineRule="auto"/>
              <w:rPr>
                <w:rFonts w:eastAsia="Calibri"/>
                <w:color w:val="605DBF" w:themeColor="text2" w:themeTint="99"/>
              </w:rPr>
            </w:pPr>
            <w:r w:rsidRPr="00EA110F">
              <w:rPr>
                <w:rFonts w:ascii="Calibri" w:eastAsiaTheme="minorEastAsia" w:hAnsi="Calibri" w:cstheme="minorHAnsi"/>
                <w:iCs/>
                <w:color w:val="4D5154" w:themeColor="text1" w:themeTint="BF"/>
                <w:sz w:val="24"/>
                <w:szCs w:val="24"/>
              </w:rPr>
              <w:t>Add template button in Escalation tab will be disabled if there is one template under it.</w:t>
            </w:r>
          </w:p>
        </w:tc>
      </w:tr>
    </w:tbl>
    <w:p w14:paraId="4C12C499" w14:textId="77777777" w:rsidR="007837A3" w:rsidRDefault="007837A3" w:rsidP="007837A3">
      <w:pPr>
        <w:jc w:val="center"/>
      </w:pPr>
    </w:p>
    <w:p w14:paraId="070D11FA" w14:textId="77777777" w:rsidR="007837A3" w:rsidRPr="004B10D8" w:rsidRDefault="007837A3" w:rsidP="007837A3">
      <w:pPr>
        <w:rPr>
          <w:lang w:bidi="ar-SY"/>
        </w:rPr>
      </w:pPr>
    </w:p>
    <w:p w14:paraId="1B7768FB" w14:textId="77777777" w:rsidR="007837A3" w:rsidRPr="00570C7A" w:rsidRDefault="007837A3" w:rsidP="007837A3">
      <w:pPr>
        <w:pStyle w:val="Heading6"/>
        <w:numPr>
          <w:ilvl w:val="0"/>
          <w:numId w:val="13"/>
        </w:numPr>
        <w:rPr>
          <w:rFonts w:cstheme="minorHAnsi"/>
          <w:iCs/>
          <w:szCs w:val="24"/>
        </w:rPr>
      </w:pPr>
      <w:bookmarkStart w:id="66" w:name="_Mail_Content_Management"/>
      <w:bookmarkEnd w:id="66"/>
      <w:r w:rsidRPr="00570C7A">
        <w:rPr>
          <w:rFonts w:cstheme="minorHAnsi"/>
          <w:iCs/>
          <w:szCs w:val="24"/>
        </w:rPr>
        <w:t>Mail Content Mana</w:t>
      </w:r>
      <w:r>
        <w:rPr>
          <w:rFonts w:cstheme="minorHAnsi"/>
          <w:iCs/>
          <w:szCs w:val="24"/>
        </w:rPr>
        <w:t>gement</w:t>
      </w:r>
    </w:p>
    <w:p w14:paraId="4F0331C2" w14:textId="77777777" w:rsidR="007837A3" w:rsidRDefault="007837A3" w:rsidP="007837A3">
      <w:pPr>
        <w:ind w:left="720"/>
        <w:jc w:val="both"/>
      </w:pPr>
      <w:r>
        <w:t>Managing mail content to give the TLIS user the ability to add variables or static text to the body or subject of the mail template, the content of mail will be one of these types:</w:t>
      </w:r>
    </w:p>
    <w:p w14:paraId="4898D1BE" w14:textId="77777777" w:rsidR="007837A3" w:rsidRPr="00FC4B96" w:rsidRDefault="007837A3" w:rsidP="007837A3">
      <w:pPr>
        <w:pStyle w:val="ListParagraph"/>
        <w:numPr>
          <w:ilvl w:val="0"/>
          <w:numId w:val="27"/>
        </w:numPr>
        <w:bidi w:val="0"/>
        <w:jc w:val="both"/>
        <w:rPr>
          <w:rFonts w:ascii="Calibri" w:eastAsiaTheme="minorEastAsia" w:hAnsi="Calibri"/>
          <w:color w:val="4D5154" w:themeColor="text1" w:themeTint="BF"/>
          <w:sz w:val="24"/>
        </w:rPr>
      </w:pPr>
      <w:r w:rsidRPr="00FC4B96">
        <w:rPr>
          <w:rFonts w:ascii="Calibri" w:eastAsiaTheme="minorEastAsia" w:hAnsi="Calibri"/>
          <w:color w:val="4D5154" w:themeColor="text1" w:themeTint="BF"/>
          <w:sz w:val="24"/>
        </w:rPr>
        <w:t>Static text: will be added by TLIS user which create a new mail template, this text will remain the same in workflow template and during the use of workflow.</w:t>
      </w:r>
    </w:p>
    <w:p w14:paraId="29B33FF0" w14:textId="77777777" w:rsidR="007837A3" w:rsidRPr="00FC4B96" w:rsidRDefault="007837A3" w:rsidP="007837A3">
      <w:pPr>
        <w:pStyle w:val="ListParagraph"/>
        <w:numPr>
          <w:ilvl w:val="0"/>
          <w:numId w:val="27"/>
        </w:numPr>
        <w:bidi w:val="0"/>
        <w:jc w:val="both"/>
        <w:rPr>
          <w:rFonts w:ascii="Calibri" w:eastAsiaTheme="minorEastAsia" w:hAnsi="Calibri"/>
          <w:color w:val="4D5154" w:themeColor="text1" w:themeTint="BF"/>
          <w:sz w:val="24"/>
        </w:rPr>
      </w:pPr>
      <w:r w:rsidRPr="00FC4B96">
        <w:rPr>
          <w:rFonts w:ascii="Calibri" w:eastAsiaTheme="minorEastAsia" w:hAnsi="Calibri"/>
          <w:color w:val="4D5154" w:themeColor="text1" w:themeTint="BF"/>
          <w:sz w:val="24"/>
        </w:rPr>
        <w:t>Variables: will be selected by TLIS user which create a new mail template, these variables will take their values during the use of workflow (during the ticket execution) from system.</w:t>
      </w:r>
    </w:p>
    <w:p w14:paraId="5CA8B2D4" w14:textId="77777777" w:rsidR="007837A3" w:rsidRDefault="007837A3" w:rsidP="007837A3">
      <w:pPr>
        <w:ind w:left="720"/>
      </w:pPr>
      <w:r>
        <w:t>The below table shows the variables which can be used:</w:t>
      </w:r>
    </w:p>
    <w:p w14:paraId="4EE14449" w14:textId="77777777" w:rsidR="007837A3" w:rsidRDefault="007837A3" w:rsidP="007837A3"/>
    <w:tbl>
      <w:tblPr>
        <w:tblStyle w:val="GridTable3"/>
        <w:tblW w:w="0" w:type="auto"/>
        <w:jc w:val="center"/>
        <w:tblLook w:val="0400" w:firstRow="0" w:lastRow="0" w:firstColumn="0" w:lastColumn="0" w:noHBand="0" w:noVBand="1"/>
      </w:tblPr>
      <w:tblGrid>
        <w:gridCol w:w="1955"/>
        <w:gridCol w:w="2560"/>
        <w:gridCol w:w="2615"/>
        <w:gridCol w:w="2796"/>
      </w:tblGrid>
      <w:tr w:rsidR="007837A3" w:rsidRPr="000E572D" w14:paraId="34EC2A54" w14:textId="77777777" w:rsidTr="00A47533">
        <w:trPr>
          <w:cnfStyle w:val="000000100000" w:firstRow="0" w:lastRow="0" w:firstColumn="0" w:lastColumn="0" w:oddVBand="0" w:evenVBand="0" w:oddHBand="1" w:evenHBand="0" w:firstRowFirstColumn="0" w:firstRowLastColumn="0" w:lastRowFirstColumn="0" w:lastRowLastColumn="0"/>
          <w:trHeight w:val="545"/>
          <w:jc w:val="center"/>
        </w:trPr>
        <w:tc>
          <w:tcPr>
            <w:tcW w:w="1955" w:type="dxa"/>
          </w:tcPr>
          <w:p w14:paraId="3305731F" w14:textId="77777777" w:rsidR="007837A3" w:rsidRPr="00AE4EF3" w:rsidRDefault="007837A3" w:rsidP="00C81F9B">
            <w:pPr>
              <w:jc w:val="center"/>
              <w:rPr>
                <w:rFonts w:cstheme="minorHAnsi"/>
                <w:b/>
                <w:bCs/>
                <w:sz w:val="22"/>
              </w:rPr>
            </w:pPr>
            <w:commentRangeStart w:id="67"/>
            <w:commentRangeStart w:id="68"/>
            <w:r w:rsidRPr="00AE4EF3">
              <w:rPr>
                <w:rFonts w:cstheme="minorHAnsi"/>
                <w:b/>
                <w:bCs/>
                <w:sz w:val="22"/>
              </w:rPr>
              <w:t>System variables of subject</w:t>
            </w:r>
            <w:commentRangeEnd w:id="67"/>
            <w:r>
              <w:rPr>
                <w:rStyle w:val="CommentReference"/>
                <w:rFonts w:asciiTheme="minorHAnsi" w:eastAsiaTheme="minorHAnsi" w:hAnsiTheme="minorHAnsi"/>
                <w:color w:val="auto"/>
              </w:rPr>
              <w:commentReference w:id="67"/>
            </w:r>
            <w:commentRangeEnd w:id="68"/>
            <w:r>
              <w:rPr>
                <w:rStyle w:val="CommentReference"/>
                <w:rFonts w:asciiTheme="minorHAnsi" w:eastAsiaTheme="minorHAnsi" w:hAnsiTheme="minorHAnsi"/>
                <w:color w:val="auto"/>
              </w:rPr>
              <w:commentReference w:id="68"/>
            </w:r>
          </w:p>
        </w:tc>
        <w:tc>
          <w:tcPr>
            <w:tcW w:w="2560" w:type="dxa"/>
          </w:tcPr>
          <w:p w14:paraId="731E347D" w14:textId="77777777" w:rsidR="007837A3" w:rsidRPr="00AE4EF3" w:rsidRDefault="007837A3" w:rsidP="00C81F9B">
            <w:pPr>
              <w:jc w:val="center"/>
              <w:rPr>
                <w:rFonts w:cstheme="minorHAnsi"/>
                <w:b/>
                <w:bCs/>
                <w:sz w:val="22"/>
              </w:rPr>
            </w:pPr>
            <w:r w:rsidRPr="00AE4EF3">
              <w:rPr>
                <w:rFonts w:cstheme="minorHAnsi"/>
                <w:b/>
                <w:bCs/>
                <w:sz w:val="22"/>
              </w:rPr>
              <w:t>Description</w:t>
            </w:r>
          </w:p>
        </w:tc>
        <w:tc>
          <w:tcPr>
            <w:tcW w:w="2615" w:type="dxa"/>
          </w:tcPr>
          <w:p w14:paraId="68D0A382" w14:textId="77777777" w:rsidR="007837A3" w:rsidRPr="00AE4EF3" w:rsidRDefault="007837A3" w:rsidP="00C81F9B">
            <w:pPr>
              <w:jc w:val="center"/>
              <w:rPr>
                <w:rFonts w:asciiTheme="majorBidi" w:hAnsiTheme="majorBidi" w:cstheme="majorBidi"/>
                <w:b/>
                <w:bCs/>
                <w:sz w:val="22"/>
              </w:rPr>
            </w:pPr>
            <w:commentRangeStart w:id="69"/>
            <w:commentRangeStart w:id="70"/>
            <w:commentRangeStart w:id="71"/>
            <w:commentRangeStart w:id="72"/>
            <w:r w:rsidRPr="00AE4EF3">
              <w:rPr>
                <w:rFonts w:cstheme="minorHAnsi"/>
                <w:b/>
                <w:bCs/>
                <w:sz w:val="22"/>
              </w:rPr>
              <w:t>System variables of body</w:t>
            </w:r>
            <w:commentRangeEnd w:id="69"/>
            <w:r>
              <w:rPr>
                <w:rStyle w:val="CommentReference"/>
                <w:rFonts w:asciiTheme="minorHAnsi" w:eastAsiaTheme="minorHAnsi" w:hAnsiTheme="minorHAnsi"/>
                <w:color w:val="auto"/>
              </w:rPr>
              <w:commentReference w:id="69"/>
            </w:r>
            <w:commentRangeEnd w:id="70"/>
            <w:r>
              <w:rPr>
                <w:rStyle w:val="CommentReference"/>
                <w:rFonts w:asciiTheme="minorHAnsi" w:eastAsiaTheme="minorHAnsi" w:hAnsiTheme="minorHAnsi"/>
                <w:color w:val="auto"/>
              </w:rPr>
              <w:commentReference w:id="70"/>
            </w:r>
            <w:commentRangeEnd w:id="71"/>
            <w:r w:rsidR="0098740F">
              <w:rPr>
                <w:rStyle w:val="CommentReference"/>
                <w:rFonts w:asciiTheme="minorHAnsi" w:eastAsiaTheme="minorHAnsi" w:hAnsiTheme="minorHAnsi"/>
                <w:color w:val="auto"/>
              </w:rPr>
              <w:commentReference w:id="71"/>
            </w:r>
            <w:commentRangeEnd w:id="72"/>
            <w:r w:rsidR="000761A2">
              <w:rPr>
                <w:rStyle w:val="CommentReference"/>
                <w:rFonts w:asciiTheme="minorHAnsi" w:eastAsiaTheme="minorHAnsi" w:hAnsiTheme="minorHAnsi"/>
                <w:color w:val="auto"/>
              </w:rPr>
              <w:commentReference w:id="72"/>
            </w:r>
          </w:p>
        </w:tc>
        <w:tc>
          <w:tcPr>
            <w:tcW w:w="2796" w:type="dxa"/>
          </w:tcPr>
          <w:p w14:paraId="271D950F" w14:textId="77777777" w:rsidR="007837A3" w:rsidRPr="00AE4EF3" w:rsidRDefault="007837A3" w:rsidP="00C81F9B">
            <w:pPr>
              <w:jc w:val="center"/>
              <w:rPr>
                <w:rFonts w:cstheme="minorHAnsi"/>
                <w:b/>
                <w:bCs/>
                <w:sz w:val="22"/>
              </w:rPr>
            </w:pPr>
            <w:r w:rsidRPr="00AE4EF3">
              <w:rPr>
                <w:rFonts w:cstheme="minorHAnsi"/>
                <w:b/>
                <w:bCs/>
                <w:sz w:val="22"/>
              </w:rPr>
              <w:t>Description</w:t>
            </w:r>
          </w:p>
        </w:tc>
      </w:tr>
      <w:tr w:rsidR="007837A3" w:rsidRPr="000E572D" w14:paraId="02157851" w14:textId="77777777" w:rsidTr="00A47533">
        <w:trPr>
          <w:trHeight w:val="533"/>
          <w:jc w:val="center"/>
        </w:trPr>
        <w:tc>
          <w:tcPr>
            <w:tcW w:w="1955" w:type="dxa"/>
          </w:tcPr>
          <w:p w14:paraId="6320B619" w14:textId="77777777" w:rsidR="007837A3" w:rsidRPr="00AE4EF3" w:rsidRDefault="007837A3" w:rsidP="00C81F9B">
            <w:pPr>
              <w:jc w:val="center"/>
              <w:rPr>
                <w:rFonts w:eastAsia="Calibri"/>
                <w:sz w:val="22"/>
              </w:rPr>
            </w:pPr>
            <w:r w:rsidRPr="00AE4EF3">
              <w:rPr>
                <w:rFonts w:eastAsia="Calibri"/>
                <w:sz w:val="22"/>
              </w:rPr>
              <w:t>Site Name</w:t>
            </w:r>
          </w:p>
        </w:tc>
        <w:tc>
          <w:tcPr>
            <w:tcW w:w="2560" w:type="dxa"/>
          </w:tcPr>
          <w:p w14:paraId="78F6D843" w14:textId="77777777" w:rsidR="007837A3" w:rsidRPr="00AE4EF3" w:rsidRDefault="007837A3" w:rsidP="00C81F9B">
            <w:pPr>
              <w:jc w:val="center"/>
              <w:rPr>
                <w:rFonts w:eastAsia="Calibri"/>
                <w:sz w:val="22"/>
              </w:rPr>
            </w:pPr>
            <w:r w:rsidRPr="00AE4EF3">
              <w:rPr>
                <w:rFonts w:eastAsia="Calibri"/>
                <w:sz w:val="22"/>
              </w:rPr>
              <w:t>Represent the site name</w:t>
            </w:r>
          </w:p>
        </w:tc>
        <w:tc>
          <w:tcPr>
            <w:tcW w:w="2615" w:type="dxa"/>
          </w:tcPr>
          <w:p w14:paraId="30D373DC" w14:textId="77777777" w:rsidR="007837A3" w:rsidRPr="00AE4EF3" w:rsidRDefault="007837A3" w:rsidP="00C81F9B">
            <w:pPr>
              <w:jc w:val="center"/>
              <w:rPr>
                <w:rFonts w:eastAsia="Calibri"/>
                <w:sz w:val="22"/>
              </w:rPr>
            </w:pPr>
            <w:r w:rsidRPr="00AE4EF3">
              <w:rPr>
                <w:rFonts w:eastAsia="Calibri"/>
                <w:sz w:val="22"/>
              </w:rPr>
              <w:t>Current Action Name</w:t>
            </w:r>
          </w:p>
        </w:tc>
        <w:tc>
          <w:tcPr>
            <w:tcW w:w="2796" w:type="dxa"/>
          </w:tcPr>
          <w:p w14:paraId="3B107997" w14:textId="77777777" w:rsidR="007837A3" w:rsidRPr="00AE4EF3" w:rsidRDefault="007837A3" w:rsidP="00C81F9B">
            <w:pPr>
              <w:jc w:val="center"/>
              <w:rPr>
                <w:rFonts w:eastAsia="Calibri"/>
                <w:sz w:val="22"/>
              </w:rPr>
            </w:pPr>
            <w:r w:rsidRPr="00AE4EF3">
              <w:rPr>
                <w:rFonts w:eastAsia="Calibri"/>
                <w:sz w:val="22"/>
              </w:rPr>
              <w:t>Represent the current action name</w:t>
            </w:r>
          </w:p>
        </w:tc>
      </w:tr>
      <w:tr w:rsidR="007837A3" w:rsidRPr="000E572D" w14:paraId="5CCFAE37" w14:textId="77777777" w:rsidTr="00A47533">
        <w:trPr>
          <w:cnfStyle w:val="000000100000" w:firstRow="0" w:lastRow="0" w:firstColumn="0" w:lastColumn="0" w:oddVBand="0" w:evenVBand="0" w:oddHBand="1" w:evenHBand="0" w:firstRowFirstColumn="0" w:firstRowLastColumn="0" w:lastRowFirstColumn="0" w:lastRowLastColumn="0"/>
          <w:trHeight w:val="545"/>
          <w:jc w:val="center"/>
        </w:trPr>
        <w:tc>
          <w:tcPr>
            <w:tcW w:w="1955" w:type="dxa"/>
          </w:tcPr>
          <w:p w14:paraId="0CB56278" w14:textId="77777777" w:rsidR="007837A3" w:rsidRPr="00AE4EF3" w:rsidRDefault="007837A3" w:rsidP="00C81F9B">
            <w:pPr>
              <w:jc w:val="center"/>
              <w:rPr>
                <w:rFonts w:eastAsia="Calibri"/>
                <w:sz w:val="22"/>
              </w:rPr>
            </w:pPr>
            <w:r w:rsidRPr="00AE4EF3">
              <w:rPr>
                <w:rFonts w:eastAsia="Calibri"/>
                <w:sz w:val="22"/>
              </w:rPr>
              <w:t>Site Code</w:t>
            </w:r>
          </w:p>
        </w:tc>
        <w:tc>
          <w:tcPr>
            <w:tcW w:w="2560" w:type="dxa"/>
          </w:tcPr>
          <w:p w14:paraId="258F3B10" w14:textId="77777777" w:rsidR="007837A3" w:rsidRPr="00AE4EF3" w:rsidRDefault="007837A3" w:rsidP="00C81F9B">
            <w:pPr>
              <w:jc w:val="center"/>
              <w:rPr>
                <w:rFonts w:eastAsia="Calibri"/>
                <w:sz w:val="22"/>
              </w:rPr>
            </w:pPr>
            <w:r w:rsidRPr="00AE4EF3">
              <w:rPr>
                <w:rFonts w:eastAsia="Calibri"/>
                <w:sz w:val="22"/>
              </w:rPr>
              <w:t>Represent the site code</w:t>
            </w:r>
          </w:p>
        </w:tc>
        <w:tc>
          <w:tcPr>
            <w:tcW w:w="2615" w:type="dxa"/>
          </w:tcPr>
          <w:p w14:paraId="02D99864" w14:textId="77777777" w:rsidR="007837A3" w:rsidRPr="00AE4EF3" w:rsidRDefault="007837A3" w:rsidP="00C81F9B">
            <w:pPr>
              <w:jc w:val="center"/>
              <w:rPr>
                <w:rFonts w:eastAsia="Calibri"/>
                <w:sz w:val="22"/>
              </w:rPr>
            </w:pPr>
            <w:commentRangeStart w:id="73"/>
            <w:commentRangeStart w:id="74"/>
            <w:commentRangeStart w:id="75"/>
            <w:commentRangeStart w:id="76"/>
            <w:r w:rsidRPr="00AE4EF3">
              <w:rPr>
                <w:rFonts w:eastAsia="Calibri"/>
                <w:sz w:val="22"/>
              </w:rPr>
              <w:t>Actor</w:t>
            </w:r>
            <w:commentRangeEnd w:id="73"/>
            <w:r>
              <w:rPr>
                <w:rStyle w:val="CommentReference"/>
                <w:rFonts w:asciiTheme="minorHAnsi" w:eastAsiaTheme="minorHAnsi" w:hAnsiTheme="minorHAnsi"/>
                <w:color w:val="auto"/>
              </w:rPr>
              <w:commentReference w:id="73"/>
            </w:r>
            <w:commentRangeEnd w:id="74"/>
            <w:r>
              <w:rPr>
                <w:rStyle w:val="CommentReference"/>
                <w:rFonts w:asciiTheme="minorHAnsi" w:eastAsiaTheme="minorHAnsi" w:hAnsiTheme="minorHAnsi"/>
                <w:color w:val="auto"/>
              </w:rPr>
              <w:commentReference w:id="74"/>
            </w:r>
            <w:commentRangeEnd w:id="75"/>
            <w:r w:rsidR="0098740F">
              <w:rPr>
                <w:rStyle w:val="CommentReference"/>
                <w:rFonts w:asciiTheme="minorHAnsi" w:eastAsiaTheme="minorHAnsi" w:hAnsiTheme="minorHAnsi"/>
                <w:color w:val="auto"/>
              </w:rPr>
              <w:commentReference w:id="75"/>
            </w:r>
            <w:commentRangeEnd w:id="76"/>
            <w:r w:rsidR="00F060AC">
              <w:rPr>
                <w:rStyle w:val="CommentReference"/>
                <w:rFonts w:asciiTheme="minorHAnsi" w:eastAsiaTheme="minorHAnsi" w:hAnsiTheme="minorHAnsi"/>
                <w:color w:val="auto"/>
              </w:rPr>
              <w:commentReference w:id="76"/>
            </w:r>
          </w:p>
        </w:tc>
        <w:tc>
          <w:tcPr>
            <w:tcW w:w="2796" w:type="dxa"/>
          </w:tcPr>
          <w:p w14:paraId="70B7F8C6" w14:textId="62BEFDC8" w:rsidR="007837A3" w:rsidRPr="00EE24DD" w:rsidRDefault="007837A3" w:rsidP="00C81F9B">
            <w:pPr>
              <w:jc w:val="center"/>
              <w:rPr>
                <w:rFonts w:eastAsia="Calibri"/>
                <w:strike/>
                <w:sz w:val="22"/>
              </w:rPr>
            </w:pPr>
            <w:r w:rsidRPr="00EE24DD">
              <w:rPr>
                <w:rFonts w:eastAsia="Calibri"/>
                <w:strike/>
                <w:color w:val="FF0000"/>
                <w:sz w:val="22"/>
              </w:rPr>
              <w:t>Needs more explanation from Syriatel</w:t>
            </w:r>
            <w:r w:rsidR="00EE24DD">
              <w:rPr>
                <w:rFonts w:eastAsia="Calibri"/>
                <w:strike/>
                <w:color w:val="FF0000"/>
                <w:sz w:val="22"/>
              </w:rPr>
              <w:t xml:space="preserve"> </w:t>
            </w:r>
            <w:r w:rsidR="00EE24DD">
              <w:t>The actor of the user (</w:t>
            </w:r>
            <w:r w:rsidR="00EE24DD">
              <w:rPr>
                <w:rFonts w:cstheme="minorHAnsi"/>
                <w:iCs/>
                <w:szCs w:val="24"/>
              </w:rPr>
              <w:t>the executer for the previous action before sent email action)</w:t>
            </w:r>
          </w:p>
        </w:tc>
      </w:tr>
      <w:tr w:rsidR="007837A3" w:rsidRPr="000E572D" w14:paraId="0C34C051" w14:textId="77777777" w:rsidTr="00A47533">
        <w:trPr>
          <w:trHeight w:val="533"/>
          <w:jc w:val="center"/>
        </w:trPr>
        <w:tc>
          <w:tcPr>
            <w:tcW w:w="1955" w:type="dxa"/>
          </w:tcPr>
          <w:p w14:paraId="265B6AE5" w14:textId="77777777" w:rsidR="007837A3" w:rsidRPr="00AE4EF3" w:rsidRDefault="007837A3" w:rsidP="00C81F9B">
            <w:pPr>
              <w:jc w:val="center"/>
              <w:rPr>
                <w:rFonts w:eastAsia="Calibri"/>
                <w:sz w:val="22"/>
              </w:rPr>
            </w:pPr>
            <w:r w:rsidRPr="00AE4EF3">
              <w:rPr>
                <w:rFonts w:eastAsia="Calibri"/>
                <w:sz w:val="22"/>
              </w:rPr>
              <w:t>Task Type</w:t>
            </w:r>
          </w:p>
        </w:tc>
        <w:tc>
          <w:tcPr>
            <w:tcW w:w="2560" w:type="dxa"/>
          </w:tcPr>
          <w:p w14:paraId="1C2090C9" w14:textId="77777777" w:rsidR="007837A3" w:rsidRPr="00AE4EF3" w:rsidRDefault="007837A3" w:rsidP="00C81F9B">
            <w:pPr>
              <w:jc w:val="center"/>
              <w:rPr>
                <w:rFonts w:eastAsia="Calibri"/>
                <w:sz w:val="22"/>
              </w:rPr>
            </w:pPr>
            <w:r w:rsidRPr="00AE4EF3">
              <w:rPr>
                <w:rFonts w:eastAsia="Calibri"/>
                <w:sz w:val="22"/>
              </w:rPr>
              <w:t>Represent Workflow name</w:t>
            </w:r>
          </w:p>
        </w:tc>
        <w:tc>
          <w:tcPr>
            <w:tcW w:w="2615" w:type="dxa"/>
          </w:tcPr>
          <w:p w14:paraId="285F2E56" w14:textId="77777777" w:rsidR="007837A3" w:rsidRPr="00AE4EF3" w:rsidRDefault="007837A3" w:rsidP="00C81F9B">
            <w:pPr>
              <w:jc w:val="center"/>
              <w:rPr>
                <w:rFonts w:eastAsia="Calibri"/>
                <w:sz w:val="22"/>
              </w:rPr>
            </w:pPr>
            <w:r w:rsidRPr="00AE4EF3">
              <w:rPr>
                <w:rFonts w:eastAsia="Calibri"/>
                <w:sz w:val="22"/>
              </w:rPr>
              <w:t>Link</w:t>
            </w:r>
          </w:p>
        </w:tc>
        <w:tc>
          <w:tcPr>
            <w:tcW w:w="2796" w:type="dxa"/>
          </w:tcPr>
          <w:p w14:paraId="66815F5F" w14:textId="60D05A1E" w:rsidR="007837A3" w:rsidRPr="00AE4EF3" w:rsidRDefault="00176590" w:rsidP="00C81F9B">
            <w:pPr>
              <w:jc w:val="center"/>
              <w:rPr>
                <w:rFonts w:eastAsia="Calibri"/>
                <w:sz w:val="22"/>
              </w:rPr>
            </w:pPr>
            <w:r w:rsidRPr="00A5247F">
              <w:rPr>
                <w:rFonts w:cstheme="minorHAnsi"/>
                <w:iCs/>
                <w:szCs w:val="24"/>
              </w:rPr>
              <w:t>Hyperlink to current Task</w:t>
            </w:r>
          </w:p>
        </w:tc>
      </w:tr>
      <w:tr w:rsidR="007837A3" w:rsidRPr="000E572D" w14:paraId="6F8FECBF" w14:textId="77777777" w:rsidTr="00A47533">
        <w:trPr>
          <w:cnfStyle w:val="000000100000" w:firstRow="0" w:lastRow="0" w:firstColumn="0" w:lastColumn="0" w:oddVBand="0" w:evenVBand="0" w:oddHBand="1" w:evenHBand="0" w:firstRowFirstColumn="0" w:firstRowLastColumn="0" w:lastRowFirstColumn="0" w:lastRowLastColumn="0"/>
          <w:trHeight w:val="545"/>
          <w:jc w:val="center"/>
        </w:trPr>
        <w:tc>
          <w:tcPr>
            <w:tcW w:w="1955" w:type="dxa"/>
          </w:tcPr>
          <w:p w14:paraId="5EC2A01E" w14:textId="77777777" w:rsidR="007837A3" w:rsidRPr="00AE4EF3" w:rsidRDefault="007837A3" w:rsidP="00C81F9B">
            <w:pPr>
              <w:jc w:val="center"/>
              <w:rPr>
                <w:rFonts w:eastAsia="Calibri"/>
                <w:sz w:val="22"/>
              </w:rPr>
            </w:pPr>
            <w:r w:rsidRPr="00AE4EF3">
              <w:rPr>
                <w:rFonts w:eastAsia="Calibri"/>
                <w:sz w:val="22"/>
              </w:rPr>
              <w:t>Task Sub Type</w:t>
            </w:r>
          </w:p>
        </w:tc>
        <w:tc>
          <w:tcPr>
            <w:tcW w:w="2560" w:type="dxa"/>
          </w:tcPr>
          <w:p w14:paraId="6B857DAE" w14:textId="77777777" w:rsidR="007837A3" w:rsidRPr="00AE4EF3" w:rsidRDefault="007837A3" w:rsidP="00C81F9B">
            <w:pPr>
              <w:jc w:val="center"/>
              <w:rPr>
                <w:rFonts w:eastAsia="Calibri"/>
                <w:sz w:val="22"/>
              </w:rPr>
            </w:pPr>
            <w:r w:rsidRPr="00AE4EF3">
              <w:rPr>
                <w:rFonts w:eastAsia="Calibri"/>
                <w:sz w:val="22"/>
              </w:rPr>
              <w:t>Represent Workflow type</w:t>
            </w:r>
          </w:p>
        </w:tc>
        <w:tc>
          <w:tcPr>
            <w:tcW w:w="2615" w:type="dxa"/>
          </w:tcPr>
          <w:p w14:paraId="7B3373CB" w14:textId="14CC57F6" w:rsidR="007837A3" w:rsidRPr="000761A2" w:rsidRDefault="007837A3" w:rsidP="006903AE">
            <w:pPr>
              <w:pStyle w:val="CommentText"/>
              <w:bidi w:val="0"/>
              <w:jc w:val="center"/>
              <w:rPr>
                <w:rFonts w:eastAsia="Calibri"/>
                <w:strike/>
                <w:sz w:val="22"/>
              </w:rPr>
            </w:pPr>
            <w:r w:rsidRPr="000761A2">
              <w:rPr>
                <w:rFonts w:eastAsia="Calibri"/>
                <w:strike/>
                <w:sz w:val="22"/>
              </w:rPr>
              <w:t>Related SLA period</w:t>
            </w:r>
            <w:r w:rsidR="000761A2">
              <w:rPr>
                <w:rFonts w:eastAsia="Calibri"/>
                <w:strike/>
                <w:sz w:val="22"/>
              </w:rPr>
              <w:t xml:space="preserve"> </w:t>
            </w:r>
            <w:r w:rsidR="000761A2" w:rsidRPr="006903AE">
              <w:rPr>
                <w:rFonts w:ascii="Calibri" w:eastAsia="Calibri" w:hAnsi="Calibri"/>
                <w:color w:val="4D5154" w:themeColor="text1" w:themeTint="BF"/>
                <w:sz w:val="22"/>
                <w:szCs w:val="22"/>
              </w:rPr>
              <w:t>Escalation period</w:t>
            </w:r>
          </w:p>
        </w:tc>
        <w:tc>
          <w:tcPr>
            <w:tcW w:w="2796" w:type="dxa"/>
          </w:tcPr>
          <w:p w14:paraId="7FEE2F0C" w14:textId="77777777" w:rsidR="007837A3" w:rsidRPr="006903AE" w:rsidRDefault="007837A3" w:rsidP="00C81F9B">
            <w:pPr>
              <w:jc w:val="center"/>
              <w:rPr>
                <w:rFonts w:eastAsia="Calibri"/>
                <w:strike/>
                <w:sz w:val="22"/>
              </w:rPr>
            </w:pPr>
            <w:commentRangeStart w:id="77"/>
            <w:commentRangeStart w:id="78"/>
            <w:commentRangeStart w:id="79"/>
            <w:commentRangeStart w:id="80"/>
            <w:r w:rsidRPr="006903AE">
              <w:rPr>
                <w:rFonts w:eastAsia="Calibri"/>
                <w:strike/>
                <w:color w:val="FF0000"/>
                <w:sz w:val="22"/>
              </w:rPr>
              <w:t>Needs more explanation from Syriatel</w:t>
            </w:r>
            <w:commentRangeEnd w:id="77"/>
            <w:r w:rsidRPr="006903AE">
              <w:rPr>
                <w:rStyle w:val="CommentReference"/>
                <w:rFonts w:asciiTheme="minorHAnsi" w:eastAsiaTheme="minorHAnsi" w:hAnsiTheme="minorHAnsi"/>
                <w:strike/>
                <w:color w:val="auto"/>
              </w:rPr>
              <w:commentReference w:id="77"/>
            </w:r>
            <w:commentRangeEnd w:id="78"/>
            <w:r w:rsidRPr="006903AE">
              <w:rPr>
                <w:rStyle w:val="CommentReference"/>
                <w:rFonts w:asciiTheme="minorHAnsi" w:eastAsiaTheme="minorHAnsi" w:hAnsiTheme="minorHAnsi"/>
                <w:strike/>
                <w:color w:val="auto"/>
              </w:rPr>
              <w:commentReference w:id="78"/>
            </w:r>
            <w:commentRangeEnd w:id="79"/>
            <w:r w:rsidR="0098740F" w:rsidRPr="006903AE">
              <w:rPr>
                <w:rStyle w:val="CommentReference"/>
                <w:rFonts w:asciiTheme="minorHAnsi" w:eastAsiaTheme="minorHAnsi" w:hAnsiTheme="minorHAnsi"/>
                <w:strike/>
                <w:color w:val="auto"/>
              </w:rPr>
              <w:commentReference w:id="79"/>
            </w:r>
            <w:commentRangeEnd w:id="80"/>
            <w:r w:rsidR="00F060AC" w:rsidRPr="006903AE">
              <w:rPr>
                <w:rStyle w:val="CommentReference"/>
                <w:rFonts w:asciiTheme="minorHAnsi" w:eastAsiaTheme="minorHAnsi" w:hAnsiTheme="minorHAnsi"/>
                <w:strike/>
                <w:color w:val="auto"/>
              </w:rPr>
              <w:commentReference w:id="80"/>
            </w:r>
          </w:p>
        </w:tc>
      </w:tr>
      <w:tr w:rsidR="00A47533" w:rsidRPr="000E572D" w14:paraId="7F6FCA57" w14:textId="77777777" w:rsidTr="00A47533">
        <w:trPr>
          <w:trHeight w:val="545"/>
          <w:jc w:val="center"/>
        </w:trPr>
        <w:tc>
          <w:tcPr>
            <w:tcW w:w="1955" w:type="dxa"/>
          </w:tcPr>
          <w:p w14:paraId="1B83A910" w14:textId="77777777" w:rsidR="00A47533" w:rsidRPr="00AE4EF3" w:rsidRDefault="00A47533" w:rsidP="00C81F9B">
            <w:pPr>
              <w:jc w:val="center"/>
              <w:rPr>
                <w:rFonts w:eastAsia="Calibri"/>
                <w:sz w:val="22"/>
              </w:rPr>
            </w:pPr>
          </w:p>
        </w:tc>
        <w:tc>
          <w:tcPr>
            <w:tcW w:w="2560" w:type="dxa"/>
          </w:tcPr>
          <w:p w14:paraId="24F980FD" w14:textId="77777777" w:rsidR="00A47533" w:rsidRPr="00AE4EF3" w:rsidRDefault="00A47533" w:rsidP="00C81F9B">
            <w:pPr>
              <w:jc w:val="center"/>
              <w:rPr>
                <w:rFonts w:eastAsia="Calibri"/>
                <w:sz w:val="22"/>
              </w:rPr>
            </w:pPr>
          </w:p>
        </w:tc>
        <w:tc>
          <w:tcPr>
            <w:tcW w:w="2615" w:type="dxa"/>
          </w:tcPr>
          <w:p w14:paraId="1D0EF011" w14:textId="56DFCA10" w:rsidR="00A47533" w:rsidRPr="00A47533" w:rsidRDefault="00A47533" w:rsidP="00A47533">
            <w:pPr>
              <w:jc w:val="center"/>
              <w:rPr>
                <w:rFonts w:eastAsia="Calibri"/>
                <w:sz w:val="22"/>
              </w:rPr>
            </w:pPr>
            <w:r>
              <w:rPr>
                <w:rFonts w:eastAsia="Calibri"/>
                <w:sz w:val="22"/>
              </w:rPr>
              <w:t>Action period</w:t>
            </w:r>
          </w:p>
          <w:p w14:paraId="12D629E7" w14:textId="77777777" w:rsidR="00A47533" w:rsidRPr="000761A2" w:rsidRDefault="00A47533" w:rsidP="000761A2">
            <w:pPr>
              <w:pStyle w:val="CommentText"/>
              <w:bidi w:val="0"/>
              <w:rPr>
                <w:rFonts w:eastAsia="Calibri"/>
                <w:strike/>
                <w:sz w:val="22"/>
              </w:rPr>
            </w:pPr>
          </w:p>
        </w:tc>
        <w:tc>
          <w:tcPr>
            <w:tcW w:w="2796" w:type="dxa"/>
          </w:tcPr>
          <w:p w14:paraId="3D123B0A" w14:textId="77777777" w:rsidR="00A47533" w:rsidRPr="00AE4EF3" w:rsidRDefault="00A47533" w:rsidP="00C81F9B">
            <w:pPr>
              <w:jc w:val="center"/>
              <w:rPr>
                <w:rFonts w:eastAsia="Calibri"/>
                <w:color w:val="FF0000"/>
                <w:sz w:val="22"/>
              </w:rPr>
            </w:pPr>
          </w:p>
        </w:tc>
      </w:tr>
      <w:tr w:rsidR="00A47533" w:rsidRPr="000E572D" w14:paraId="101D3E51" w14:textId="77777777" w:rsidTr="00A47533">
        <w:trPr>
          <w:cnfStyle w:val="000000100000" w:firstRow="0" w:lastRow="0" w:firstColumn="0" w:lastColumn="0" w:oddVBand="0" w:evenVBand="0" w:oddHBand="1" w:evenHBand="0" w:firstRowFirstColumn="0" w:firstRowLastColumn="0" w:lastRowFirstColumn="0" w:lastRowLastColumn="0"/>
          <w:trHeight w:val="811"/>
          <w:jc w:val="center"/>
        </w:trPr>
        <w:tc>
          <w:tcPr>
            <w:tcW w:w="1955" w:type="dxa"/>
          </w:tcPr>
          <w:p w14:paraId="7F7A524B" w14:textId="77777777" w:rsidR="00A47533" w:rsidRPr="00AE4EF3" w:rsidRDefault="00A47533" w:rsidP="00A47533">
            <w:pPr>
              <w:jc w:val="center"/>
              <w:rPr>
                <w:rFonts w:eastAsia="Calibri"/>
                <w:sz w:val="22"/>
              </w:rPr>
            </w:pPr>
            <w:r w:rsidRPr="00AE4EF3">
              <w:rPr>
                <w:rFonts w:eastAsia="Calibri"/>
                <w:sz w:val="22"/>
              </w:rPr>
              <w:t>Number of Escalation</w:t>
            </w:r>
          </w:p>
        </w:tc>
        <w:tc>
          <w:tcPr>
            <w:tcW w:w="2560" w:type="dxa"/>
          </w:tcPr>
          <w:p w14:paraId="12B411A4" w14:textId="77777777" w:rsidR="00A47533" w:rsidRPr="00AE4EF3" w:rsidRDefault="00A47533" w:rsidP="00A47533">
            <w:pPr>
              <w:jc w:val="center"/>
              <w:rPr>
                <w:rFonts w:eastAsia="Calibri"/>
                <w:sz w:val="22"/>
              </w:rPr>
            </w:pPr>
            <w:r w:rsidRPr="00AE4EF3">
              <w:rPr>
                <w:rFonts w:eastAsia="Calibri"/>
                <w:sz w:val="22"/>
              </w:rPr>
              <w:t>Represent the number of escalation mail on action level</w:t>
            </w:r>
          </w:p>
        </w:tc>
        <w:tc>
          <w:tcPr>
            <w:tcW w:w="2615" w:type="dxa"/>
          </w:tcPr>
          <w:p w14:paraId="211586F0" w14:textId="735BCEEA" w:rsidR="00A47533" w:rsidRPr="00AE4EF3" w:rsidRDefault="00A47533" w:rsidP="00A47533">
            <w:pPr>
              <w:jc w:val="center"/>
              <w:rPr>
                <w:rFonts w:eastAsia="Calibri"/>
                <w:sz w:val="22"/>
              </w:rPr>
            </w:pPr>
            <w:r>
              <w:rPr>
                <w:rFonts w:cstheme="minorHAnsi"/>
                <w:iCs/>
                <w:szCs w:val="24"/>
              </w:rPr>
              <w:t>User Name</w:t>
            </w:r>
          </w:p>
        </w:tc>
        <w:tc>
          <w:tcPr>
            <w:tcW w:w="2796" w:type="dxa"/>
          </w:tcPr>
          <w:p w14:paraId="51E66E2B" w14:textId="29C17A1B" w:rsidR="00A47533" w:rsidRPr="00AE4EF3" w:rsidRDefault="00A47533" w:rsidP="00A47533">
            <w:pPr>
              <w:jc w:val="center"/>
              <w:rPr>
                <w:rFonts w:eastAsia="Calibri"/>
                <w:sz w:val="22"/>
              </w:rPr>
            </w:pPr>
            <w:r>
              <w:rPr>
                <w:rFonts w:eastAsia="Calibri"/>
                <w:sz w:val="22"/>
              </w:rPr>
              <w:t>The user who executed the previous action before mail action</w:t>
            </w:r>
          </w:p>
        </w:tc>
      </w:tr>
      <w:tr w:rsidR="00A47533" w:rsidRPr="000E572D" w14:paraId="57F13D40" w14:textId="77777777" w:rsidTr="00A47533">
        <w:trPr>
          <w:trHeight w:val="811"/>
          <w:jc w:val="center"/>
        </w:trPr>
        <w:tc>
          <w:tcPr>
            <w:tcW w:w="1955" w:type="dxa"/>
          </w:tcPr>
          <w:p w14:paraId="4CEC62F8" w14:textId="77777777" w:rsidR="00A47533" w:rsidRPr="00AE4EF3" w:rsidRDefault="00A47533" w:rsidP="00A47533">
            <w:pPr>
              <w:jc w:val="center"/>
              <w:rPr>
                <w:rFonts w:eastAsia="Calibri"/>
                <w:sz w:val="22"/>
              </w:rPr>
            </w:pPr>
            <w:r>
              <w:rPr>
                <w:rFonts w:eastAsia="Calibri"/>
                <w:sz w:val="22"/>
              </w:rPr>
              <w:t>Actor</w:t>
            </w:r>
          </w:p>
        </w:tc>
        <w:tc>
          <w:tcPr>
            <w:tcW w:w="2560" w:type="dxa"/>
          </w:tcPr>
          <w:p w14:paraId="239DB11E" w14:textId="77777777" w:rsidR="00A47533" w:rsidRPr="00AE4EF3" w:rsidRDefault="00A47533" w:rsidP="00A47533">
            <w:pPr>
              <w:jc w:val="center"/>
              <w:rPr>
                <w:rFonts w:eastAsia="Calibri"/>
                <w:sz w:val="22"/>
              </w:rPr>
            </w:pPr>
          </w:p>
        </w:tc>
        <w:tc>
          <w:tcPr>
            <w:tcW w:w="2615" w:type="dxa"/>
          </w:tcPr>
          <w:p w14:paraId="73A08A63" w14:textId="04727E87" w:rsidR="00A47533" w:rsidRPr="00AE4EF3" w:rsidRDefault="00A47533" w:rsidP="00A47533">
            <w:pPr>
              <w:jc w:val="center"/>
              <w:rPr>
                <w:rFonts w:eastAsia="Calibri"/>
                <w:sz w:val="22"/>
              </w:rPr>
            </w:pPr>
            <w:r w:rsidRPr="00A5247F">
              <w:rPr>
                <w:rFonts w:cstheme="minorHAnsi"/>
                <w:iCs/>
                <w:szCs w:val="24"/>
              </w:rPr>
              <w:t>Next Action Name</w:t>
            </w:r>
          </w:p>
        </w:tc>
        <w:tc>
          <w:tcPr>
            <w:tcW w:w="2796" w:type="dxa"/>
          </w:tcPr>
          <w:p w14:paraId="70E9E489" w14:textId="77777777" w:rsidR="00A47533" w:rsidRPr="00AE4EF3" w:rsidRDefault="00A47533" w:rsidP="00A47533">
            <w:pPr>
              <w:jc w:val="center"/>
              <w:rPr>
                <w:rFonts w:eastAsia="Calibri"/>
                <w:sz w:val="22"/>
              </w:rPr>
            </w:pPr>
          </w:p>
        </w:tc>
      </w:tr>
      <w:tr w:rsidR="00A47533" w:rsidRPr="000E572D" w14:paraId="5673861F" w14:textId="77777777" w:rsidTr="00A47533">
        <w:trPr>
          <w:cnfStyle w:val="000000100000" w:firstRow="0" w:lastRow="0" w:firstColumn="0" w:lastColumn="0" w:oddVBand="0" w:evenVBand="0" w:oddHBand="1" w:evenHBand="0" w:firstRowFirstColumn="0" w:firstRowLastColumn="0" w:lastRowFirstColumn="0" w:lastRowLastColumn="0"/>
          <w:trHeight w:val="811"/>
          <w:jc w:val="center"/>
        </w:trPr>
        <w:tc>
          <w:tcPr>
            <w:tcW w:w="1955" w:type="dxa"/>
          </w:tcPr>
          <w:p w14:paraId="5CC7A63A" w14:textId="77777777" w:rsidR="00A47533" w:rsidRPr="00AE4EF3" w:rsidRDefault="00A47533" w:rsidP="00A47533">
            <w:pPr>
              <w:jc w:val="center"/>
              <w:rPr>
                <w:rFonts w:eastAsia="Calibri"/>
                <w:sz w:val="22"/>
              </w:rPr>
            </w:pPr>
            <w:r>
              <w:rPr>
                <w:rFonts w:eastAsia="Calibri"/>
                <w:sz w:val="22"/>
              </w:rPr>
              <w:t>Number of Reminder</w:t>
            </w:r>
          </w:p>
        </w:tc>
        <w:tc>
          <w:tcPr>
            <w:tcW w:w="2560" w:type="dxa"/>
          </w:tcPr>
          <w:p w14:paraId="7240E113" w14:textId="77777777" w:rsidR="00A47533" w:rsidRPr="00AE4EF3" w:rsidRDefault="00A47533" w:rsidP="00A47533">
            <w:pPr>
              <w:jc w:val="center"/>
              <w:rPr>
                <w:rFonts w:eastAsia="Calibri"/>
                <w:sz w:val="22"/>
              </w:rPr>
            </w:pPr>
            <w:r w:rsidRPr="00AE4EF3">
              <w:rPr>
                <w:rFonts w:eastAsia="Calibri"/>
                <w:sz w:val="22"/>
              </w:rPr>
              <w:t xml:space="preserve">Represent the number of </w:t>
            </w:r>
            <w:r>
              <w:rPr>
                <w:rFonts w:eastAsia="Calibri"/>
                <w:sz w:val="22"/>
              </w:rPr>
              <w:t>reminder</w:t>
            </w:r>
            <w:r w:rsidRPr="00AE4EF3">
              <w:rPr>
                <w:rFonts w:eastAsia="Calibri"/>
                <w:sz w:val="22"/>
              </w:rPr>
              <w:t xml:space="preserve"> mail on action level</w:t>
            </w:r>
          </w:p>
        </w:tc>
        <w:tc>
          <w:tcPr>
            <w:tcW w:w="2615" w:type="dxa"/>
          </w:tcPr>
          <w:p w14:paraId="3E078638" w14:textId="0A2D5F3F" w:rsidR="00A47533" w:rsidRPr="00AE4EF3" w:rsidRDefault="00A47533" w:rsidP="00A47533">
            <w:pPr>
              <w:jc w:val="center"/>
              <w:rPr>
                <w:rFonts w:eastAsia="Calibri"/>
                <w:sz w:val="22"/>
              </w:rPr>
            </w:pPr>
            <w:r>
              <w:rPr>
                <w:rFonts w:cstheme="minorHAnsi"/>
                <w:iCs/>
                <w:szCs w:val="24"/>
              </w:rPr>
              <w:t xml:space="preserve">Reminder </w:t>
            </w:r>
            <w:r w:rsidRPr="00A5247F">
              <w:rPr>
                <w:rFonts w:cstheme="minorHAnsi"/>
                <w:iCs/>
                <w:szCs w:val="24"/>
              </w:rPr>
              <w:t>Importance</w:t>
            </w:r>
          </w:p>
        </w:tc>
        <w:tc>
          <w:tcPr>
            <w:tcW w:w="2796" w:type="dxa"/>
          </w:tcPr>
          <w:p w14:paraId="41B4F6F9" w14:textId="7E7619BF" w:rsidR="00A47533" w:rsidRPr="00AE4EF3" w:rsidRDefault="00A47533" w:rsidP="00A47533">
            <w:pPr>
              <w:jc w:val="center"/>
              <w:rPr>
                <w:rFonts w:eastAsia="Calibri"/>
                <w:sz w:val="22"/>
              </w:rPr>
            </w:pPr>
            <w:r>
              <w:rPr>
                <w:rFonts w:eastAsia="Calibri"/>
                <w:sz w:val="22"/>
              </w:rPr>
              <w:t>Variables imported in reminder popup</w:t>
            </w:r>
          </w:p>
        </w:tc>
      </w:tr>
      <w:tr w:rsidR="00A47533" w:rsidRPr="000E572D" w14:paraId="74C4F3E7" w14:textId="77777777" w:rsidTr="00A47533">
        <w:trPr>
          <w:trHeight w:val="811"/>
          <w:jc w:val="center"/>
        </w:trPr>
        <w:tc>
          <w:tcPr>
            <w:tcW w:w="1955" w:type="dxa"/>
          </w:tcPr>
          <w:p w14:paraId="41278BA9" w14:textId="77777777" w:rsidR="00A47533" w:rsidRDefault="00A47533" w:rsidP="00A47533">
            <w:pPr>
              <w:jc w:val="center"/>
              <w:rPr>
                <w:rFonts w:eastAsia="Calibri"/>
                <w:sz w:val="22"/>
              </w:rPr>
            </w:pPr>
          </w:p>
        </w:tc>
        <w:tc>
          <w:tcPr>
            <w:tcW w:w="2560" w:type="dxa"/>
          </w:tcPr>
          <w:p w14:paraId="2525AA70" w14:textId="77777777" w:rsidR="00A47533" w:rsidRPr="00AE4EF3" w:rsidRDefault="00A47533" w:rsidP="00A47533">
            <w:pPr>
              <w:jc w:val="center"/>
              <w:rPr>
                <w:rFonts w:eastAsia="Calibri"/>
                <w:sz w:val="22"/>
              </w:rPr>
            </w:pPr>
          </w:p>
        </w:tc>
        <w:tc>
          <w:tcPr>
            <w:tcW w:w="2615" w:type="dxa"/>
          </w:tcPr>
          <w:p w14:paraId="31084E93" w14:textId="16BDB71B" w:rsidR="00A47533" w:rsidRDefault="00A47533" w:rsidP="00A47533">
            <w:pPr>
              <w:jc w:val="center"/>
              <w:rPr>
                <w:rFonts w:cstheme="minorHAnsi"/>
                <w:iCs/>
                <w:szCs w:val="24"/>
              </w:rPr>
            </w:pPr>
            <w:r>
              <w:rPr>
                <w:rFonts w:cstheme="minorHAnsi"/>
                <w:iCs/>
                <w:szCs w:val="24"/>
              </w:rPr>
              <w:t>Reminder Name</w:t>
            </w:r>
          </w:p>
        </w:tc>
        <w:tc>
          <w:tcPr>
            <w:tcW w:w="2796" w:type="dxa"/>
          </w:tcPr>
          <w:p w14:paraId="26BB269C" w14:textId="77777777" w:rsidR="00A47533" w:rsidRPr="00AE4EF3" w:rsidRDefault="00A47533" w:rsidP="00A47533">
            <w:pPr>
              <w:jc w:val="center"/>
              <w:rPr>
                <w:rFonts w:eastAsia="Calibri"/>
                <w:sz w:val="22"/>
              </w:rPr>
            </w:pPr>
          </w:p>
        </w:tc>
      </w:tr>
    </w:tbl>
    <w:p w14:paraId="28ED4109" w14:textId="77777777" w:rsidR="007837A3" w:rsidRPr="00673276" w:rsidRDefault="007837A3" w:rsidP="007837A3">
      <w:pPr>
        <w:ind w:left="720"/>
        <w:rPr>
          <w:b/>
          <w:bCs/>
        </w:rPr>
      </w:pPr>
    </w:p>
    <w:p w14:paraId="30E4ADB8" w14:textId="77777777" w:rsidR="007837A3" w:rsidRDefault="007837A3" w:rsidP="007837A3">
      <w:pPr>
        <w:ind w:left="720"/>
      </w:pPr>
      <w:r>
        <w:t xml:space="preserve">User will be able to add, edit, and delete the content of the mail subject or body, and these operations will be analyzing in the below test cases: </w:t>
      </w:r>
    </w:p>
    <w:p w14:paraId="4FE92F34" w14:textId="77777777" w:rsidR="007837A3" w:rsidRDefault="007837A3" w:rsidP="007837A3"/>
    <w:p w14:paraId="3FC4C30B" w14:textId="77777777" w:rsidR="007837A3" w:rsidRDefault="007837A3" w:rsidP="007837A3">
      <w:pPr>
        <w:keepNext/>
        <w:jc w:val="center"/>
      </w:pPr>
      <w:r>
        <w:object w:dxaOrig="6876" w:dyaOrig="5471" w14:anchorId="4680DDDE">
          <v:shape id="_x0000_i1033" type="#_x0000_t75" style="width:4in;height:227.4pt" o:ole="">
            <v:imagedata r:id="rId41" o:title=""/>
          </v:shape>
          <o:OLEObject Type="Embed" ProgID="Visio.Drawing.15" ShapeID="_x0000_i1033" DrawAspect="Content" ObjectID="_1711695505" r:id="rId42"/>
        </w:object>
      </w:r>
    </w:p>
    <w:p w14:paraId="7A7B5F13" w14:textId="3D06706C" w:rsidR="007837A3" w:rsidRPr="0025318B" w:rsidRDefault="007837A3" w:rsidP="007837A3">
      <w:pPr>
        <w:pStyle w:val="Caption"/>
        <w:jc w:val="center"/>
        <w:rPr>
          <w:color w:val="auto"/>
        </w:rPr>
      </w:pPr>
      <w:bookmarkStart w:id="81" w:name="_Toc91511331"/>
      <w:r w:rsidRPr="0025318B">
        <w:rPr>
          <w:color w:val="auto"/>
        </w:rPr>
        <w:t xml:space="preserve">Figure </w:t>
      </w:r>
      <w:r w:rsidRPr="0025318B">
        <w:rPr>
          <w:color w:val="auto"/>
        </w:rPr>
        <w:fldChar w:fldCharType="begin"/>
      </w:r>
      <w:r w:rsidRPr="0025318B">
        <w:rPr>
          <w:color w:val="auto"/>
        </w:rPr>
        <w:instrText xml:space="preserve"> SEQ Figure \* ARABIC </w:instrText>
      </w:r>
      <w:r w:rsidRPr="0025318B">
        <w:rPr>
          <w:color w:val="auto"/>
        </w:rPr>
        <w:fldChar w:fldCharType="separate"/>
      </w:r>
      <w:r w:rsidR="0062550A">
        <w:rPr>
          <w:noProof/>
          <w:color w:val="auto"/>
        </w:rPr>
        <w:t>2</w:t>
      </w:r>
      <w:r w:rsidRPr="0025318B">
        <w:rPr>
          <w:color w:val="auto"/>
        </w:rPr>
        <w:fldChar w:fldCharType="end"/>
      </w:r>
      <w:r w:rsidRPr="0025318B">
        <w:rPr>
          <w:color w:val="auto"/>
        </w:rPr>
        <w:t>- Mail Content</w:t>
      </w:r>
      <w:r>
        <w:rPr>
          <w:color w:val="auto"/>
        </w:rPr>
        <w:t xml:space="preserve"> </w:t>
      </w:r>
      <w:r w:rsidRPr="0025318B">
        <w:rPr>
          <w:color w:val="auto"/>
        </w:rPr>
        <w:t>Management</w:t>
      </w:r>
      <w:bookmarkEnd w:id="81"/>
    </w:p>
    <w:p w14:paraId="69FB5330" w14:textId="77777777" w:rsidR="007837A3" w:rsidRPr="00570C7A" w:rsidRDefault="007837A3" w:rsidP="007837A3">
      <w:pPr>
        <w:pStyle w:val="Caption"/>
        <w:rPr>
          <w:b/>
          <w:bCs/>
          <w:i w:val="0"/>
          <w:iCs w:val="0"/>
          <w:color w:val="4D5154" w:themeColor="text1" w:themeTint="BF"/>
        </w:rPr>
      </w:pPr>
    </w:p>
    <w:p w14:paraId="69B338DE" w14:textId="77777777" w:rsidR="007837A3" w:rsidRPr="00F91EF5" w:rsidRDefault="007837A3" w:rsidP="007837A3">
      <w:pPr>
        <w:pStyle w:val="Heading7"/>
        <w:numPr>
          <w:ilvl w:val="1"/>
          <w:numId w:val="13"/>
        </w:numPr>
        <w:rPr>
          <w:rFonts w:ascii="Calibri" w:hAnsi="Calibri" w:cs="Calibri"/>
          <w:b/>
          <w:bCs/>
          <w:i w:val="0"/>
          <w:iCs w:val="0"/>
          <w:color w:val="4D5154" w:themeColor="text1" w:themeTint="BF"/>
        </w:rPr>
      </w:pPr>
      <w:r w:rsidRPr="00F91EF5">
        <w:rPr>
          <w:rFonts w:ascii="Calibri" w:hAnsi="Calibri" w:cs="Calibri"/>
          <w:b/>
          <w:bCs/>
          <w:i w:val="0"/>
          <w:iCs w:val="0"/>
          <w:color w:val="4D5154" w:themeColor="text1" w:themeTint="BF"/>
        </w:rPr>
        <w:t>Add Content Use Case</w:t>
      </w:r>
    </w:p>
    <w:p w14:paraId="1B999416" w14:textId="77777777" w:rsidR="007837A3" w:rsidRPr="00C45F15" w:rsidRDefault="007837A3" w:rsidP="007837A3">
      <w:pPr>
        <w:rPr>
          <w:lang w:bidi="ar-SY"/>
        </w:rPr>
      </w:pPr>
    </w:p>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6084F422" w14:textId="77777777" w:rsidTr="00C81F9B">
        <w:trPr>
          <w:trHeight w:val="329"/>
          <w:jc w:val="center"/>
        </w:trPr>
        <w:tc>
          <w:tcPr>
            <w:tcW w:w="2880" w:type="dxa"/>
            <w:shd w:val="clear" w:color="auto" w:fill="E6E7E8"/>
          </w:tcPr>
          <w:p w14:paraId="6DD2D7F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9" w:type="dxa"/>
            <w:gridSpan w:val="2"/>
            <w:shd w:val="clear" w:color="auto" w:fill="FFFFFF"/>
          </w:tcPr>
          <w:p w14:paraId="4CB540D4" w14:textId="77777777" w:rsidR="007837A3" w:rsidRPr="000123FE" w:rsidRDefault="007837A3" w:rsidP="00C81F9B">
            <w:pPr>
              <w:jc w:val="center"/>
              <w:rPr>
                <w:rFonts w:eastAsia="Calibri" w:cs="Calibri"/>
                <w:b/>
                <w:color w:val="4D5154"/>
                <w:sz w:val="22"/>
              </w:rPr>
            </w:pPr>
            <w:r w:rsidRPr="005E4878">
              <w:rPr>
                <w:rFonts w:eastAsia="Calibri" w:cs="Calibri"/>
                <w:b/>
                <w:color w:val="4D5154"/>
                <w:szCs w:val="24"/>
              </w:rPr>
              <w:t>1</w:t>
            </w:r>
          </w:p>
        </w:tc>
      </w:tr>
      <w:tr w:rsidR="007837A3" w14:paraId="220AA777" w14:textId="77777777" w:rsidTr="00C81F9B">
        <w:trPr>
          <w:trHeight w:val="284"/>
          <w:jc w:val="center"/>
        </w:trPr>
        <w:tc>
          <w:tcPr>
            <w:tcW w:w="2880" w:type="dxa"/>
            <w:shd w:val="clear" w:color="auto" w:fill="E6E7E8"/>
          </w:tcPr>
          <w:p w14:paraId="6796A480"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9" w:type="dxa"/>
            <w:gridSpan w:val="2"/>
            <w:shd w:val="clear" w:color="auto" w:fill="E6E7E8"/>
          </w:tcPr>
          <w:p w14:paraId="1931AEC6" w14:textId="77777777" w:rsidR="007837A3" w:rsidRPr="000123FE" w:rsidRDefault="007837A3" w:rsidP="00C81F9B">
            <w:pPr>
              <w:jc w:val="center"/>
              <w:rPr>
                <w:rFonts w:eastAsia="Calibri"/>
              </w:rPr>
            </w:pPr>
            <w:r>
              <w:rPr>
                <w:rFonts w:cstheme="minorHAnsi"/>
                <w:iCs/>
                <w:szCs w:val="24"/>
              </w:rPr>
              <w:t>Add Content</w:t>
            </w:r>
          </w:p>
        </w:tc>
      </w:tr>
      <w:tr w:rsidR="007837A3" w14:paraId="64AAE77F" w14:textId="77777777" w:rsidTr="00C81F9B">
        <w:trPr>
          <w:trHeight w:val="284"/>
          <w:jc w:val="center"/>
        </w:trPr>
        <w:tc>
          <w:tcPr>
            <w:tcW w:w="2880" w:type="dxa"/>
            <w:shd w:val="clear" w:color="auto" w:fill="E6E7E8"/>
          </w:tcPr>
          <w:p w14:paraId="0DC7494A"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9" w:type="dxa"/>
            <w:gridSpan w:val="2"/>
            <w:shd w:val="clear" w:color="auto" w:fill="FFFFFF"/>
          </w:tcPr>
          <w:p w14:paraId="3153532E"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75D1049F" w14:textId="77777777" w:rsidTr="00C81F9B">
        <w:trPr>
          <w:trHeight w:val="284"/>
          <w:jc w:val="center"/>
        </w:trPr>
        <w:tc>
          <w:tcPr>
            <w:tcW w:w="2880" w:type="dxa"/>
            <w:shd w:val="clear" w:color="auto" w:fill="E6E7E8"/>
          </w:tcPr>
          <w:p w14:paraId="0B7FE08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9" w:type="dxa"/>
            <w:gridSpan w:val="2"/>
            <w:shd w:val="clear" w:color="auto" w:fill="FFFFFF"/>
          </w:tcPr>
          <w:p w14:paraId="43D5A2BD" w14:textId="77777777" w:rsidR="007837A3" w:rsidRPr="000123FE" w:rsidRDefault="007837A3" w:rsidP="00C81F9B">
            <w:pPr>
              <w:jc w:val="both"/>
              <w:rPr>
                <w:rFonts w:eastAsia="Calibri"/>
              </w:rPr>
            </w:pPr>
            <w:r w:rsidRPr="000123FE">
              <w:rPr>
                <w:rFonts w:eastAsia="Calibri"/>
              </w:rPr>
              <w:t xml:space="preserve">This use case represents </w:t>
            </w:r>
            <w:r>
              <w:rPr>
                <w:rFonts w:eastAsia="Calibri"/>
              </w:rPr>
              <w:t xml:space="preserve">adding content to a new mail template or to an existed </w:t>
            </w:r>
            <w:r w:rsidRPr="00CD0A26">
              <w:rPr>
                <w:rFonts w:eastAsia="Calibri"/>
                <w:b/>
                <w:bCs/>
              </w:rPr>
              <w:t>unused</w:t>
            </w:r>
            <w:r>
              <w:rPr>
                <w:rFonts w:eastAsia="Calibri"/>
              </w:rPr>
              <w:t xml:space="preserve"> one.</w:t>
            </w:r>
          </w:p>
        </w:tc>
      </w:tr>
      <w:tr w:rsidR="007837A3" w14:paraId="796566F9" w14:textId="77777777" w:rsidTr="00C81F9B">
        <w:trPr>
          <w:trHeight w:val="284"/>
          <w:jc w:val="center"/>
        </w:trPr>
        <w:tc>
          <w:tcPr>
            <w:tcW w:w="2880" w:type="dxa"/>
            <w:shd w:val="clear" w:color="auto" w:fill="E6E7E8"/>
          </w:tcPr>
          <w:p w14:paraId="6EAB516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9" w:type="dxa"/>
            <w:gridSpan w:val="2"/>
            <w:shd w:val="clear" w:color="auto" w:fill="FFFFFF"/>
          </w:tcPr>
          <w:p w14:paraId="3D5ED02F" w14:textId="77777777" w:rsidR="007837A3" w:rsidRPr="000123FE" w:rsidRDefault="007837A3" w:rsidP="00C81F9B">
            <w:pPr>
              <w:jc w:val="both"/>
              <w:rPr>
                <w:color w:val="282660"/>
                <w:sz w:val="28"/>
                <w:szCs w:val="28"/>
              </w:rPr>
            </w:pPr>
            <w:r w:rsidRPr="000123FE">
              <w:rPr>
                <w:rFonts w:eastAsia="Calibri"/>
              </w:rPr>
              <w:t xml:space="preserve">User want to </w:t>
            </w:r>
            <w:r>
              <w:rPr>
                <w:rFonts w:eastAsia="Calibri"/>
              </w:rPr>
              <w:t xml:space="preserve">add content </w:t>
            </w:r>
            <w:commentRangeStart w:id="82"/>
            <w:commentRangeStart w:id="83"/>
            <w:r>
              <w:rPr>
                <w:rFonts w:eastAsia="Calibri"/>
              </w:rPr>
              <w:t xml:space="preserve">(subject or body) </w:t>
            </w:r>
            <w:commentRangeEnd w:id="82"/>
            <w:r>
              <w:rPr>
                <w:rStyle w:val="CommentReference"/>
                <w:rFonts w:asciiTheme="minorHAnsi" w:eastAsiaTheme="minorHAnsi" w:hAnsiTheme="minorHAnsi"/>
                <w:color w:val="auto"/>
              </w:rPr>
              <w:commentReference w:id="82"/>
            </w:r>
            <w:commentRangeEnd w:id="83"/>
            <w:r>
              <w:rPr>
                <w:rStyle w:val="CommentReference"/>
                <w:rFonts w:asciiTheme="minorHAnsi" w:eastAsiaTheme="minorHAnsi" w:hAnsiTheme="minorHAnsi"/>
                <w:color w:val="auto"/>
              </w:rPr>
              <w:commentReference w:id="83"/>
            </w:r>
            <w:r>
              <w:rPr>
                <w:rFonts w:eastAsia="Calibri"/>
              </w:rPr>
              <w:t>to a new mail template or when editing the content of an unused one.</w:t>
            </w:r>
          </w:p>
        </w:tc>
      </w:tr>
      <w:tr w:rsidR="007837A3" w14:paraId="3F966D1B" w14:textId="77777777" w:rsidTr="00C81F9B">
        <w:trPr>
          <w:trHeight w:val="284"/>
          <w:jc w:val="center"/>
        </w:trPr>
        <w:tc>
          <w:tcPr>
            <w:tcW w:w="2880" w:type="dxa"/>
            <w:shd w:val="clear" w:color="auto" w:fill="E6E7E8"/>
          </w:tcPr>
          <w:p w14:paraId="422C5EBC"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9" w:type="dxa"/>
            <w:gridSpan w:val="2"/>
            <w:shd w:val="clear" w:color="auto" w:fill="FFFFFF"/>
          </w:tcPr>
          <w:p w14:paraId="3B3B2AF0" w14:textId="77777777" w:rsidR="007837A3" w:rsidRPr="00423EE4" w:rsidRDefault="007837A3" w:rsidP="00C81F9B">
            <w:pPr>
              <w:pStyle w:val="ListParagraph"/>
              <w:numPr>
                <w:ilvl w:val="0"/>
                <w:numId w:val="11"/>
              </w:numPr>
              <w:bidi w:val="0"/>
              <w:spacing w:line="256" w:lineRule="auto"/>
              <w:rPr>
                <w:rFonts w:ascii="Calibri" w:eastAsiaTheme="minorEastAsia" w:hAnsi="Calibri" w:cstheme="minorHAnsi"/>
                <w:iCs/>
                <w:sz w:val="24"/>
                <w:szCs w:val="24"/>
              </w:rPr>
            </w:pPr>
            <w:r w:rsidRPr="00423EE4">
              <w:rPr>
                <w:rFonts w:ascii="Calibri" w:eastAsiaTheme="minorEastAsia" w:hAnsi="Calibri" w:cstheme="minorHAnsi"/>
                <w:iCs/>
                <w:color w:val="4D5154" w:themeColor="text1" w:themeTint="BF"/>
                <w:sz w:val="24"/>
                <w:szCs w:val="24"/>
              </w:rPr>
              <w:t>User has to have a permission.</w:t>
            </w:r>
          </w:p>
          <w:p w14:paraId="67EB0E74" w14:textId="77777777" w:rsidR="007837A3" w:rsidRPr="00423EE4" w:rsidRDefault="007837A3" w:rsidP="00C81F9B">
            <w:pPr>
              <w:pStyle w:val="ListParagraph"/>
              <w:numPr>
                <w:ilvl w:val="0"/>
                <w:numId w:val="11"/>
              </w:numPr>
              <w:bidi w:val="0"/>
              <w:spacing w:line="256" w:lineRule="auto"/>
              <w:rPr>
                <w:rFonts w:ascii="Calibri" w:eastAsiaTheme="minorEastAsia" w:hAnsi="Calibri" w:cstheme="minorHAnsi"/>
                <w:iCs/>
                <w:sz w:val="24"/>
                <w:szCs w:val="24"/>
              </w:rPr>
            </w:pPr>
            <w:r w:rsidRPr="00423EE4">
              <w:rPr>
                <w:rFonts w:ascii="Calibri" w:eastAsiaTheme="minorEastAsia" w:hAnsi="Calibri" w:cstheme="minorHAnsi"/>
                <w:iCs/>
                <w:color w:val="4D5154" w:themeColor="text1" w:themeTint="BF"/>
                <w:sz w:val="24"/>
                <w:szCs w:val="24"/>
              </w:rPr>
              <w:t xml:space="preserve">Edited </w:t>
            </w:r>
            <w:r>
              <w:rPr>
                <w:rFonts w:ascii="Calibri" w:eastAsiaTheme="minorEastAsia" w:hAnsi="Calibri" w:cstheme="minorHAnsi"/>
                <w:iCs/>
                <w:color w:val="4D5154" w:themeColor="text1" w:themeTint="BF"/>
                <w:sz w:val="24"/>
                <w:szCs w:val="24"/>
              </w:rPr>
              <w:t>template</w:t>
            </w:r>
            <w:r w:rsidRPr="00423EE4">
              <w:rPr>
                <w:rFonts w:ascii="Calibri" w:eastAsiaTheme="minorEastAsia" w:hAnsi="Calibri" w:cstheme="minorHAnsi"/>
                <w:iCs/>
                <w:color w:val="4D5154" w:themeColor="text1" w:themeTint="BF"/>
                <w:sz w:val="24"/>
                <w:szCs w:val="24"/>
              </w:rPr>
              <w:t xml:space="preserve"> must be unused in TL</w:t>
            </w:r>
            <w:r>
              <w:rPr>
                <w:rFonts w:ascii="Calibri" w:eastAsiaTheme="minorEastAsia" w:hAnsi="Calibri" w:cstheme="minorHAnsi"/>
                <w:iCs/>
                <w:color w:val="4D5154" w:themeColor="text1" w:themeTint="BF"/>
                <w:sz w:val="24"/>
                <w:szCs w:val="24"/>
              </w:rPr>
              <w:t>IS.</w:t>
            </w:r>
          </w:p>
        </w:tc>
      </w:tr>
      <w:tr w:rsidR="007837A3" w14:paraId="03F356E8" w14:textId="77777777" w:rsidTr="00C81F9B">
        <w:trPr>
          <w:trHeight w:val="284"/>
          <w:jc w:val="center"/>
        </w:trPr>
        <w:tc>
          <w:tcPr>
            <w:tcW w:w="2880" w:type="dxa"/>
            <w:shd w:val="clear" w:color="auto" w:fill="E6E7E8"/>
          </w:tcPr>
          <w:p w14:paraId="08E46D0B"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9" w:type="dxa"/>
            <w:gridSpan w:val="2"/>
            <w:shd w:val="clear" w:color="auto" w:fill="FFFFFF"/>
          </w:tcPr>
          <w:p w14:paraId="3E37F65E" w14:textId="77777777" w:rsidR="007837A3" w:rsidRPr="000123FE" w:rsidRDefault="007837A3" w:rsidP="00C81F9B">
            <w:pPr>
              <w:jc w:val="center"/>
              <w:rPr>
                <w:rFonts w:eastAsia="Calibri"/>
              </w:rPr>
            </w:pPr>
            <w:r w:rsidRPr="000123FE">
              <w:rPr>
                <w:rFonts w:eastAsia="Calibri"/>
              </w:rPr>
              <w:t>-</w:t>
            </w:r>
          </w:p>
        </w:tc>
      </w:tr>
      <w:tr w:rsidR="007837A3" w14:paraId="2ADBB1AC" w14:textId="77777777" w:rsidTr="00C81F9B">
        <w:trPr>
          <w:trHeight w:val="284"/>
          <w:jc w:val="center"/>
        </w:trPr>
        <w:tc>
          <w:tcPr>
            <w:tcW w:w="2880" w:type="dxa"/>
            <w:shd w:val="clear" w:color="auto" w:fill="E6E7E8"/>
          </w:tcPr>
          <w:p w14:paraId="2959C532"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9" w:type="dxa"/>
            <w:gridSpan w:val="2"/>
            <w:shd w:val="clear" w:color="auto" w:fill="FFFFFF"/>
          </w:tcPr>
          <w:p w14:paraId="73EECA81" w14:textId="77777777" w:rsidR="007837A3" w:rsidRPr="000123FE" w:rsidRDefault="007837A3" w:rsidP="00C81F9B">
            <w:pPr>
              <w:rPr>
                <w:rFonts w:eastAsia="Calibri"/>
              </w:rPr>
            </w:pPr>
            <w:r w:rsidRPr="000123FE">
              <w:rPr>
                <w:rFonts w:eastAsia="Calibri"/>
              </w:rPr>
              <w:t>Admin, Permitted User</w:t>
            </w:r>
          </w:p>
        </w:tc>
      </w:tr>
      <w:tr w:rsidR="007837A3" w14:paraId="034FF23A" w14:textId="77777777" w:rsidTr="00C81F9B">
        <w:trPr>
          <w:trHeight w:val="284"/>
          <w:jc w:val="center"/>
        </w:trPr>
        <w:tc>
          <w:tcPr>
            <w:tcW w:w="2880" w:type="dxa"/>
            <w:shd w:val="clear" w:color="auto" w:fill="E6E7E8"/>
          </w:tcPr>
          <w:p w14:paraId="493BE23C"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9" w:type="dxa"/>
            <w:gridSpan w:val="2"/>
            <w:shd w:val="clear" w:color="auto" w:fill="FFFFFF"/>
          </w:tcPr>
          <w:p w14:paraId="1962EDF8" w14:textId="77777777" w:rsidR="007837A3" w:rsidRPr="000123FE" w:rsidRDefault="007837A3" w:rsidP="00C81F9B">
            <w:pPr>
              <w:rPr>
                <w:rFonts w:eastAsia="Calibri"/>
              </w:rPr>
            </w:pPr>
            <w:r w:rsidRPr="000123FE">
              <w:rPr>
                <w:rFonts w:eastAsia="Calibri"/>
              </w:rPr>
              <w:t>High</w:t>
            </w:r>
          </w:p>
        </w:tc>
      </w:tr>
      <w:tr w:rsidR="007837A3" w14:paraId="27F84608" w14:textId="77777777" w:rsidTr="00C81F9B">
        <w:trPr>
          <w:trHeight w:val="284"/>
          <w:jc w:val="center"/>
        </w:trPr>
        <w:tc>
          <w:tcPr>
            <w:tcW w:w="2880" w:type="dxa"/>
            <w:vMerge w:val="restart"/>
            <w:shd w:val="clear" w:color="auto" w:fill="E6E7E8"/>
          </w:tcPr>
          <w:p w14:paraId="2D0C583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4DA0F1DA" w14:textId="77777777" w:rsidR="007837A3" w:rsidRPr="00E16AD2" w:rsidRDefault="007837A3" w:rsidP="00C81F9B">
            <w:pPr>
              <w:spacing w:line="240" w:lineRule="auto"/>
              <w:jc w:val="center"/>
              <w:rPr>
                <w:rFonts w:cstheme="minorHAnsi"/>
                <w:b/>
                <w:bCs/>
                <w:szCs w:val="24"/>
              </w:rPr>
            </w:pPr>
          </w:p>
        </w:tc>
        <w:tc>
          <w:tcPr>
            <w:tcW w:w="3235" w:type="dxa"/>
            <w:shd w:val="clear" w:color="auto" w:fill="E6E7E8"/>
          </w:tcPr>
          <w:p w14:paraId="326B07B2" w14:textId="77777777" w:rsidR="007837A3" w:rsidRDefault="007837A3" w:rsidP="00C81F9B">
            <w:pPr>
              <w:jc w:val="center"/>
            </w:pPr>
            <w:r>
              <w:rPr>
                <w:b/>
              </w:rPr>
              <w:t>Actor Action</w:t>
            </w:r>
          </w:p>
        </w:tc>
        <w:tc>
          <w:tcPr>
            <w:tcW w:w="3064" w:type="dxa"/>
            <w:shd w:val="clear" w:color="auto" w:fill="E6E7E8"/>
          </w:tcPr>
          <w:p w14:paraId="4F1306CA" w14:textId="77777777" w:rsidR="007837A3" w:rsidRPr="00A05ED3" w:rsidRDefault="007837A3" w:rsidP="00C81F9B">
            <w:pPr>
              <w:jc w:val="center"/>
              <w:rPr>
                <w:b/>
                <w:bCs/>
              </w:rPr>
            </w:pPr>
            <w:r w:rsidRPr="00A05ED3">
              <w:rPr>
                <w:b/>
                <w:bCs/>
              </w:rPr>
              <w:t>System Response</w:t>
            </w:r>
          </w:p>
        </w:tc>
      </w:tr>
      <w:tr w:rsidR="007837A3" w14:paraId="20964CF1" w14:textId="77777777" w:rsidTr="00C81F9B">
        <w:trPr>
          <w:trHeight w:val="1232"/>
          <w:jc w:val="center"/>
        </w:trPr>
        <w:tc>
          <w:tcPr>
            <w:tcW w:w="2880" w:type="dxa"/>
            <w:vMerge/>
            <w:shd w:val="clear" w:color="auto" w:fill="E6E7E8"/>
          </w:tcPr>
          <w:p w14:paraId="7AA361CA" w14:textId="77777777" w:rsidR="007837A3" w:rsidRDefault="007837A3" w:rsidP="00C81F9B">
            <w:pPr>
              <w:widowControl w:val="0"/>
              <w:pBdr>
                <w:top w:val="nil"/>
                <w:left w:val="nil"/>
                <w:bottom w:val="nil"/>
                <w:right w:val="nil"/>
                <w:between w:val="nil"/>
              </w:pBdr>
            </w:pPr>
          </w:p>
        </w:tc>
        <w:tc>
          <w:tcPr>
            <w:tcW w:w="3235" w:type="dxa"/>
            <w:shd w:val="clear" w:color="auto" w:fill="FFFFFF"/>
          </w:tcPr>
          <w:p w14:paraId="68EB8E1F" w14:textId="77777777" w:rsidR="007837A3" w:rsidRDefault="007837A3" w:rsidP="00C81F9B">
            <w:pPr>
              <w:rPr>
                <w:rFonts w:eastAsia="Calibri"/>
              </w:rPr>
            </w:pPr>
            <w:r>
              <w:rPr>
                <w:rFonts w:eastAsia="Calibri"/>
                <w:b/>
                <w:bCs/>
              </w:rPr>
              <w:t>Step1</w:t>
            </w:r>
            <w:r w:rsidRPr="000667E2">
              <w:rPr>
                <w:rFonts w:eastAsia="Calibri"/>
                <w:b/>
                <w:bCs/>
              </w:rPr>
              <w:t>:</w:t>
            </w:r>
            <w:r>
              <w:rPr>
                <w:rFonts w:eastAsia="Calibri"/>
              </w:rPr>
              <w:t xml:space="preserve"> user will select content type (Static/Variable) from dropdown list.</w:t>
            </w:r>
          </w:p>
          <w:p w14:paraId="2FB83253" w14:textId="77777777" w:rsidR="007837A3" w:rsidRPr="005C1400" w:rsidRDefault="007837A3" w:rsidP="00C81F9B">
            <w:pPr>
              <w:pStyle w:val="ListParagraph"/>
              <w:numPr>
                <w:ilvl w:val="0"/>
                <w:numId w:val="10"/>
              </w:numPr>
              <w:bidi w:val="0"/>
              <w:rPr>
                <w:rFonts w:eastAsia="Calibri"/>
              </w:rPr>
            </w:pPr>
            <w:r w:rsidRPr="00817DD7">
              <w:rPr>
                <w:rFonts w:eastAsia="Calibri"/>
                <w:b/>
                <w:bCs/>
                <w:color w:val="4D5154" w:themeColor="text1" w:themeTint="BF"/>
              </w:rPr>
              <w:t>Option1:</w:t>
            </w:r>
            <w:r w:rsidRPr="00817DD7">
              <w:rPr>
                <w:rFonts w:eastAsia="Calibri"/>
                <w:color w:val="4D5154" w:themeColor="text1" w:themeTint="BF"/>
              </w:rPr>
              <w:t xml:space="preserve"> </w:t>
            </w:r>
            <w:r w:rsidRPr="00FB3896">
              <w:rPr>
                <w:rFonts w:ascii="Calibri" w:eastAsia="Calibri" w:hAnsi="Calibri"/>
                <w:color w:val="4D5154" w:themeColor="text1" w:themeTint="BF"/>
                <w:sz w:val="24"/>
              </w:rPr>
              <w:t xml:space="preserve">if </w:t>
            </w:r>
            <w:r>
              <w:rPr>
                <w:rFonts w:ascii="Calibri" w:eastAsia="Calibri" w:hAnsi="Calibri"/>
                <w:color w:val="4D5154" w:themeColor="text1" w:themeTint="BF"/>
                <w:sz w:val="24"/>
              </w:rPr>
              <w:t xml:space="preserve">user </w:t>
            </w:r>
            <w:r w:rsidRPr="00FB3896">
              <w:rPr>
                <w:rFonts w:ascii="Calibri" w:eastAsia="Calibri" w:hAnsi="Calibri"/>
                <w:color w:val="4D5154" w:themeColor="text1" w:themeTint="BF"/>
                <w:sz w:val="24"/>
              </w:rPr>
              <w:t xml:space="preserve">select </w:t>
            </w:r>
            <w:r w:rsidRPr="00FB3896">
              <w:rPr>
                <w:rFonts w:ascii="Calibri" w:eastAsia="Calibri" w:hAnsi="Calibri"/>
                <w:color w:val="4D5154" w:themeColor="text1" w:themeTint="BF"/>
                <w:sz w:val="24"/>
                <w:u w:val="single"/>
              </w:rPr>
              <w:t>static</w:t>
            </w:r>
            <w:r>
              <w:rPr>
                <w:rFonts w:ascii="Calibri" w:eastAsia="Calibri" w:hAnsi="Calibri"/>
                <w:color w:val="4D5154" w:themeColor="text1" w:themeTint="BF"/>
                <w:sz w:val="24"/>
              </w:rPr>
              <w:t>.</w:t>
            </w:r>
          </w:p>
          <w:p w14:paraId="486F65AE" w14:textId="77777777" w:rsidR="007837A3" w:rsidRDefault="007837A3" w:rsidP="00C81F9B">
            <w:pPr>
              <w:rPr>
                <w:rFonts w:eastAsia="Calibri"/>
              </w:rPr>
            </w:pPr>
          </w:p>
          <w:p w14:paraId="749CA1A5" w14:textId="77777777" w:rsidR="007837A3" w:rsidRDefault="007837A3" w:rsidP="00C81F9B">
            <w:pPr>
              <w:rPr>
                <w:rFonts w:eastAsia="Calibri"/>
              </w:rPr>
            </w:pPr>
          </w:p>
          <w:p w14:paraId="37F22430" w14:textId="77777777" w:rsidR="007837A3" w:rsidRDefault="007837A3" w:rsidP="00C81F9B">
            <w:pPr>
              <w:rPr>
                <w:rFonts w:eastAsia="Calibri"/>
              </w:rPr>
            </w:pPr>
          </w:p>
          <w:p w14:paraId="5F6318FB" w14:textId="77777777" w:rsidR="007837A3" w:rsidRDefault="007837A3" w:rsidP="00C81F9B">
            <w:pPr>
              <w:rPr>
                <w:rFonts w:cstheme="minorHAnsi"/>
                <w:iCs/>
                <w:szCs w:val="24"/>
              </w:rPr>
            </w:pPr>
            <w:r>
              <w:rPr>
                <w:b/>
                <w:bCs/>
              </w:rPr>
              <w:t>Step B</w:t>
            </w:r>
            <w:r w:rsidRPr="00F15C78">
              <w:rPr>
                <w:rFonts w:cstheme="minorHAnsi"/>
                <w:iCs/>
                <w:szCs w:val="24"/>
              </w:rPr>
              <w:t>:</w:t>
            </w:r>
            <w:r w:rsidRPr="00745F10">
              <w:rPr>
                <w:rFonts w:cstheme="minorHAnsi"/>
                <w:iCs/>
                <w:szCs w:val="24"/>
              </w:rPr>
              <w:t xml:space="preserve"> </w:t>
            </w:r>
            <w:r>
              <w:rPr>
                <w:rFonts w:cstheme="minorHAnsi"/>
                <w:iCs/>
                <w:szCs w:val="24"/>
              </w:rPr>
              <w:t>user will insert static text.</w:t>
            </w:r>
            <w:r w:rsidRPr="00F43CCD">
              <w:rPr>
                <w:rFonts w:cstheme="minorHAnsi"/>
                <w:iCs/>
                <w:szCs w:val="24"/>
              </w:rPr>
              <w:t xml:space="preserve"> </w:t>
            </w:r>
          </w:p>
          <w:p w14:paraId="77C24353" w14:textId="77777777" w:rsidR="007837A3" w:rsidRPr="00096CEF" w:rsidRDefault="007837A3" w:rsidP="00C81F9B">
            <w:pPr>
              <w:rPr>
                <w:rFonts w:cstheme="minorHAnsi"/>
                <w:iCs/>
                <w:szCs w:val="24"/>
              </w:rPr>
            </w:pPr>
          </w:p>
          <w:p w14:paraId="729DC7CD" w14:textId="77777777" w:rsidR="007837A3" w:rsidRPr="00474498" w:rsidRDefault="007837A3" w:rsidP="00C81F9B">
            <w:pPr>
              <w:pStyle w:val="ListParagraph"/>
              <w:numPr>
                <w:ilvl w:val="0"/>
                <w:numId w:val="10"/>
              </w:numPr>
              <w:bidi w:val="0"/>
              <w:rPr>
                <w:rFonts w:eastAsia="Calibri"/>
              </w:rPr>
            </w:pPr>
            <w:r w:rsidRPr="00817DD7">
              <w:rPr>
                <w:rFonts w:eastAsia="Calibri"/>
                <w:b/>
                <w:bCs/>
                <w:color w:val="4D5154" w:themeColor="text1" w:themeTint="BF"/>
              </w:rPr>
              <w:t>Option2:</w:t>
            </w:r>
            <w:r w:rsidRPr="00FB3896">
              <w:rPr>
                <w:rFonts w:eastAsia="Calibri"/>
              </w:rPr>
              <w:t xml:space="preserve"> </w:t>
            </w:r>
            <w:r w:rsidRPr="00FB3896">
              <w:rPr>
                <w:rFonts w:ascii="Calibri" w:eastAsia="Calibri" w:hAnsi="Calibri"/>
                <w:color w:val="4D5154" w:themeColor="text1" w:themeTint="BF"/>
                <w:sz w:val="24"/>
              </w:rPr>
              <w:t>if</w:t>
            </w:r>
            <w:r>
              <w:rPr>
                <w:rFonts w:ascii="Calibri" w:eastAsia="Calibri" w:hAnsi="Calibri"/>
                <w:color w:val="4D5154" w:themeColor="text1" w:themeTint="BF"/>
                <w:sz w:val="24"/>
              </w:rPr>
              <w:t xml:space="preserve"> user</w:t>
            </w:r>
            <w:r w:rsidRPr="00FB3896">
              <w:rPr>
                <w:rFonts w:ascii="Calibri" w:eastAsia="Calibri" w:hAnsi="Calibri"/>
                <w:color w:val="4D5154" w:themeColor="text1" w:themeTint="BF"/>
                <w:sz w:val="24"/>
              </w:rPr>
              <w:t xml:space="preserve"> select </w:t>
            </w:r>
            <w:r w:rsidRPr="00FB3896">
              <w:rPr>
                <w:rFonts w:ascii="Calibri" w:eastAsia="Calibri" w:hAnsi="Calibri"/>
                <w:color w:val="4D5154" w:themeColor="text1" w:themeTint="BF"/>
                <w:sz w:val="24"/>
                <w:u w:val="single"/>
              </w:rPr>
              <w:t>variable</w:t>
            </w:r>
            <w:r>
              <w:rPr>
                <w:rFonts w:ascii="Calibri" w:eastAsia="Calibri" w:hAnsi="Calibri"/>
                <w:color w:val="4D5154" w:themeColor="text1" w:themeTint="BF"/>
                <w:sz w:val="24"/>
                <w:u w:val="single"/>
              </w:rPr>
              <w:t>.</w:t>
            </w:r>
          </w:p>
          <w:p w14:paraId="2A06FF08" w14:textId="77777777" w:rsidR="007837A3" w:rsidRDefault="007837A3" w:rsidP="00C81F9B">
            <w:pPr>
              <w:rPr>
                <w:rFonts w:eastAsia="Calibri"/>
              </w:rPr>
            </w:pPr>
          </w:p>
          <w:p w14:paraId="69729D9C" w14:textId="77777777" w:rsidR="007837A3" w:rsidRDefault="007837A3" w:rsidP="00C81F9B">
            <w:pPr>
              <w:rPr>
                <w:rFonts w:eastAsia="Calibri"/>
              </w:rPr>
            </w:pPr>
          </w:p>
          <w:p w14:paraId="6D15635A" w14:textId="77777777" w:rsidR="007837A3" w:rsidRDefault="007837A3" w:rsidP="00C81F9B">
            <w:pPr>
              <w:rPr>
                <w:rFonts w:eastAsia="Calibri"/>
              </w:rPr>
            </w:pPr>
          </w:p>
          <w:p w14:paraId="6891734C" w14:textId="77777777" w:rsidR="007837A3" w:rsidRDefault="007837A3" w:rsidP="00C81F9B">
            <w:pPr>
              <w:rPr>
                <w:rFonts w:cstheme="minorHAnsi"/>
                <w:iCs/>
                <w:szCs w:val="24"/>
              </w:rPr>
            </w:pPr>
            <w:r>
              <w:rPr>
                <w:b/>
                <w:bCs/>
              </w:rPr>
              <w:t>Step B</w:t>
            </w:r>
            <w:r w:rsidRPr="00F15C78">
              <w:rPr>
                <w:rFonts w:cstheme="minorHAnsi"/>
                <w:iCs/>
                <w:szCs w:val="24"/>
              </w:rPr>
              <w:t>:</w:t>
            </w:r>
            <w:r w:rsidRPr="00745F10">
              <w:rPr>
                <w:rFonts w:cstheme="minorHAnsi"/>
                <w:iCs/>
                <w:szCs w:val="24"/>
              </w:rPr>
              <w:t xml:space="preserve"> </w:t>
            </w:r>
            <w:r>
              <w:rPr>
                <w:rFonts w:cstheme="minorHAnsi"/>
                <w:iCs/>
                <w:szCs w:val="24"/>
              </w:rPr>
              <w:t xml:space="preserve">user will </w:t>
            </w:r>
            <w:r w:rsidRPr="00FB3896">
              <w:rPr>
                <w:rFonts w:eastAsia="Calibri"/>
              </w:rPr>
              <w:t>select variable</w:t>
            </w:r>
            <w:r>
              <w:rPr>
                <w:rFonts w:cstheme="minorHAnsi"/>
                <w:iCs/>
                <w:szCs w:val="24"/>
              </w:rPr>
              <w:t>.</w:t>
            </w:r>
            <w:r w:rsidRPr="00F43CCD">
              <w:rPr>
                <w:rFonts w:cstheme="minorHAnsi"/>
                <w:iCs/>
                <w:szCs w:val="24"/>
              </w:rPr>
              <w:t xml:space="preserve"> </w:t>
            </w:r>
          </w:p>
          <w:p w14:paraId="2F011156" w14:textId="77777777" w:rsidR="007837A3" w:rsidRPr="00747CEE" w:rsidRDefault="007837A3" w:rsidP="00C81F9B">
            <w:pPr>
              <w:rPr>
                <w:rFonts w:eastAsia="Calibri"/>
              </w:rPr>
            </w:pPr>
          </w:p>
          <w:p w14:paraId="5702EB34" w14:textId="77777777" w:rsidR="007837A3" w:rsidRDefault="007837A3" w:rsidP="00C81F9B">
            <w:pPr>
              <w:rPr>
                <w:rFonts w:cstheme="minorHAnsi"/>
                <w:iCs/>
                <w:szCs w:val="24"/>
              </w:rPr>
            </w:pPr>
            <w:r w:rsidRPr="00FB3896">
              <w:rPr>
                <w:b/>
                <w:bCs/>
              </w:rPr>
              <w:t>Step</w:t>
            </w:r>
            <w:r>
              <w:rPr>
                <w:b/>
                <w:bCs/>
              </w:rPr>
              <w:t>3</w:t>
            </w:r>
            <w:r w:rsidRPr="00FB3896">
              <w:rPr>
                <w:b/>
                <w:bCs/>
              </w:rPr>
              <w:t xml:space="preserve">: </w:t>
            </w:r>
            <w:r>
              <w:rPr>
                <w:rFonts w:cstheme="minorHAnsi"/>
                <w:iCs/>
                <w:szCs w:val="24"/>
              </w:rPr>
              <w:t>user</w:t>
            </w:r>
            <w:r w:rsidRPr="00F907F5">
              <w:rPr>
                <w:rFonts w:cstheme="minorHAnsi"/>
                <w:iCs/>
                <w:szCs w:val="24"/>
              </w:rPr>
              <w:t xml:space="preserve"> </w:t>
            </w:r>
            <w:r>
              <w:rPr>
                <w:rFonts w:cstheme="minorHAnsi"/>
                <w:iCs/>
                <w:szCs w:val="24"/>
              </w:rPr>
              <w:t>will click on add button;</w:t>
            </w:r>
          </w:p>
          <w:p w14:paraId="2606175D" w14:textId="77777777" w:rsidR="007837A3" w:rsidRPr="00FB3896" w:rsidRDefault="007837A3" w:rsidP="00C81F9B">
            <w:pPr>
              <w:rPr>
                <w:b/>
                <w:bCs/>
              </w:rPr>
            </w:pPr>
          </w:p>
          <w:p w14:paraId="52BB0CB9" w14:textId="77777777" w:rsidR="007837A3" w:rsidRDefault="007837A3" w:rsidP="00C81F9B">
            <w:pPr>
              <w:rPr>
                <w:rFonts w:eastAsia="Calibri"/>
              </w:rPr>
            </w:pPr>
          </w:p>
          <w:p w14:paraId="6CE3E90D" w14:textId="77777777" w:rsidR="007837A3" w:rsidRPr="00CA3C8B" w:rsidRDefault="007837A3" w:rsidP="00C81F9B">
            <w:pPr>
              <w:rPr>
                <w:rFonts w:eastAsia="Calibri"/>
              </w:rPr>
            </w:pPr>
          </w:p>
        </w:tc>
        <w:tc>
          <w:tcPr>
            <w:tcW w:w="3064" w:type="dxa"/>
            <w:shd w:val="clear" w:color="auto" w:fill="FFFFFF"/>
          </w:tcPr>
          <w:p w14:paraId="7E707B60" w14:textId="77777777" w:rsidR="007837A3" w:rsidRDefault="007837A3" w:rsidP="00C81F9B"/>
          <w:p w14:paraId="3C3A0231" w14:textId="77777777" w:rsidR="007837A3" w:rsidRDefault="007837A3" w:rsidP="00C81F9B"/>
          <w:p w14:paraId="1872F66F" w14:textId="77777777" w:rsidR="007837A3" w:rsidRDefault="007837A3" w:rsidP="00C81F9B"/>
          <w:p w14:paraId="0D64B1A1" w14:textId="77777777" w:rsidR="007837A3" w:rsidRDefault="007837A3" w:rsidP="00C81F9B"/>
          <w:p w14:paraId="6AFF34E5" w14:textId="77777777" w:rsidR="007837A3" w:rsidRDefault="007837A3" w:rsidP="00C81F9B">
            <w:pPr>
              <w:rPr>
                <w:b/>
                <w:bCs/>
              </w:rPr>
            </w:pPr>
          </w:p>
          <w:p w14:paraId="5B9D1300" w14:textId="77777777" w:rsidR="007837A3" w:rsidRDefault="007837A3" w:rsidP="00C81F9B">
            <w:pPr>
              <w:rPr>
                <w:rFonts w:cstheme="minorHAnsi"/>
                <w:iCs/>
                <w:szCs w:val="24"/>
              </w:rPr>
            </w:pPr>
            <w:r>
              <w:rPr>
                <w:b/>
                <w:bCs/>
              </w:rPr>
              <w:t>Step A</w:t>
            </w:r>
            <w:r w:rsidRPr="00F15C78">
              <w:rPr>
                <w:rFonts w:cstheme="minorHAnsi"/>
                <w:iCs/>
                <w:szCs w:val="24"/>
              </w:rPr>
              <w:t>:</w:t>
            </w:r>
            <w:r w:rsidRPr="00745F10">
              <w:rPr>
                <w:rFonts w:cstheme="minorHAnsi"/>
                <w:iCs/>
                <w:szCs w:val="24"/>
              </w:rPr>
              <w:t xml:space="preserve"> </w:t>
            </w:r>
            <w:r w:rsidRPr="00F43CCD">
              <w:rPr>
                <w:rFonts w:cstheme="minorHAnsi"/>
                <w:iCs/>
                <w:szCs w:val="24"/>
              </w:rPr>
              <w:t>system will display</w:t>
            </w:r>
            <w:r>
              <w:rPr>
                <w:rFonts w:cstheme="minorHAnsi"/>
                <w:iCs/>
                <w:szCs w:val="24"/>
              </w:rPr>
              <w:t xml:space="preserve"> input text to insert static text.</w:t>
            </w:r>
            <w:r w:rsidRPr="00F43CCD">
              <w:rPr>
                <w:rFonts w:cstheme="minorHAnsi"/>
                <w:iCs/>
                <w:szCs w:val="24"/>
              </w:rPr>
              <w:t xml:space="preserve"> </w:t>
            </w:r>
          </w:p>
          <w:p w14:paraId="33EED0BA" w14:textId="77777777" w:rsidR="007837A3" w:rsidRDefault="007837A3" w:rsidP="00C81F9B">
            <w:pPr>
              <w:rPr>
                <w:rFonts w:cstheme="minorHAnsi"/>
                <w:iCs/>
                <w:szCs w:val="24"/>
              </w:rPr>
            </w:pPr>
          </w:p>
          <w:p w14:paraId="6BCA2E5C" w14:textId="77777777" w:rsidR="007837A3" w:rsidRDefault="007837A3" w:rsidP="00C81F9B">
            <w:pPr>
              <w:rPr>
                <w:rFonts w:cstheme="minorHAnsi"/>
                <w:iCs/>
                <w:szCs w:val="24"/>
              </w:rPr>
            </w:pPr>
          </w:p>
          <w:p w14:paraId="46616181" w14:textId="77777777" w:rsidR="007837A3" w:rsidRDefault="007837A3" w:rsidP="00C81F9B">
            <w:pPr>
              <w:rPr>
                <w:rFonts w:cstheme="minorHAnsi"/>
                <w:iCs/>
                <w:szCs w:val="24"/>
              </w:rPr>
            </w:pPr>
          </w:p>
          <w:p w14:paraId="20E662DD" w14:textId="77777777" w:rsidR="007837A3" w:rsidRDefault="007837A3" w:rsidP="00C81F9B">
            <w:pPr>
              <w:rPr>
                <w:rFonts w:cstheme="minorHAnsi"/>
                <w:b/>
                <w:bCs/>
                <w:iCs/>
                <w:szCs w:val="24"/>
              </w:rPr>
            </w:pPr>
          </w:p>
          <w:p w14:paraId="416B7953" w14:textId="77777777" w:rsidR="007837A3" w:rsidRDefault="007837A3" w:rsidP="00C81F9B">
            <w:pPr>
              <w:rPr>
                <w:rFonts w:eastAsia="Calibri"/>
              </w:rPr>
            </w:pPr>
            <w:r w:rsidRPr="00D212B2">
              <w:rPr>
                <w:rFonts w:cstheme="minorHAnsi"/>
                <w:b/>
                <w:bCs/>
                <w:iCs/>
                <w:szCs w:val="24"/>
              </w:rPr>
              <w:t>Step</w:t>
            </w:r>
            <w:r>
              <w:rPr>
                <w:rFonts w:cstheme="minorHAnsi"/>
                <w:b/>
                <w:bCs/>
                <w:iCs/>
                <w:szCs w:val="24"/>
              </w:rPr>
              <w:t xml:space="preserve"> A</w:t>
            </w:r>
            <w:r>
              <w:rPr>
                <w:rFonts w:cstheme="minorHAnsi"/>
                <w:iCs/>
                <w:szCs w:val="24"/>
              </w:rPr>
              <w:t xml:space="preserve">: </w:t>
            </w:r>
            <w:r>
              <w:rPr>
                <w:rFonts w:eastAsia="Calibri"/>
              </w:rPr>
              <w:t xml:space="preserve">system will </w:t>
            </w:r>
            <w:r w:rsidRPr="00FB3896">
              <w:rPr>
                <w:rFonts w:eastAsia="Calibri"/>
              </w:rPr>
              <w:t xml:space="preserve">display </w:t>
            </w:r>
            <w:r>
              <w:rPr>
                <w:rFonts w:eastAsia="Calibri"/>
              </w:rPr>
              <w:t xml:space="preserve">dropdown list </w:t>
            </w:r>
            <w:r w:rsidRPr="00FB3896">
              <w:rPr>
                <w:rFonts w:eastAsia="Calibri"/>
              </w:rPr>
              <w:t>to select specific variable</w:t>
            </w:r>
            <w:r>
              <w:rPr>
                <w:rFonts w:eastAsia="Calibri"/>
              </w:rPr>
              <w:t>.</w:t>
            </w:r>
          </w:p>
          <w:p w14:paraId="531A321A" w14:textId="77777777" w:rsidR="007837A3" w:rsidRDefault="007837A3" w:rsidP="00C81F9B">
            <w:pPr>
              <w:rPr>
                <w:rFonts w:eastAsia="Calibri"/>
              </w:rPr>
            </w:pPr>
          </w:p>
          <w:p w14:paraId="2F00FE31" w14:textId="77777777" w:rsidR="007837A3" w:rsidRDefault="007837A3" w:rsidP="00C81F9B"/>
          <w:p w14:paraId="5424631C" w14:textId="77777777" w:rsidR="007837A3" w:rsidRDefault="007837A3" w:rsidP="00C81F9B"/>
          <w:p w14:paraId="12FB03B0" w14:textId="77777777" w:rsidR="007837A3" w:rsidRDefault="007837A3" w:rsidP="00C81F9B"/>
          <w:p w14:paraId="42C93A99" w14:textId="77777777" w:rsidR="007837A3" w:rsidRDefault="007837A3" w:rsidP="00C81F9B">
            <w:pPr>
              <w:rPr>
                <w:b/>
                <w:bCs/>
              </w:rPr>
            </w:pPr>
          </w:p>
          <w:p w14:paraId="3CD9DA3F" w14:textId="77777777" w:rsidR="007837A3" w:rsidRDefault="007837A3" w:rsidP="00C81F9B">
            <w:pPr>
              <w:rPr>
                <w:b/>
                <w:bCs/>
              </w:rPr>
            </w:pPr>
          </w:p>
          <w:p w14:paraId="0C96747D" w14:textId="77777777" w:rsidR="007837A3" w:rsidRDefault="007837A3" w:rsidP="00C81F9B">
            <w:pPr>
              <w:rPr>
                <w:b/>
                <w:bCs/>
              </w:rPr>
            </w:pPr>
          </w:p>
          <w:p w14:paraId="02FF8B79" w14:textId="77777777" w:rsidR="007837A3" w:rsidRPr="00560A26" w:rsidRDefault="007837A3" w:rsidP="00C81F9B">
            <w:pPr>
              <w:rPr>
                <w:b/>
                <w:bCs/>
              </w:rPr>
            </w:pPr>
            <w:r w:rsidRPr="00FB3896">
              <w:rPr>
                <w:b/>
                <w:bCs/>
              </w:rPr>
              <w:t>Step</w:t>
            </w:r>
            <w:r>
              <w:rPr>
                <w:b/>
                <w:bCs/>
              </w:rPr>
              <w:t>4</w:t>
            </w:r>
            <w:r w:rsidRPr="00FB3896">
              <w:rPr>
                <w:b/>
                <w:bCs/>
              </w:rPr>
              <w:t xml:space="preserve">: </w:t>
            </w:r>
            <w:r w:rsidRPr="00CA3C8B">
              <w:rPr>
                <w:rFonts w:cstheme="minorHAnsi"/>
                <w:iCs/>
                <w:szCs w:val="24"/>
              </w:rPr>
              <w:t>syste</w:t>
            </w:r>
            <w:r>
              <w:rPr>
                <w:rFonts w:cstheme="minorHAnsi"/>
                <w:iCs/>
                <w:szCs w:val="24"/>
              </w:rPr>
              <w:t>m will add this content and display it in the view table.</w:t>
            </w:r>
          </w:p>
        </w:tc>
      </w:tr>
      <w:tr w:rsidR="007837A3" w14:paraId="7033BDC9" w14:textId="77777777" w:rsidTr="00C81F9B">
        <w:trPr>
          <w:trHeight w:val="284"/>
          <w:jc w:val="center"/>
        </w:trPr>
        <w:tc>
          <w:tcPr>
            <w:tcW w:w="2880" w:type="dxa"/>
            <w:shd w:val="clear" w:color="auto" w:fill="E6E7E8"/>
          </w:tcPr>
          <w:p w14:paraId="411284E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9" w:type="dxa"/>
            <w:gridSpan w:val="2"/>
            <w:shd w:val="clear" w:color="auto" w:fill="FFFFFF"/>
          </w:tcPr>
          <w:p w14:paraId="7E8284F6" w14:textId="77777777" w:rsidR="007837A3" w:rsidRDefault="007837A3" w:rsidP="00C81F9B">
            <w:pPr>
              <w:jc w:val="both"/>
              <w:rPr>
                <w:rFonts w:eastAsia="Calibri"/>
              </w:rPr>
            </w:pPr>
            <w:r>
              <w:rPr>
                <w:rFonts w:eastAsia="Calibri"/>
              </w:rPr>
              <w:t>User will be able to repeat this operation to add needed content.</w:t>
            </w:r>
          </w:p>
        </w:tc>
      </w:tr>
      <w:tr w:rsidR="007837A3" w14:paraId="1DD6F7AF" w14:textId="77777777" w:rsidTr="00C81F9B">
        <w:trPr>
          <w:trHeight w:val="368"/>
          <w:jc w:val="center"/>
        </w:trPr>
        <w:tc>
          <w:tcPr>
            <w:tcW w:w="2880" w:type="dxa"/>
            <w:shd w:val="clear" w:color="auto" w:fill="E6E7E8"/>
          </w:tcPr>
          <w:p w14:paraId="0C04C1E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9" w:type="dxa"/>
            <w:gridSpan w:val="2"/>
          </w:tcPr>
          <w:p w14:paraId="2D908F52" w14:textId="77777777" w:rsidR="007837A3" w:rsidRPr="005E73C3" w:rsidRDefault="007837A3" w:rsidP="00C81F9B">
            <w:pPr>
              <w:pStyle w:val="ListParagraph"/>
              <w:numPr>
                <w:ilvl w:val="0"/>
                <w:numId w:val="11"/>
              </w:numPr>
              <w:bidi w:val="0"/>
              <w:spacing w:line="240" w:lineRule="auto"/>
              <w:rPr>
                <w:rFonts w:eastAsia="Calibri"/>
              </w:rPr>
            </w:pPr>
            <w:r w:rsidRPr="0080237E">
              <w:rPr>
                <w:rFonts w:ascii="Calibri" w:eastAsiaTheme="minorEastAsia" w:hAnsi="Calibri" w:cstheme="minorHAnsi"/>
                <w:iCs/>
                <w:color w:val="4D5154" w:themeColor="text1" w:themeTint="BF"/>
                <w:sz w:val="24"/>
                <w:szCs w:val="24"/>
              </w:rPr>
              <w:t xml:space="preserve">All added content will be displayed in the </w:t>
            </w:r>
            <w:r>
              <w:rPr>
                <w:rFonts w:ascii="Calibri" w:eastAsiaTheme="minorEastAsia" w:hAnsi="Calibri" w:cstheme="minorHAnsi"/>
                <w:iCs/>
                <w:color w:val="4D5154" w:themeColor="text1" w:themeTint="BF"/>
                <w:sz w:val="24"/>
                <w:szCs w:val="24"/>
              </w:rPr>
              <w:t>view</w:t>
            </w:r>
            <w:r w:rsidRPr="0080237E">
              <w:rPr>
                <w:rFonts w:ascii="Calibri" w:eastAsiaTheme="minorEastAsia" w:hAnsi="Calibri" w:cstheme="minorHAnsi"/>
                <w:iCs/>
                <w:color w:val="4D5154" w:themeColor="text1" w:themeTint="BF"/>
                <w:sz w:val="24"/>
                <w:szCs w:val="24"/>
              </w:rPr>
              <w:t xml:space="preserve"> table and text area in the same sequence</w:t>
            </w:r>
            <w:r>
              <w:rPr>
                <w:rFonts w:ascii="Calibri" w:eastAsiaTheme="minorEastAsia" w:hAnsi="Calibri" w:cstheme="minorHAnsi"/>
                <w:iCs/>
                <w:color w:val="4D5154" w:themeColor="text1" w:themeTint="BF"/>
                <w:sz w:val="24"/>
                <w:szCs w:val="24"/>
              </w:rPr>
              <w:t xml:space="preserve"> of adding.</w:t>
            </w:r>
          </w:p>
        </w:tc>
      </w:tr>
      <w:tr w:rsidR="007837A3" w14:paraId="55A41100" w14:textId="77777777" w:rsidTr="00C81F9B">
        <w:trPr>
          <w:trHeight w:val="426"/>
          <w:jc w:val="center"/>
        </w:trPr>
        <w:tc>
          <w:tcPr>
            <w:tcW w:w="2880" w:type="dxa"/>
            <w:shd w:val="clear" w:color="auto" w:fill="E6E7E8"/>
          </w:tcPr>
          <w:p w14:paraId="5AE8C592" w14:textId="77777777" w:rsidR="007837A3" w:rsidRPr="005E73C3" w:rsidRDefault="007837A3" w:rsidP="00C81F9B">
            <w:pPr>
              <w:pStyle w:val="ListParagraph"/>
              <w:bidi w:val="0"/>
              <w:spacing w:line="240" w:lineRule="auto"/>
              <w:ind w:left="360"/>
              <w:rPr>
                <w:rFonts w:ascii="Calibri" w:eastAsiaTheme="minorEastAsia" w:hAnsi="Calibri" w:cstheme="minorHAnsi"/>
                <w:b/>
                <w:bCs/>
                <w:iCs/>
                <w:color w:val="4D5154" w:themeColor="text1" w:themeTint="BF"/>
                <w:sz w:val="24"/>
                <w:szCs w:val="24"/>
              </w:rPr>
            </w:pPr>
            <w:r w:rsidRPr="005E73C3">
              <w:rPr>
                <w:rFonts w:ascii="Calibri" w:eastAsiaTheme="minorEastAsia" w:hAnsi="Calibri" w:cstheme="minorHAnsi"/>
                <w:b/>
                <w:bCs/>
                <w:iCs/>
                <w:color w:val="4D5154" w:themeColor="text1" w:themeTint="BF"/>
                <w:sz w:val="24"/>
                <w:szCs w:val="24"/>
              </w:rPr>
              <w:t>Business Rule:</w:t>
            </w:r>
          </w:p>
        </w:tc>
        <w:tc>
          <w:tcPr>
            <w:tcW w:w="6299" w:type="dxa"/>
            <w:gridSpan w:val="2"/>
          </w:tcPr>
          <w:p w14:paraId="2EF05971" w14:textId="77777777" w:rsidR="007837A3" w:rsidRPr="0080237E"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80237E">
              <w:rPr>
                <w:rFonts w:ascii="Calibri" w:eastAsiaTheme="minorEastAsia" w:hAnsi="Calibri" w:cstheme="minorHAnsi"/>
                <w:iCs/>
                <w:color w:val="4D5154" w:themeColor="text1" w:themeTint="BF"/>
                <w:sz w:val="24"/>
                <w:szCs w:val="24"/>
              </w:rPr>
              <w:t xml:space="preserve">Selected variable must be one of the list that mentioned in the analytical </w:t>
            </w:r>
            <w:hyperlink w:anchor="_Mail_Content_Management" w:history="1">
              <w:r w:rsidRPr="007A1083">
                <w:rPr>
                  <w:rStyle w:val="Hyperlink"/>
                  <w:rFonts w:ascii="Calibri" w:eastAsiaTheme="minorEastAsia" w:hAnsi="Calibri"/>
                  <w:sz w:val="24"/>
                </w:rPr>
                <w:t>section</w:t>
              </w:r>
            </w:hyperlink>
            <w:r w:rsidRPr="0080237E">
              <w:rPr>
                <w:rFonts w:ascii="Calibri" w:eastAsiaTheme="minorEastAsia" w:hAnsi="Calibri" w:cstheme="minorHAnsi"/>
                <w:iCs/>
                <w:color w:val="4D5154" w:themeColor="text1" w:themeTint="BF"/>
                <w:sz w:val="24"/>
                <w:szCs w:val="24"/>
              </w:rPr>
              <w:t>.</w:t>
            </w:r>
          </w:p>
        </w:tc>
      </w:tr>
    </w:tbl>
    <w:p w14:paraId="122D1BBF" w14:textId="77777777" w:rsidR="007837A3" w:rsidRDefault="007837A3" w:rsidP="007837A3">
      <w:pPr>
        <w:rPr>
          <w:lang w:bidi="ar-SY"/>
        </w:rPr>
      </w:pPr>
    </w:p>
    <w:p w14:paraId="678E33B1" w14:textId="77777777" w:rsidR="007837A3" w:rsidRPr="00F91EF5" w:rsidRDefault="007837A3" w:rsidP="007837A3">
      <w:pPr>
        <w:pStyle w:val="Heading7"/>
        <w:numPr>
          <w:ilvl w:val="1"/>
          <w:numId w:val="13"/>
        </w:numPr>
        <w:rPr>
          <w:rFonts w:ascii="Calibri" w:hAnsi="Calibri" w:cs="Calibri"/>
          <w:b/>
          <w:bCs/>
          <w:i w:val="0"/>
          <w:iCs w:val="0"/>
          <w:color w:val="4D5154" w:themeColor="text1" w:themeTint="BF"/>
        </w:rPr>
      </w:pPr>
      <w:r w:rsidRPr="00F91EF5">
        <w:rPr>
          <w:rFonts w:ascii="Calibri" w:hAnsi="Calibri" w:cs="Calibri"/>
          <w:b/>
          <w:bCs/>
          <w:i w:val="0"/>
          <w:iCs w:val="0"/>
          <w:color w:val="4D5154" w:themeColor="text1" w:themeTint="BF"/>
        </w:rPr>
        <w:t>Edit Content Use Case</w:t>
      </w:r>
    </w:p>
    <w:p w14:paraId="55620E2D" w14:textId="77777777" w:rsidR="007837A3" w:rsidRPr="00393F0A" w:rsidRDefault="007837A3" w:rsidP="007837A3">
      <w:pPr>
        <w:rPr>
          <w:lang w:bidi="ar-SY"/>
        </w:rPr>
      </w:pPr>
    </w:p>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53"/>
        <w:gridCol w:w="3146"/>
      </w:tblGrid>
      <w:tr w:rsidR="007837A3" w14:paraId="66A618F1" w14:textId="77777777" w:rsidTr="00C81F9B">
        <w:trPr>
          <w:trHeight w:val="329"/>
          <w:jc w:val="center"/>
        </w:trPr>
        <w:tc>
          <w:tcPr>
            <w:tcW w:w="2880" w:type="dxa"/>
            <w:shd w:val="clear" w:color="auto" w:fill="E6E7E8"/>
          </w:tcPr>
          <w:p w14:paraId="2DC6BE5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9" w:type="dxa"/>
            <w:gridSpan w:val="2"/>
            <w:shd w:val="clear" w:color="auto" w:fill="FFFFFF"/>
          </w:tcPr>
          <w:p w14:paraId="3C821D2D" w14:textId="77777777" w:rsidR="007837A3" w:rsidRPr="000123FE" w:rsidRDefault="007837A3" w:rsidP="00C81F9B">
            <w:pPr>
              <w:jc w:val="center"/>
              <w:rPr>
                <w:rFonts w:eastAsia="Calibri" w:cs="Calibri"/>
                <w:b/>
                <w:color w:val="4D5154"/>
                <w:sz w:val="22"/>
              </w:rPr>
            </w:pPr>
            <w:r w:rsidRPr="005E4878">
              <w:rPr>
                <w:rFonts w:eastAsia="Calibri" w:cs="Calibri"/>
                <w:b/>
                <w:color w:val="4D5154"/>
                <w:szCs w:val="24"/>
              </w:rPr>
              <w:t>2</w:t>
            </w:r>
          </w:p>
        </w:tc>
      </w:tr>
      <w:tr w:rsidR="007837A3" w14:paraId="511EEB3C" w14:textId="77777777" w:rsidTr="00C81F9B">
        <w:trPr>
          <w:trHeight w:val="284"/>
          <w:jc w:val="center"/>
        </w:trPr>
        <w:tc>
          <w:tcPr>
            <w:tcW w:w="2880" w:type="dxa"/>
            <w:shd w:val="clear" w:color="auto" w:fill="E6E7E8"/>
          </w:tcPr>
          <w:p w14:paraId="0D17CE5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9" w:type="dxa"/>
            <w:gridSpan w:val="2"/>
            <w:shd w:val="clear" w:color="auto" w:fill="E6E7E8"/>
          </w:tcPr>
          <w:p w14:paraId="65538B96" w14:textId="77777777" w:rsidR="007837A3" w:rsidRPr="000123FE" w:rsidRDefault="007837A3" w:rsidP="00C81F9B">
            <w:pPr>
              <w:jc w:val="center"/>
              <w:rPr>
                <w:rFonts w:eastAsia="Calibri"/>
              </w:rPr>
            </w:pPr>
            <w:r>
              <w:rPr>
                <w:rFonts w:cstheme="minorHAnsi"/>
                <w:iCs/>
                <w:szCs w:val="24"/>
              </w:rPr>
              <w:t>Edit Content</w:t>
            </w:r>
          </w:p>
        </w:tc>
      </w:tr>
      <w:tr w:rsidR="007837A3" w14:paraId="4808B4F1" w14:textId="77777777" w:rsidTr="00C81F9B">
        <w:trPr>
          <w:trHeight w:val="284"/>
          <w:jc w:val="center"/>
        </w:trPr>
        <w:tc>
          <w:tcPr>
            <w:tcW w:w="2880" w:type="dxa"/>
            <w:shd w:val="clear" w:color="auto" w:fill="E6E7E8"/>
          </w:tcPr>
          <w:p w14:paraId="2A332C4C"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9" w:type="dxa"/>
            <w:gridSpan w:val="2"/>
            <w:shd w:val="clear" w:color="auto" w:fill="FFFFFF"/>
          </w:tcPr>
          <w:p w14:paraId="08372EBD"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098F2CD2" w14:textId="77777777" w:rsidTr="00C81F9B">
        <w:trPr>
          <w:trHeight w:val="284"/>
          <w:jc w:val="center"/>
        </w:trPr>
        <w:tc>
          <w:tcPr>
            <w:tcW w:w="2880" w:type="dxa"/>
            <w:shd w:val="clear" w:color="auto" w:fill="E6E7E8"/>
          </w:tcPr>
          <w:p w14:paraId="111268CE"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9" w:type="dxa"/>
            <w:gridSpan w:val="2"/>
            <w:shd w:val="clear" w:color="auto" w:fill="FFFFFF"/>
          </w:tcPr>
          <w:p w14:paraId="0A4B65DB" w14:textId="77777777" w:rsidR="007837A3" w:rsidRPr="000123FE" w:rsidRDefault="007837A3" w:rsidP="00C81F9B">
            <w:pPr>
              <w:jc w:val="both"/>
              <w:rPr>
                <w:rFonts w:eastAsia="Calibri"/>
              </w:rPr>
            </w:pPr>
            <w:r w:rsidRPr="000123FE">
              <w:rPr>
                <w:rFonts w:eastAsia="Calibri"/>
              </w:rPr>
              <w:t xml:space="preserve">This use case represents </w:t>
            </w:r>
            <w:r>
              <w:rPr>
                <w:rFonts w:eastAsia="Calibri"/>
              </w:rPr>
              <w:t xml:space="preserve">editing content of a new mail template or existed </w:t>
            </w:r>
            <w:r w:rsidRPr="00CD0A26">
              <w:rPr>
                <w:rFonts w:eastAsia="Calibri"/>
                <w:b/>
                <w:bCs/>
              </w:rPr>
              <w:t>unused</w:t>
            </w:r>
            <w:r>
              <w:rPr>
                <w:rFonts w:eastAsia="Calibri"/>
              </w:rPr>
              <w:t xml:space="preserve"> one. </w:t>
            </w:r>
          </w:p>
        </w:tc>
      </w:tr>
      <w:tr w:rsidR="007837A3" w14:paraId="47F0C8D6" w14:textId="77777777" w:rsidTr="00C81F9B">
        <w:trPr>
          <w:trHeight w:val="284"/>
          <w:jc w:val="center"/>
        </w:trPr>
        <w:tc>
          <w:tcPr>
            <w:tcW w:w="2880" w:type="dxa"/>
            <w:shd w:val="clear" w:color="auto" w:fill="E6E7E8"/>
          </w:tcPr>
          <w:p w14:paraId="54B738D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9" w:type="dxa"/>
            <w:gridSpan w:val="2"/>
            <w:shd w:val="clear" w:color="auto" w:fill="FFFFFF"/>
          </w:tcPr>
          <w:p w14:paraId="140CBE64" w14:textId="77777777" w:rsidR="007837A3" w:rsidRPr="000123FE" w:rsidRDefault="007837A3" w:rsidP="00C81F9B">
            <w:pPr>
              <w:jc w:val="both"/>
              <w:rPr>
                <w:color w:val="282660"/>
                <w:sz w:val="28"/>
                <w:szCs w:val="28"/>
              </w:rPr>
            </w:pPr>
            <w:r w:rsidRPr="000123FE">
              <w:rPr>
                <w:rFonts w:eastAsia="Calibri"/>
              </w:rPr>
              <w:t xml:space="preserve">User want to </w:t>
            </w:r>
            <w:r>
              <w:rPr>
                <w:rFonts w:eastAsia="Calibri"/>
              </w:rPr>
              <w:t>edit content (subject or body) of a new mail template or when  editing the content of an  unused one.</w:t>
            </w:r>
          </w:p>
        </w:tc>
      </w:tr>
      <w:tr w:rsidR="007837A3" w14:paraId="39572D79" w14:textId="77777777" w:rsidTr="00C81F9B">
        <w:trPr>
          <w:trHeight w:val="284"/>
          <w:jc w:val="center"/>
        </w:trPr>
        <w:tc>
          <w:tcPr>
            <w:tcW w:w="2880" w:type="dxa"/>
            <w:shd w:val="clear" w:color="auto" w:fill="E6E7E8"/>
          </w:tcPr>
          <w:p w14:paraId="7B5590A8"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9" w:type="dxa"/>
            <w:gridSpan w:val="2"/>
            <w:shd w:val="clear" w:color="auto" w:fill="FFFFFF"/>
          </w:tcPr>
          <w:p w14:paraId="1C9B71D9" w14:textId="77777777" w:rsidR="007837A3" w:rsidRPr="00423EE4" w:rsidRDefault="007837A3" w:rsidP="00C81F9B">
            <w:pPr>
              <w:pStyle w:val="ListParagraph"/>
              <w:numPr>
                <w:ilvl w:val="0"/>
                <w:numId w:val="11"/>
              </w:numPr>
              <w:bidi w:val="0"/>
              <w:spacing w:line="256" w:lineRule="auto"/>
              <w:rPr>
                <w:rFonts w:ascii="Calibri" w:eastAsiaTheme="minorEastAsia" w:hAnsi="Calibri" w:cstheme="minorHAnsi"/>
                <w:iCs/>
                <w:sz w:val="24"/>
                <w:szCs w:val="24"/>
              </w:rPr>
            </w:pPr>
            <w:r w:rsidRPr="00423EE4">
              <w:rPr>
                <w:rFonts w:ascii="Calibri" w:eastAsiaTheme="minorEastAsia" w:hAnsi="Calibri" w:cstheme="minorHAnsi"/>
                <w:iCs/>
                <w:color w:val="4D5154" w:themeColor="text1" w:themeTint="BF"/>
                <w:sz w:val="24"/>
                <w:szCs w:val="24"/>
              </w:rPr>
              <w:t>User has to have a permission.</w:t>
            </w:r>
          </w:p>
          <w:p w14:paraId="126B4C34" w14:textId="77777777" w:rsidR="007837A3" w:rsidRPr="00423EE4" w:rsidRDefault="007837A3" w:rsidP="00C81F9B">
            <w:pPr>
              <w:pStyle w:val="ListParagraph"/>
              <w:numPr>
                <w:ilvl w:val="0"/>
                <w:numId w:val="11"/>
              </w:numPr>
              <w:bidi w:val="0"/>
              <w:spacing w:line="256" w:lineRule="auto"/>
              <w:rPr>
                <w:rFonts w:ascii="Calibri" w:eastAsiaTheme="minorEastAsia" w:hAnsi="Calibri" w:cstheme="minorHAnsi"/>
                <w:iCs/>
                <w:sz w:val="24"/>
                <w:szCs w:val="24"/>
              </w:rPr>
            </w:pPr>
            <w:r w:rsidRPr="00423EE4">
              <w:rPr>
                <w:rFonts w:ascii="Calibri" w:eastAsiaTheme="minorEastAsia" w:hAnsi="Calibri" w:cstheme="minorHAnsi"/>
                <w:iCs/>
                <w:color w:val="4D5154" w:themeColor="text1" w:themeTint="BF"/>
                <w:sz w:val="24"/>
                <w:szCs w:val="24"/>
              </w:rPr>
              <w:t>Edited template must be unused in TLIS.</w:t>
            </w:r>
          </w:p>
        </w:tc>
      </w:tr>
      <w:tr w:rsidR="007837A3" w14:paraId="6DF81324" w14:textId="77777777" w:rsidTr="00C81F9B">
        <w:trPr>
          <w:trHeight w:val="284"/>
          <w:jc w:val="center"/>
        </w:trPr>
        <w:tc>
          <w:tcPr>
            <w:tcW w:w="2880" w:type="dxa"/>
            <w:shd w:val="clear" w:color="auto" w:fill="E6E7E8"/>
          </w:tcPr>
          <w:p w14:paraId="607858D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9" w:type="dxa"/>
            <w:gridSpan w:val="2"/>
            <w:shd w:val="clear" w:color="auto" w:fill="FFFFFF"/>
          </w:tcPr>
          <w:p w14:paraId="03F520CD" w14:textId="77777777" w:rsidR="007837A3" w:rsidRPr="000123FE" w:rsidRDefault="007837A3" w:rsidP="00C81F9B">
            <w:pPr>
              <w:jc w:val="center"/>
              <w:rPr>
                <w:rFonts w:eastAsia="Calibri"/>
              </w:rPr>
            </w:pPr>
            <w:r w:rsidRPr="000123FE">
              <w:rPr>
                <w:rFonts w:eastAsia="Calibri"/>
              </w:rPr>
              <w:t>-</w:t>
            </w:r>
          </w:p>
        </w:tc>
      </w:tr>
      <w:tr w:rsidR="007837A3" w14:paraId="3F48228E" w14:textId="77777777" w:rsidTr="00C81F9B">
        <w:trPr>
          <w:trHeight w:val="284"/>
          <w:jc w:val="center"/>
        </w:trPr>
        <w:tc>
          <w:tcPr>
            <w:tcW w:w="2880" w:type="dxa"/>
            <w:shd w:val="clear" w:color="auto" w:fill="E6E7E8"/>
          </w:tcPr>
          <w:p w14:paraId="61032E88"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9" w:type="dxa"/>
            <w:gridSpan w:val="2"/>
            <w:shd w:val="clear" w:color="auto" w:fill="FFFFFF"/>
          </w:tcPr>
          <w:p w14:paraId="521D0B52" w14:textId="77777777" w:rsidR="007837A3" w:rsidRPr="000123FE" w:rsidRDefault="007837A3" w:rsidP="00C81F9B">
            <w:pPr>
              <w:rPr>
                <w:rFonts w:eastAsia="Calibri"/>
              </w:rPr>
            </w:pPr>
            <w:r w:rsidRPr="000123FE">
              <w:rPr>
                <w:rFonts w:eastAsia="Calibri"/>
              </w:rPr>
              <w:t>Admin, Permitted User</w:t>
            </w:r>
          </w:p>
        </w:tc>
      </w:tr>
      <w:tr w:rsidR="007837A3" w14:paraId="010A608C" w14:textId="77777777" w:rsidTr="00C81F9B">
        <w:trPr>
          <w:trHeight w:val="284"/>
          <w:jc w:val="center"/>
        </w:trPr>
        <w:tc>
          <w:tcPr>
            <w:tcW w:w="2880" w:type="dxa"/>
            <w:shd w:val="clear" w:color="auto" w:fill="E6E7E8"/>
          </w:tcPr>
          <w:p w14:paraId="4D626C4A"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9" w:type="dxa"/>
            <w:gridSpan w:val="2"/>
            <w:shd w:val="clear" w:color="auto" w:fill="FFFFFF"/>
          </w:tcPr>
          <w:p w14:paraId="53E13064" w14:textId="77777777" w:rsidR="007837A3" w:rsidRPr="000123FE" w:rsidRDefault="007837A3" w:rsidP="00C81F9B">
            <w:pPr>
              <w:rPr>
                <w:rFonts w:eastAsia="Calibri"/>
              </w:rPr>
            </w:pPr>
            <w:r w:rsidRPr="000123FE">
              <w:rPr>
                <w:rFonts w:eastAsia="Calibri"/>
              </w:rPr>
              <w:t>High</w:t>
            </w:r>
          </w:p>
        </w:tc>
      </w:tr>
      <w:tr w:rsidR="007837A3" w14:paraId="2090C37E" w14:textId="77777777" w:rsidTr="00C81F9B">
        <w:trPr>
          <w:trHeight w:val="284"/>
          <w:jc w:val="center"/>
        </w:trPr>
        <w:tc>
          <w:tcPr>
            <w:tcW w:w="2880" w:type="dxa"/>
            <w:vMerge w:val="restart"/>
            <w:shd w:val="clear" w:color="auto" w:fill="E6E7E8"/>
          </w:tcPr>
          <w:p w14:paraId="062683C6"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0E99FD27" w14:textId="77777777" w:rsidR="007837A3" w:rsidRPr="00E16AD2" w:rsidRDefault="007837A3" w:rsidP="00C81F9B">
            <w:pPr>
              <w:spacing w:line="240" w:lineRule="auto"/>
              <w:jc w:val="center"/>
              <w:rPr>
                <w:rFonts w:cstheme="minorHAnsi"/>
                <w:b/>
                <w:bCs/>
                <w:szCs w:val="24"/>
              </w:rPr>
            </w:pPr>
          </w:p>
        </w:tc>
        <w:tc>
          <w:tcPr>
            <w:tcW w:w="3153" w:type="dxa"/>
            <w:shd w:val="clear" w:color="auto" w:fill="E6E7E8"/>
          </w:tcPr>
          <w:p w14:paraId="44918550" w14:textId="77777777" w:rsidR="007837A3" w:rsidRDefault="007837A3" w:rsidP="00C81F9B">
            <w:pPr>
              <w:jc w:val="center"/>
            </w:pPr>
            <w:r>
              <w:rPr>
                <w:b/>
              </w:rPr>
              <w:t>Actor Action</w:t>
            </w:r>
          </w:p>
        </w:tc>
        <w:tc>
          <w:tcPr>
            <w:tcW w:w="3146" w:type="dxa"/>
            <w:shd w:val="clear" w:color="auto" w:fill="E6E7E8"/>
          </w:tcPr>
          <w:p w14:paraId="1DB414DA" w14:textId="77777777" w:rsidR="007837A3" w:rsidRPr="00A05ED3" w:rsidRDefault="007837A3" w:rsidP="00C81F9B">
            <w:pPr>
              <w:jc w:val="center"/>
              <w:rPr>
                <w:b/>
                <w:bCs/>
              </w:rPr>
            </w:pPr>
            <w:r w:rsidRPr="00A05ED3">
              <w:rPr>
                <w:b/>
                <w:bCs/>
              </w:rPr>
              <w:t>System Response</w:t>
            </w:r>
          </w:p>
        </w:tc>
      </w:tr>
      <w:tr w:rsidR="007837A3" w14:paraId="35C3313D" w14:textId="77777777" w:rsidTr="00C81F9B">
        <w:trPr>
          <w:trHeight w:val="1232"/>
          <w:jc w:val="center"/>
        </w:trPr>
        <w:tc>
          <w:tcPr>
            <w:tcW w:w="2880" w:type="dxa"/>
            <w:vMerge/>
            <w:shd w:val="clear" w:color="auto" w:fill="E6E7E8"/>
          </w:tcPr>
          <w:p w14:paraId="6CA87982" w14:textId="77777777" w:rsidR="007837A3" w:rsidRDefault="007837A3" w:rsidP="00C81F9B">
            <w:pPr>
              <w:widowControl w:val="0"/>
              <w:pBdr>
                <w:top w:val="nil"/>
                <w:left w:val="nil"/>
                <w:bottom w:val="nil"/>
                <w:right w:val="nil"/>
                <w:between w:val="nil"/>
              </w:pBdr>
            </w:pPr>
          </w:p>
        </w:tc>
        <w:tc>
          <w:tcPr>
            <w:tcW w:w="3153" w:type="dxa"/>
            <w:shd w:val="clear" w:color="auto" w:fill="FFFFFF"/>
          </w:tcPr>
          <w:p w14:paraId="164A6E09" w14:textId="77777777" w:rsidR="007837A3" w:rsidRDefault="007837A3" w:rsidP="00C81F9B">
            <w:pPr>
              <w:rPr>
                <w:rFonts w:eastAsia="Calibri"/>
              </w:rPr>
            </w:pPr>
            <w:r>
              <w:rPr>
                <w:b/>
              </w:rPr>
              <w:t>Step 1</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will click on edit button;</w:t>
            </w:r>
          </w:p>
          <w:p w14:paraId="406C01D9" w14:textId="77777777" w:rsidR="007837A3" w:rsidRDefault="007837A3" w:rsidP="00C81F9B">
            <w:pPr>
              <w:rPr>
                <w:rFonts w:eastAsia="Calibri"/>
              </w:rPr>
            </w:pPr>
          </w:p>
          <w:p w14:paraId="0A8FAC9D" w14:textId="77777777" w:rsidR="007837A3" w:rsidRDefault="007837A3" w:rsidP="00C81F9B">
            <w:pPr>
              <w:rPr>
                <w:rFonts w:eastAsia="Calibri"/>
              </w:rPr>
            </w:pPr>
          </w:p>
          <w:p w14:paraId="44DDC127" w14:textId="77777777" w:rsidR="007837A3" w:rsidRDefault="007837A3" w:rsidP="00C81F9B">
            <w:pPr>
              <w:rPr>
                <w:rFonts w:eastAsia="Calibri"/>
              </w:rPr>
            </w:pPr>
          </w:p>
          <w:p w14:paraId="0A47BEE7" w14:textId="77777777" w:rsidR="007837A3" w:rsidRDefault="007837A3" w:rsidP="00C81F9B">
            <w:pPr>
              <w:rPr>
                <w:rFonts w:eastAsia="Calibri"/>
                <w:b/>
                <w:bCs/>
              </w:rPr>
            </w:pPr>
          </w:p>
          <w:p w14:paraId="7D734D33" w14:textId="77777777" w:rsidR="007837A3" w:rsidRDefault="007837A3" w:rsidP="00C81F9B">
            <w:pPr>
              <w:rPr>
                <w:rFonts w:eastAsia="Calibri"/>
              </w:rPr>
            </w:pPr>
            <w:r w:rsidRPr="000667E2">
              <w:rPr>
                <w:rFonts w:eastAsia="Calibri"/>
                <w:b/>
                <w:bCs/>
              </w:rPr>
              <w:t>Step3:</w:t>
            </w:r>
            <w:r>
              <w:rPr>
                <w:rFonts w:eastAsia="Calibri"/>
              </w:rPr>
              <w:t xml:space="preserve"> user will be able to edit the type of the content or its value;</w:t>
            </w:r>
          </w:p>
          <w:p w14:paraId="4B65A0F4" w14:textId="77777777" w:rsidR="007837A3" w:rsidRDefault="007837A3" w:rsidP="00C81F9B">
            <w:pPr>
              <w:rPr>
                <w:rFonts w:eastAsia="Calibri"/>
              </w:rPr>
            </w:pPr>
          </w:p>
          <w:p w14:paraId="14DC7B32" w14:textId="77777777" w:rsidR="007837A3" w:rsidRDefault="007837A3" w:rsidP="00C81F9B">
            <w:pPr>
              <w:rPr>
                <w:rFonts w:eastAsia="Calibri"/>
              </w:rPr>
            </w:pPr>
            <w:r w:rsidRPr="00AB1C68">
              <w:rPr>
                <w:rFonts w:eastAsia="Calibri"/>
                <w:b/>
                <w:bCs/>
              </w:rPr>
              <w:t>Step4:</w:t>
            </w:r>
            <w:r>
              <w:rPr>
                <w:rFonts w:eastAsia="Calibri"/>
              </w:rPr>
              <w:t xml:space="preserve"> user click on “save” button to save new values </w:t>
            </w:r>
            <w:r w:rsidRPr="00AB1C68">
              <w:rPr>
                <w:rFonts w:eastAsia="Calibri"/>
                <w:u w:val="single"/>
              </w:rPr>
              <w:t>or</w:t>
            </w:r>
            <w:r>
              <w:rPr>
                <w:rFonts w:eastAsia="Calibri"/>
                <w:u w:val="single"/>
              </w:rPr>
              <w:t xml:space="preserve"> </w:t>
            </w:r>
            <w:r w:rsidRPr="00AB1C68">
              <w:rPr>
                <w:rFonts w:eastAsia="Calibri"/>
              </w:rPr>
              <w:t>click on</w:t>
            </w:r>
            <w:r>
              <w:rPr>
                <w:rFonts w:eastAsia="Calibri"/>
              </w:rPr>
              <w:t xml:space="preserve"> “cancel” button to cancel edit operation;</w:t>
            </w:r>
          </w:p>
          <w:p w14:paraId="696EFCBC" w14:textId="77777777" w:rsidR="007837A3" w:rsidRDefault="007837A3" w:rsidP="00C81F9B">
            <w:pPr>
              <w:rPr>
                <w:rFonts w:eastAsia="Calibri"/>
              </w:rPr>
            </w:pPr>
            <w:r>
              <w:rPr>
                <w:rFonts w:eastAsia="Calibri"/>
              </w:rPr>
              <w:t xml:space="preserve"> </w:t>
            </w:r>
          </w:p>
          <w:p w14:paraId="61E2B4C0" w14:textId="77777777" w:rsidR="007837A3" w:rsidRDefault="007837A3" w:rsidP="00C81F9B">
            <w:pPr>
              <w:rPr>
                <w:rFonts w:eastAsia="Calibri"/>
              </w:rPr>
            </w:pPr>
          </w:p>
          <w:p w14:paraId="513D1EA3" w14:textId="77777777" w:rsidR="007837A3" w:rsidRDefault="007837A3" w:rsidP="00C81F9B">
            <w:pPr>
              <w:rPr>
                <w:rFonts w:eastAsia="Calibri"/>
              </w:rPr>
            </w:pPr>
          </w:p>
          <w:p w14:paraId="30CD3AD8" w14:textId="77777777" w:rsidR="007837A3" w:rsidRDefault="007837A3" w:rsidP="00C81F9B">
            <w:pPr>
              <w:rPr>
                <w:rFonts w:eastAsia="Calibri"/>
              </w:rPr>
            </w:pPr>
          </w:p>
          <w:p w14:paraId="4C572BF6" w14:textId="77777777" w:rsidR="007837A3" w:rsidRPr="00CA3C8B" w:rsidRDefault="007837A3" w:rsidP="00C81F9B">
            <w:pPr>
              <w:rPr>
                <w:rFonts w:eastAsia="Calibri"/>
              </w:rPr>
            </w:pPr>
          </w:p>
        </w:tc>
        <w:tc>
          <w:tcPr>
            <w:tcW w:w="3146" w:type="dxa"/>
            <w:shd w:val="clear" w:color="auto" w:fill="FFFFFF"/>
          </w:tcPr>
          <w:p w14:paraId="473E5EBF" w14:textId="77777777" w:rsidR="007837A3" w:rsidRDefault="007837A3" w:rsidP="00C81F9B"/>
          <w:p w14:paraId="3EC5B22F" w14:textId="77777777" w:rsidR="007837A3" w:rsidRDefault="007837A3" w:rsidP="00C81F9B"/>
          <w:p w14:paraId="41518506" w14:textId="77777777" w:rsidR="007837A3" w:rsidRPr="00AB1C68" w:rsidRDefault="007837A3" w:rsidP="00C81F9B">
            <w:pPr>
              <w:rPr>
                <w:rFonts w:cstheme="minorHAnsi"/>
                <w:iCs/>
                <w:szCs w:val="24"/>
              </w:rPr>
            </w:pPr>
            <w:r w:rsidRPr="00736BA6">
              <w:rPr>
                <w:b/>
                <w:bCs/>
              </w:rPr>
              <w:t>Step 2</w:t>
            </w:r>
            <w:r w:rsidRPr="00F15C78">
              <w:rPr>
                <w:rFonts w:cstheme="minorHAnsi"/>
                <w:iCs/>
                <w:szCs w:val="24"/>
              </w:rPr>
              <w:t>:</w:t>
            </w:r>
            <w:r w:rsidRPr="00745F10">
              <w:rPr>
                <w:rFonts w:cstheme="minorHAnsi"/>
                <w:iCs/>
                <w:szCs w:val="24"/>
              </w:rPr>
              <w:t xml:space="preserve"> </w:t>
            </w:r>
            <w:r w:rsidRPr="00F43CCD">
              <w:rPr>
                <w:rFonts w:cstheme="minorHAnsi"/>
                <w:iCs/>
                <w:szCs w:val="24"/>
              </w:rPr>
              <w:t xml:space="preserve">system will </w:t>
            </w:r>
            <w:r>
              <w:rPr>
                <w:rFonts w:cstheme="minorHAnsi"/>
                <w:iCs/>
                <w:szCs w:val="24"/>
              </w:rPr>
              <w:t>display the old values of the static/variable content;</w:t>
            </w:r>
          </w:p>
          <w:p w14:paraId="6F6909C0" w14:textId="77777777" w:rsidR="007837A3" w:rsidRDefault="007837A3" w:rsidP="00C81F9B"/>
          <w:p w14:paraId="2BA7EB09" w14:textId="77777777" w:rsidR="007837A3" w:rsidRDefault="007837A3" w:rsidP="00C81F9B"/>
          <w:p w14:paraId="63F07B7A" w14:textId="77777777" w:rsidR="007837A3" w:rsidRDefault="007837A3" w:rsidP="00C81F9B"/>
          <w:p w14:paraId="1BBDF4E7" w14:textId="77777777" w:rsidR="007837A3" w:rsidRDefault="007837A3" w:rsidP="00C81F9B">
            <w:pPr>
              <w:rPr>
                <w:b/>
                <w:bCs/>
              </w:rPr>
            </w:pPr>
          </w:p>
          <w:p w14:paraId="616905E0" w14:textId="77777777" w:rsidR="007837A3" w:rsidRDefault="007837A3" w:rsidP="00C81F9B">
            <w:pPr>
              <w:rPr>
                <w:b/>
                <w:bCs/>
              </w:rPr>
            </w:pPr>
          </w:p>
          <w:p w14:paraId="151358EA" w14:textId="77777777" w:rsidR="007837A3" w:rsidRDefault="007837A3" w:rsidP="00C81F9B">
            <w:pPr>
              <w:rPr>
                <w:b/>
                <w:bCs/>
              </w:rPr>
            </w:pPr>
          </w:p>
          <w:p w14:paraId="2246CA1F" w14:textId="77777777" w:rsidR="007837A3" w:rsidRDefault="007837A3" w:rsidP="00C81F9B">
            <w:pPr>
              <w:rPr>
                <w:b/>
                <w:bCs/>
              </w:rPr>
            </w:pPr>
          </w:p>
          <w:p w14:paraId="10C4DB2F" w14:textId="77777777" w:rsidR="007837A3" w:rsidRDefault="007837A3" w:rsidP="00C81F9B">
            <w:pPr>
              <w:rPr>
                <w:b/>
                <w:bCs/>
              </w:rPr>
            </w:pPr>
          </w:p>
          <w:p w14:paraId="6B195E55" w14:textId="77777777" w:rsidR="007837A3" w:rsidRDefault="007837A3" w:rsidP="00C81F9B">
            <w:pPr>
              <w:rPr>
                <w:b/>
                <w:bCs/>
              </w:rPr>
            </w:pPr>
          </w:p>
          <w:p w14:paraId="4744CEED" w14:textId="77777777" w:rsidR="007837A3" w:rsidRPr="00B65FC3" w:rsidRDefault="007837A3" w:rsidP="00C81F9B">
            <w:pPr>
              <w:rPr>
                <w:rFonts w:cstheme="minorHAnsi"/>
                <w:iCs/>
                <w:szCs w:val="24"/>
              </w:rPr>
            </w:pPr>
            <w:r w:rsidRPr="00AB1C68">
              <w:rPr>
                <w:b/>
                <w:bCs/>
              </w:rPr>
              <w:t>Step</w:t>
            </w:r>
            <w:r>
              <w:rPr>
                <w:b/>
                <w:bCs/>
              </w:rPr>
              <w:t>5</w:t>
            </w:r>
            <w:r w:rsidRPr="00AB1C68">
              <w:rPr>
                <w:b/>
                <w:bCs/>
              </w:rPr>
              <w:t>:</w:t>
            </w:r>
            <w:r>
              <w:t xml:space="preserve"> system will save the new values </w:t>
            </w:r>
            <w:r w:rsidRPr="00552A89">
              <w:t>and it will be displayed in the data table and text area</w:t>
            </w:r>
            <w:r>
              <w:t>.</w:t>
            </w:r>
          </w:p>
        </w:tc>
      </w:tr>
      <w:tr w:rsidR="007837A3" w14:paraId="7BA577FC" w14:textId="77777777" w:rsidTr="00C81F9B">
        <w:trPr>
          <w:trHeight w:val="284"/>
          <w:jc w:val="center"/>
        </w:trPr>
        <w:tc>
          <w:tcPr>
            <w:tcW w:w="2880" w:type="dxa"/>
            <w:shd w:val="clear" w:color="auto" w:fill="E6E7E8"/>
          </w:tcPr>
          <w:p w14:paraId="1C44D48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9" w:type="dxa"/>
            <w:gridSpan w:val="2"/>
            <w:shd w:val="clear" w:color="auto" w:fill="FFFFFF"/>
          </w:tcPr>
          <w:p w14:paraId="1799A040" w14:textId="77777777" w:rsidR="007837A3" w:rsidRDefault="007837A3" w:rsidP="00C81F9B">
            <w:pPr>
              <w:rPr>
                <w:rFonts w:eastAsia="Calibri"/>
              </w:rPr>
            </w:pPr>
            <w:r>
              <w:t>System will cancel the operation if user click on “cancel”.</w:t>
            </w:r>
            <w:r>
              <w:rPr>
                <w:rFonts w:eastAsia="Calibri"/>
              </w:rPr>
              <w:t>-</w:t>
            </w:r>
          </w:p>
        </w:tc>
      </w:tr>
      <w:tr w:rsidR="007837A3" w14:paraId="72DDF4FE" w14:textId="77777777" w:rsidTr="00C81F9B">
        <w:trPr>
          <w:trHeight w:val="368"/>
          <w:jc w:val="center"/>
        </w:trPr>
        <w:tc>
          <w:tcPr>
            <w:tcW w:w="2880" w:type="dxa"/>
            <w:shd w:val="clear" w:color="auto" w:fill="E6E7E8"/>
          </w:tcPr>
          <w:p w14:paraId="15F8FC5B"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9" w:type="dxa"/>
            <w:gridSpan w:val="2"/>
          </w:tcPr>
          <w:p w14:paraId="0BF5E1A4" w14:textId="77777777" w:rsidR="007837A3" w:rsidRPr="00C03437" w:rsidRDefault="007837A3" w:rsidP="00C81F9B">
            <w:pPr>
              <w:rPr>
                <w:rFonts w:cstheme="minorHAnsi"/>
                <w:iCs/>
                <w:szCs w:val="24"/>
              </w:rPr>
            </w:pPr>
            <w:r w:rsidRPr="00C03437">
              <w:rPr>
                <w:rFonts w:cstheme="minorHAnsi"/>
                <w:iCs/>
                <w:szCs w:val="24"/>
              </w:rPr>
              <w:t>The new values wil</w:t>
            </w:r>
            <w:r>
              <w:rPr>
                <w:rFonts w:cstheme="minorHAnsi"/>
                <w:iCs/>
                <w:szCs w:val="24"/>
              </w:rPr>
              <w:t xml:space="preserve">l be displayed in the </w:t>
            </w:r>
            <w:commentRangeStart w:id="84"/>
            <w:commentRangeStart w:id="85"/>
            <w:r>
              <w:rPr>
                <w:rFonts w:cstheme="minorHAnsi"/>
                <w:iCs/>
                <w:szCs w:val="24"/>
              </w:rPr>
              <w:t>view table and text area</w:t>
            </w:r>
            <w:r w:rsidRPr="00C03437">
              <w:rPr>
                <w:rFonts w:cstheme="minorHAnsi"/>
                <w:iCs/>
                <w:szCs w:val="24"/>
              </w:rPr>
              <w:t>.</w:t>
            </w:r>
            <w:commentRangeEnd w:id="84"/>
            <w:r>
              <w:rPr>
                <w:rStyle w:val="CommentReference"/>
                <w:rFonts w:asciiTheme="minorHAnsi" w:eastAsiaTheme="minorHAnsi" w:hAnsiTheme="minorHAnsi"/>
                <w:color w:val="auto"/>
              </w:rPr>
              <w:commentReference w:id="84"/>
            </w:r>
            <w:commentRangeEnd w:id="85"/>
            <w:r>
              <w:rPr>
                <w:rStyle w:val="CommentReference"/>
                <w:rFonts w:asciiTheme="minorHAnsi" w:eastAsiaTheme="minorHAnsi" w:hAnsiTheme="minorHAnsi"/>
                <w:color w:val="auto"/>
              </w:rPr>
              <w:commentReference w:id="85"/>
            </w:r>
          </w:p>
        </w:tc>
      </w:tr>
      <w:tr w:rsidR="007837A3" w14:paraId="3A65C60D" w14:textId="77777777" w:rsidTr="00C81F9B">
        <w:trPr>
          <w:trHeight w:val="426"/>
          <w:jc w:val="center"/>
        </w:trPr>
        <w:tc>
          <w:tcPr>
            <w:tcW w:w="2880" w:type="dxa"/>
            <w:shd w:val="clear" w:color="auto" w:fill="E6E7E8"/>
          </w:tcPr>
          <w:p w14:paraId="480C98C1" w14:textId="77777777" w:rsidR="007837A3" w:rsidRPr="00E16AD2" w:rsidRDefault="007837A3" w:rsidP="00C81F9B">
            <w:pPr>
              <w:spacing w:line="240" w:lineRule="auto"/>
              <w:jc w:val="center"/>
              <w:rPr>
                <w:rFonts w:cstheme="minorHAnsi"/>
                <w:szCs w:val="24"/>
              </w:rPr>
            </w:pPr>
            <w:r w:rsidRPr="00E16AD2">
              <w:rPr>
                <w:rFonts w:cstheme="minorHAnsi"/>
                <w:b/>
                <w:bCs/>
                <w:szCs w:val="24"/>
              </w:rPr>
              <w:t>Business Rule:</w:t>
            </w:r>
          </w:p>
        </w:tc>
        <w:tc>
          <w:tcPr>
            <w:tcW w:w="6299" w:type="dxa"/>
            <w:gridSpan w:val="2"/>
          </w:tcPr>
          <w:p w14:paraId="264CEDEB" w14:textId="77777777" w:rsidR="007837A3" w:rsidRPr="00173BFC" w:rsidRDefault="007837A3" w:rsidP="00C81F9B">
            <w:pPr>
              <w:pStyle w:val="ListParagraph"/>
              <w:numPr>
                <w:ilvl w:val="0"/>
                <w:numId w:val="12"/>
              </w:numPr>
              <w:bidi w:val="0"/>
              <w:jc w:val="both"/>
              <w:rPr>
                <w:rFonts w:cstheme="minorHAnsi"/>
                <w:iCs/>
                <w:szCs w:val="24"/>
              </w:rPr>
            </w:pPr>
            <w:r w:rsidRPr="00C03437">
              <w:rPr>
                <w:rFonts w:ascii="Calibri" w:eastAsiaTheme="minorEastAsia" w:hAnsi="Calibri" w:cstheme="minorHAnsi"/>
                <w:iCs/>
                <w:color w:val="4D5154" w:themeColor="text1" w:themeTint="BF"/>
                <w:sz w:val="24"/>
                <w:szCs w:val="24"/>
              </w:rPr>
              <w:t>Selected</w:t>
            </w:r>
            <w:r w:rsidRPr="00C03437">
              <w:rPr>
                <w:rFonts w:cstheme="minorHAnsi"/>
                <w:iCs/>
                <w:szCs w:val="24"/>
              </w:rPr>
              <w:t xml:space="preserve"> </w:t>
            </w:r>
            <w:r w:rsidRPr="00C03437">
              <w:rPr>
                <w:rFonts w:ascii="Calibri" w:eastAsiaTheme="minorEastAsia" w:hAnsi="Calibri" w:cstheme="minorHAnsi"/>
                <w:iCs/>
                <w:color w:val="4D5154" w:themeColor="text1" w:themeTint="BF"/>
                <w:sz w:val="24"/>
                <w:szCs w:val="24"/>
              </w:rPr>
              <w:t xml:space="preserve">variable must be one of the list that mentioned in the analytical </w:t>
            </w:r>
            <w:hyperlink w:anchor="_Mail_Content_Management" w:history="1">
              <w:r w:rsidRPr="007A1083">
                <w:rPr>
                  <w:rStyle w:val="Hyperlink"/>
                  <w:rFonts w:ascii="Calibri" w:eastAsiaTheme="minorEastAsia" w:hAnsi="Calibri"/>
                  <w:sz w:val="24"/>
                </w:rPr>
                <w:t>section</w:t>
              </w:r>
            </w:hyperlink>
            <w:r w:rsidRPr="00C03437">
              <w:rPr>
                <w:rFonts w:ascii="Calibri" w:eastAsiaTheme="minorEastAsia" w:hAnsi="Calibri" w:cstheme="minorHAnsi"/>
                <w:iCs/>
                <w:color w:val="4D5154" w:themeColor="text1" w:themeTint="BF"/>
                <w:sz w:val="24"/>
                <w:szCs w:val="24"/>
              </w:rPr>
              <w:t>.</w:t>
            </w:r>
          </w:p>
          <w:p w14:paraId="705026FC" w14:textId="77777777" w:rsidR="007837A3" w:rsidRDefault="007837A3" w:rsidP="00C81F9B">
            <w:pPr>
              <w:pStyle w:val="ListParagraph"/>
              <w:numPr>
                <w:ilvl w:val="0"/>
                <w:numId w:val="12"/>
              </w:numPr>
              <w:bidi w:val="0"/>
              <w:jc w:val="both"/>
              <w:rPr>
                <w:rFonts w:cstheme="minorHAnsi"/>
                <w:iCs/>
                <w:szCs w:val="24"/>
              </w:rPr>
            </w:pPr>
            <w:r>
              <w:rPr>
                <w:rFonts w:ascii="Calibri" w:eastAsiaTheme="minorEastAsia" w:hAnsi="Calibri" w:cstheme="minorHAnsi"/>
                <w:iCs/>
                <w:color w:val="4D5154" w:themeColor="text1" w:themeTint="BF"/>
                <w:sz w:val="24"/>
                <w:szCs w:val="24"/>
              </w:rPr>
              <w:t>Just unused mail template could be edited.</w:t>
            </w:r>
            <w:r w:rsidRPr="00DD37C8">
              <w:rPr>
                <w:rFonts w:cstheme="minorHAnsi"/>
                <w:iCs/>
                <w:szCs w:val="24"/>
              </w:rPr>
              <w:t xml:space="preserve"> </w:t>
            </w:r>
          </w:p>
          <w:p w14:paraId="4DF490D9" w14:textId="77777777" w:rsidR="007837A3" w:rsidRPr="00552A89" w:rsidRDefault="007837A3" w:rsidP="00C81F9B">
            <w:pPr>
              <w:pStyle w:val="ListParagraph"/>
              <w:numPr>
                <w:ilvl w:val="0"/>
                <w:numId w:val="12"/>
              </w:numPr>
              <w:bidi w:val="0"/>
              <w:rPr>
                <w:rFonts w:ascii="Calibri" w:eastAsiaTheme="minorEastAsia" w:hAnsi="Calibri" w:cstheme="minorHAnsi"/>
                <w:iCs/>
                <w:color w:val="4D5154" w:themeColor="text1" w:themeTint="BF"/>
                <w:sz w:val="24"/>
                <w:szCs w:val="24"/>
              </w:rPr>
            </w:pPr>
            <w:r w:rsidRPr="00552A89">
              <w:rPr>
                <w:rFonts w:ascii="Calibri" w:eastAsiaTheme="minorEastAsia" w:hAnsi="Calibri" w:cstheme="minorHAnsi"/>
                <w:iCs/>
                <w:color w:val="4D5154" w:themeColor="text1" w:themeTint="BF"/>
                <w:sz w:val="24"/>
                <w:szCs w:val="24"/>
              </w:rPr>
              <w:t>user will not be able to edit content of mail subject or body during add</w:t>
            </w:r>
            <w:r>
              <w:rPr>
                <w:rFonts w:ascii="Calibri" w:eastAsiaTheme="minorEastAsia" w:hAnsi="Calibri" w:cstheme="minorHAnsi"/>
                <w:iCs/>
                <w:color w:val="4D5154" w:themeColor="text1" w:themeTint="BF"/>
                <w:sz w:val="24"/>
                <w:szCs w:val="24"/>
              </w:rPr>
              <w:t xml:space="preserve"> “Send Mail Action UI” in creating workflow template.</w:t>
            </w:r>
          </w:p>
        </w:tc>
      </w:tr>
    </w:tbl>
    <w:p w14:paraId="6D6BA5CE" w14:textId="77777777" w:rsidR="007837A3" w:rsidRPr="00570C7A" w:rsidRDefault="007837A3" w:rsidP="007837A3">
      <w:pPr>
        <w:rPr>
          <w:b/>
          <w:lang w:bidi="ar-SY"/>
        </w:rPr>
      </w:pPr>
    </w:p>
    <w:p w14:paraId="55C4BBCE" w14:textId="77777777" w:rsidR="007837A3" w:rsidRPr="00F91EF5" w:rsidRDefault="007837A3" w:rsidP="007837A3">
      <w:pPr>
        <w:pStyle w:val="Heading7"/>
        <w:numPr>
          <w:ilvl w:val="1"/>
          <w:numId w:val="13"/>
        </w:numPr>
        <w:rPr>
          <w:rFonts w:ascii="Calibri" w:hAnsi="Calibri" w:cs="Calibri"/>
          <w:b/>
          <w:bCs/>
          <w:i w:val="0"/>
          <w:iCs w:val="0"/>
          <w:color w:val="4D5154" w:themeColor="text1" w:themeTint="BF"/>
        </w:rPr>
      </w:pPr>
      <w:r w:rsidRPr="00F91EF5">
        <w:rPr>
          <w:rFonts w:ascii="Calibri" w:hAnsi="Calibri" w:cs="Calibri"/>
          <w:b/>
          <w:bCs/>
          <w:i w:val="0"/>
          <w:iCs w:val="0"/>
          <w:color w:val="4D5154" w:themeColor="text1" w:themeTint="BF"/>
        </w:rPr>
        <w:t>Delete Content Use Case</w:t>
      </w:r>
    </w:p>
    <w:p w14:paraId="7765C44B" w14:textId="77777777" w:rsidR="007837A3" w:rsidRPr="009246E2" w:rsidRDefault="007837A3" w:rsidP="007837A3">
      <w:pPr>
        <w:rPr>
          <w:lang w:bidi="ar-SY"/>
        </w:rPr>
      </w:pPr>
    </w:p>
    <w:tbl>
      <w:tblPr>
        <w:tblW w:w="9179"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53"/>
        <w:gridCol w:w="3146"/>
      </w:tblGrid>
      <w:tr w:rsidR="007837A3" w14:paraId="519F576F" w14:textId="77777777" w:rsidTr="00C81F9B">
        <w:trPr>
          <w:trHeight w:val="329"/>
          <w:jc w:val="center"/>
        </w:trPr>
        <w:tc>
          <w:tcPr>
            <w:tcW w:w="2880" w:type="dxa"/>
            <w:shd w:val="clear" w:color="auto" w:fill="E6E7E8"/>
          </w:tcPr>
          <w:p w14:paraId="1628781F"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ID</w:t>
            </w:r>
          </w:p>
        </w:tc>
        <w:tc>
          <w:tcPr>
            <w:tcW w:w="6299" w:type="dxa"/>
            <w:gridSpan w:val="2"/>
            <w:shd w:val="clear" w:color="auto" w:fill="FFFFFF"/>
          </w:tcPr>
          <w:p w14:paraId="2994EEF1" w14:textId="77777777" w:rsidR="007837A3" w:rsidRPr="000123FE" w:rsidRDefault="007837A3" w:rsidP="00C81F9B">
            <w:pPr>
              <w:jc w:val="center"/>
              <w:rPr>
                <w:rFonts w:eastAsia="Calibri" w:cs="Calibri"/>
                <w:b/>
                <w:color w:val="4D5154"/>
                <w:sz w:val="22"/>
              </w:rPr>
            </w:pPr>
            <w:r w:rsidRPr="005E4878">
              <w:rPr>
                <w:rFonts w:eastAsia="Calibri" w:cs="Calibri"/>
                <w:b/>
                <w:color w:val="4D5154"/>
                <w:szCs w:val="24"/>
              </w:rPr>
              <w:t>3</w:t>
            </w:r>
          </w:p>
        </w:tc>
      </w:tr>
      <w:tr w:rsidR="007837A3" w14:paraId="0ED4B325" w14:textId="77777777" w:rsidTr="00C81F9B">
        <w:trPr>
          <w:trHeight w:val="284"/>
          <w:jc w:val="center"/>
        </w:trPr>
        <w:tc>
          <w:tcPr>
            <w:tcW w:w="2880" w:type="dxa"/>
            <w:shd w:val="clear" w:color="auto" w:fill="E6E7E8"/>
          </w:tcPr>
          <w:p w14:paraId="68EA2CE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Name</w:t>
            </w:r>
          </w:p>
        </w:tc>
        <w:tc>
          <w:tcPr>
            <w:tcW w:w="6299" w:type="dxa"/>
            <w:gridSpan w:val="2"/>
            <w:shd w:val="clear" w:color="auto" w:fill="E6E7E8"/>
          </w:tcPr>
          <w:p w14:paraId="7AC9126C" w14:textId="77777777" w:rsidR="007837A3" w:rsidRPr="000123FE" w:rsidRDefault="007837A3" w:rsidP="00C81F9B">
            <w:pPr>
              <w:jc w:val="center"/>
              <w:rPr>
                <w:rFonts w:eastAsia="Calibri"/>
              </w:rPr>
            </w:pPr>
            <w:r>
              <w:rPr>
                <w:rFonts w:cstheme="minorHAnsi"/>
                <w:iCs/>
                <w:szCs w:val="24"/>
              </w:rPr>
              <w:t>Delete Content</w:t>
            </w:r>
          </w:p>
        </w:tc>
      </w:tr>
      <w:tr w:rsidR="007837A3" w14:paraId="41C073A5" w14:textId="77777777" w:rsidTr="00C81F9B">
        <w:trPr>
          <w:trHeight w:val="284"/>
          <w:jc w:val="center"/>
        </w:trPr>
        <w:tc>
          <w:tcPr>
            <w:tcW w:w="2880" w:type="dxa"/>
            <w:shd w:val="clear" w:color="auto" w:fill="E6E7E8"/>
          </w:tcPr>
          <w:p w14:paraId="10E95A4D"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Version Date</w:t>
            </w:r>
          </w:p>
        </w:tc>
        <w:tc>
          <w:tcPr>
            <w:tcW w:w="6299" w:type="dxa"/>
            <w:gridSpan w:val="2"/>
            <w:shd w:val="clear" w:color="auto" w:fill="FFFFFF"/>
          </w:tcPr>
          <w:p w14:paraId="6339F6DD" w14:textId="77777777" w:rsidR="007837A3" w:rsidRPr="000123FE" w:rsidRDefault="007837A3" w:rsidP="00C81F9B">
            <w:pPr>
              <w:jc w:val="center"/>
              <w:rPr>
                <w:rFonts w:eastAsia="Calibri"/>
              </w:rPr>
            </w:pPr>
            <w:r>
              <w:rPr>
                <w:rFonts w:eastAsia="Calibri"/>
              </w:rPr>
              <w:t>26</w:t>
            </w:r>
            <w:r w:rsidRPr="000123FE">
              <w:rPr>
                <w:rFonts w:eastAsia="Calibri"/>
              </w:rPr>
              <w:t>/</w:t>
            </w:r>
            <w:r>
              <w:rPr>
                <w:rFonts w:eastAsia="Calibri"/>
              </w:rPr>
              <w:t>12</w:t>
            </w:r>
            <w:r w:rsidRPr="000123FE">
              <w:rPr>
                <w:rFonts w:eastAsia="Calibri"/>
              </w:rPr>
              <w:t>/2021</w:t>
            </w:r>
          </w:p>
        </w:tc>
      </w:tr>
      <w:tr w:rsidR="007837A3" w14:paraId="720B5A1D" w14:textId="77777777" w:rsidTr="00C81F9B">
        <w:trPr>
          <w:trHeight w:val="284"/>
          <w:jc w:val="center"/>
        </w:trPr>
        <w:tc>
          <w:tcPr>
            <w:tcW w:w="2880" w:type="dxa"/>
            <w:shd w:val="clear" w:color="auto" w:fill="E6E7E8"/>
          </w:tcPr>
          <w:p w14:paraId="0F216859"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Brief Description:</w:t>
            </w:r>
          </w:p>
        </w:tc>
        <w:tc>
          <w:tcPr>
            <w:tcW w:w="6299" w:type="dxa"/>
            <w:gridSpan w:val="2"/>
            <w:shd w:val="clear" w:color="auto" w:fill="FFFFFF"/>
          </w:tcPr>
          <w:p w14:paraId="0FACC4EC" w14:textId="77777777" w:rsidR="007837A3" w:rsidRPr="000123FE" w:rsidRDefault="007837A3" w:rsidP="00C81F9B">
            <w:pPr>
              <w:jc w:val="both"/>
              <w:rPr>
                <w:rFonts w:eastAsia="Calibri"/>
              </w:rPr>
            </w:pPr>
            <w:r w:rsidRPr="00B43DD9">
              <w:rPr>
                <w:rFonts w:eastAsia="Calibri"/>
              </w:rPr>
              <w:t xml:space="preserve">This use case represents deleting content of a new mail template or existed </w:t>
            </w:r>
            <w:r w:rsidRPr="00CE5443">
              <w:rPr>
                <w:rFonts w:eastAsia="Calibri"/>
                <w:b/>
                <w:bCs/>
              </w:rPr>
              <w:t>unused</w:t>
            </w:r>
            <w:r>
              <w:rPr>
                <w:rFonts w:eastAsia="Calibri"/>
              </w:rPr>
              <w:t xml:space="preserve"> </w:t>
            </w:r>
            <w:r w:rsidRPr="00B43DD9">
              <w:rPr>
                <w:rFonts w:eastAsia="Calibri"/>
              </w:rPr>
              <w:t xml:space="preserve">one. </w:t>
            </w:r>
          </w:p>
        </w:tc>
      </w:tr>
      <w:tr w:rsidR="007837A3" w14:paraId="0A280E1A" w14:textId="77777777" w:rsidTr="00C81F9B">
        <w:trPr>
          <w:trHeight w:val="284"/>
          <w:jc w:val="center"/>
        </w:trPr>
        <w:tc>
          <w:tcPr>
            <w:tcW w:w="2880" w:type="dxa"/>
            <w:shd w:val="clear" w:color="auto" w:fill="E6E7E8"/>
          </w:tcPr>
          <w:p w14:paraId="388CF635"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Business [System] Trigger:</w:t>
            </w:r>
          </w:p>
        </w:tc>
        <w:tc>
          <w:tcPr>
            <w:tcW w:w="6299" w:type="dxa"/>
            <w:gridSpan w:val="2"/>
            <w:shd w:val="clear" w:color="auto" w:fill="FFFFFF"/>
          </w:tcPr>
          <w:p w14:paraId="12CE29D8" w14:textId="77777777" w:rsidR="007837A3" w:rsidRPr="000123FE" w:rsidRDefault="007837A3" w:rsidP="00C81F9B">
            <w:pPr>
              <w:jc w:val="both"/>
              <w:rPr>
                <w:color w:val="282660"/>
                <w:sz w:val="28"/>
                <w:szCs w:val="28"/>
              </w:rPr>
            </w:pPr>
            <w:r w:rsidRPr="000123FE">
              <w:rPr>
                <w:rFonts w:eastAsia="Calibri"/>
              </w:rPr>
              <w:t xml:space="preserve">User want to </w:t>
            </w:r>
            <w:r>
              <w:rPr>
                <w:rFonts w:eastAsia="Calibri"/>
              </w:rPr>
              <w:t xml:space="preserve">delete content of a new mail template or while editing </w:t>
            </w:r>
            <w:r w:rsidRPr="00CE5443">
              <w:rPr>
                <w:rFonts w:eastAsia="Calibri"/>
                <w:b/>
                <w:bCs/>
              </w:rPr>
              <w:t>unused</w:t>
            </w:r>
            <w:r>
              <w:rPr>
                <w:rFonts w:eastAsia="Calibri"/>
              </w:rPr>
              <w:t xml:space="preserve"> one.</w:t>
            </w:r>
          </w:p>
        </w:tc>
      </w:tr>
      <w:tr w:rsidR="007837A3" w14:paraId="06B43D4B" w14:textId="77777777" w:rsidTr="00C81F9B">
        <w:trPr>
          <w:trHeight w:val="284"/>
          <w:jc w:val="center"/>
        </w:trPr>
        <w:tc>
          <w:tcPr>
            <w:tcW w:w="2880" w:type="dxa"/>
            <w:shd w:val="clear" w:color="auto" w:fill="E6E7E8"/>
          </w:tcPr>
          <w:p w14:paraId="3DB1ABA0"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Preconditions:</w:t>
            </w:r>
          </w:p>
        </w:tc>
        <w:tc>
          <w:tcPr>
            <w:tcW w:w="6299" w:type="dxa"/>
            <w:gridSpan w:val="2"/>
            <w:shd w:val="clear" w:color="auto" w:fill="FFFFFF"/>
          </w:tcPr>
          <w:p w14:paraId="6411EB18" w14:textId="77777777" w:rsidR="007837A3" w:rsidRPr="009B2C85" w:rsidRDefault="007837A3" w:rsidP="00C81F9B">
            <w:pPr>
              <w:pStyle w:val="ListParagraph"/>
              <w:numPr>
                <w:ilvl w:val="0"/>
                <w:numId w:val="11"/>
              </w:numPr>
              <w:bidi w:val="0"/>
              <w:spacing w:line="256" w:lineRule="auto"/>
              <w:rPr>
                <w:rFonts w:ascii="Calibri" w:eastAsiaTheme="minorEastAsia" w:hAnsi="Calibri" w:cstheme="minorHAnsi"/>
                <w:iCs/>
                <w:sz w:val="24"/>
                <w:szCs w:val="24"/>
              </w:rPr>
            </w:pPr>
            <w:r w:rsidRPr="00423EE4">
              <w:rPr>
                <w:rFonts w:ascii="Calibri" w:eastAsiaTheme="minorEastAsia" w:hAnsi="Calibri" w:cstheme="minorHAnsi"/>
                <w:iCs/>
                <w:color w:val="4D5154" w:themeColor="text1" w:themeTint="BF"/>
                <w:sz w:val="24"/>
                <w:szCs w:val="24"/>
              </w:rPr>
              <w:t>User has to have a permission.</w:t>
            </w:r>
          </w:p>
          <w:p w14:paraId="1E74ECFC" w14:textId="77777777" w:rsidR="007837A3" w:rsidRPr="009B2C85" w:rsidRDefault="007837A3" w:rsidP="00C81F9B">
            <w:pPr>
              <w:pStyle w:val="ListParagraph"/>
              <w:numPr>
                <w:ilvl w:val="0"/>
                <w:numId w:val="11"/>
              </w:numPr>
              <w:bidi w:val="0"/>
              <w:spacing w:line="256" w:lineRule="auto"/>
              <w:rPr>
                <w:rFonts w:ascii="Calibri" w:eastAsiaTheme="minorEastAsia" w:hAnsi="Calibri" w:cstheme="minorHAnsi"/>
                <w:iCs/>
                <w:sz w:val="24"/>
                <w:szCs w:val="24"/>
              </w:rPr>
            </w:pPr>
            <w:r w:rsidRPr="009B2C85">
              <w:rPr>
                <w:rFonts w:ascii="Calibri" w:eastAsiaTheme="minorEastAsia" w:hAnsi="Calibri" w:cstheme="minorHAnsi"/>
                <w:iCs/>
                <w:color w:val="4D5154" w:themeColor="text1" w:themeTint="BF"/>
                <w:sz w:val="24"/>
                <w:szCs w:val="24"/>
              </w:rPr>
              <w:t>Edited template must be unused in TLIS.</w:t>
            </w:r>
          </w:p>
        </w:tc>
      </w:tr>
      <w:tr w:rsidR="007837A3" w14:paraId="5957D67F" w14:textId="77777777" w:rsidTr="00C81F9B">
        <w:trPr>
          <w:trHeight w:val="284"/>
          <w:jc w:val="center"/>
        </w:trPr>
        <w:tc>
          <w:tcPr>
            <w:tcW w:w="2880" w:type="dxa"/>
            <w:shd w:val="clear" w:color="auto" w:fill="E6E7E8"/>
          </w:tcPr>
          <w:p w14:paraId="4BA00D22"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Assumptions:</w:t>
            </w:r>
          </w:p>
        </w:tc>
        <w:tc>
          <w:tcPr>
            <w:tcW w:w="6299" w:type="dxa"/>
            <w:gridSpan w:val="2"/>
            <w:shd w:val="clear" w:color="auto" w:fill="FFFFFF"/>
          </w:tcPr>
          <w:p w14:paraId="5624B59B" w14:textId="77777777" w:rsidR="007837A3" w:rsidRPr="000123FE" w:rsidRDefault="007837A3" w:rsidP="00C81F9B">
            <w:pPr>
              <w:jc w:val="center"/>
              <w:rPr>
                <w:rFonts w:eastAsia="Calibri"/>
              </w:rPr>
            </w:pPr>
            <w:r w:rsidRPr="000123FE">
              <w:rPr>
                <w:rFonts w:eastAsia="Calibri"/>
              </w:rPr>
              <w:t>-</w:t>
            </w:r>
          </w:p>
        </w:tc>
      </w:tr>
      <w:tr w:rsidR="007837A3" w14:paraId="6519B8FD" w14:textId="77777777" w:rsidTr="00C81F9B">
        <w:trPr>
          <w:trHeight w:val="284"/>
          <w:jc w:val="center"/>
        </w:trPr>
        <w:tc>
          <w:tcPr>
            <w:tcW w:w="2880" w:type="dxa"/>
            <w:shd w:val="clear" w:color="auto" w:fill="E6E7E8"/>
          </w:tcPr>
          <w:p w14:paraId="19CCA22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Actor(s):</w:t>
            </w:r>
          </w:p>
        </w:tc>
        <w:tc>
          <w:tcPr>
            <w:tcW w:w="6299" w:type="dxa"/>
            <w:gridSpan w:val="2"/>
            <w:shd w:val="clear" w:color="auto" w:fill="FFFFFF"/>
          </w:tcPr>
          <w:p w14:paraId="5A7567BE" w14:textId="77777777" w:rsidR="007837A3" w:rsidRPr="000123FE" w:rsidRDefault="007837A3" w:rsidP="00C81F9B">
            <w:pPr>
              <w:rPr>
                <w:rFonts w:eastAsia="Calibri"/>
              </w:rPr>
            </w:pPr>
            <w:r w:rsidRPr="000123FE">
              <w:rPr>
                <w:rFonts w:eastAsia="Calibri"/>
              </w:rPr>
              <w:t>Admin, Permitted User</w:t>
            </w:r>
          </w:p>
        </w:tc>
      </w:tr>
      <w:tr w:rsidR="007837A3" w14:paraId="6EC93BBC" w14:textId="77777777" w:rsidTr="00C81F9B">
        <w:trPr>
          <w:trHeight w:val="284"/>
          <w:jc w:val="center"/>
        </w:trPr>
        <w:tc>
          <w:tcPr>
            <w:tcW w:w="2880" w:type="dxa"/>
            <w:shd w:val="clear" w:color="auto" w:fill="E6E7E8"/>
          </w:tcPr>
          <w:p w14:paraId="26DAC15D"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Priority:</w:t>
            </w:r>
          </w:p>
        </w:tc>
        <w:tc>
          <w:tcPr>
            <w:tcW w:w="6299" w:type="dxa"/>
            <w:gridSpan w:val="2"/>
            <w:shd w:val="clear" w:color="auto" w:fill="FFFFFF"/>
          </w:tcPr>
          <w:p w14:paraId="3138E580" w14:textId="77777777" w:rsidR="007837A3" w:rsidRPr="000123FE" w:rsidRDefault="007837A3" w:rsidP="00C81F9B">
            <w:pPr>
              <w:rPr>
                <w:rFonts w:eastAsia="Calibri"/>
              </w:rPr>
            </w:pPr>
            <w:r w:rsidRPr="000123FE">
              <w:rPr>
                <w:rFonts w:eastAsia="Calibri"/>
              </w:rPr>
              <w:t>High</w:t>
            </w:r>
          </w:p>
        </w:tc>
      </w:tr>
      <w:tr w:rsidR="007837A3" w14:paraId="5744EC08" w14:textId="77777777" w:rsidTr="00C81F9B">
        <w:trPr>
          <w:trHeight w:val="284"/>
          <w:jc w:val="center"/>
        </w:trPr>
        <w:tc>
          <w:tcPr>
            <w:tcW w:w="2880" w:type="dxa"/>
            <w:vMerge w:val="restart"/>
            <w:shd w:val="clear" w:color="auto" w:fill="E6E7E8"/>
          </w:tcPr>
          <w:p w14:paraId="39058C24"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Basic Flow:</w:t>
            </w:r>
          </w:p>
          <w:p w14:paraId="24DE09D6" w14:textId="77777777" w:rsidR="007837A3" w:rsidRPr="00E16AD2" w:rsidRDefault="007837A3" w:rsidP="00C81F9B">
            <w:pPr>
              <w:spacing w:line="240" w:lineRule="auto"/>
              <w:jc w:val="center"/>
              <w:rPr>
                <w:rFonts w:cstheme="minorHAnsi"/>
                <w:b/>
                <w:bCs/>
                <w:szCs w:val="24"/>
              </w:rPr>
            </w:pPr>
          </w:p>
        </w:tc>
        <w:tc>
          <w:tcPr>
            <w:tcW w:w="3153" w:type="dxa"/>
            <w:shd w:val="clear" w:color="auto" w:fill="E6E7E8"/>
          </w:tcPr>
          <w:p w14:paraId="752C1887" w14:textId="77777777" w:rsidR="007837A3" w:rsidRDefault="007837A3" w:rsidP="00C81F9B">
            <w:pPr>
              <w:jc w:val="center"/>
            </w:pPr>
            <w:r>
              <w:rPr>
                <w:b/>
              </w:rPr>
              <w:t>Actor Action</w:t>
            </w:r>
          </w:p>
        </w:tc>
        <w:tc>
          <w:tcPr>
            <w:tcW w:w="3146" w:type="dxa"/>
            <w:shd w:val="clear" w:color="auto" w:fill="E6E7E8"/>
          </w:tcPr>
          <w:p w14:paraId="37B5DF51" w14:textId="77777777" w:rsidR="007837A3" w:rsidRPr="00A05ED3" w:rsidRDefault="007837A3" w:rsidP="00C81F9B">
            <w:pPr>
              <w:jc w:val="center"/>
              <w:rPr>
                <w:b/>
                <w:bCs/>
              </w:rPr>
            </w:pPr>
            <w:r w:rsidRPr="00A05ED3">
              <w:rPr>
                <w:b/>
                <w:bCs/>
              </w:rPr>
              <w:t>System Response</w:t>
            </w:r>
          </w:p>
        </w:tc>
      </w:tr>
      <w:tr w:rsidR="007837A3" w14:paraId="6DDB7259" w14:textId="77777777" w:rsidTr="00C81F9B">
        <w:trPr>
          <w:trHeight w:val="1232"/>
          <w:jc w:val="center"/>
        </w:trPr>
        <w:tc>
          <w:tcPr>
            <w:tcW w:w="2880" w:type="dxa"/>
            <w:vMerge/>
            <w:shd w:val="clear" w:color="auto" w:fill="E6E7E8"/>
          </w:tcPr>
          <w:p w14:paraId="0A1FE54C" w14:textId="77777777" w:rsidR="007837A3" w:rsidRDefault="007837A3" w:rsidP="00C81F9B">
            <w:pPr>
              <w:widowControl w:val="0"/>
              <w:pBdr>
                <w:top w:val="nil"/>
                <w:left w:val="nil"/>
                <w:bottom w:val="nil"/>
                <w:right w:val="nil"/>
                <w:between w:val="nil"/>
              </w:pBdr>
            </w:pPr>
          </w:p>
        </w:tc>
        <w:tc>
          <w:tcPr>
            <w:tcW w:w="3153" w:type="dxa"/>
            <w:shd w:val="clear" w:color="auto" w:fill="FFFFFF"/>
          </w:tcPr>
          <w:p w14:paraId="04AC47CA" w14:textId="77777777" w:rsidR="007837A3" w:rsidRDefault="007837A3" w:rsidP="00C81F9B">
            <w:pPr>
              <w:rPr>
                <w:rFonts w:eastAsia="Calibri"/>
              </w:rPr>
            </w:pPr>
            <w:r>
              <w:rPr>
                <w:b/>
              </w:rPr>
              <w:t>Step 1</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will click on delete button;</w:t>
            </w:r>
          </w:p>
          <w:p w14:paraId="604AC62E" w14:textId="77777777" w:rsidR="007837A3" w:rsidRDefault="007837A3" w:rsidP="00C81F9B">
            <w:pPr>
              <w:rPr>
                <w:rFonts w:eastAsia="Calibri"/>
              </w:rPr>
            </w:pPr>
          </w:p>
          <w:p w14:paraId="2FA1BC96" w14:textId="77777777" w:rsidR="007837A3" w:rsidRDefault="007837A3" w:rsidP="00C81F9B">
            <w:pPr>
              <w:rPr>
                <w:b/>
              </w:rPr>
            </w:pPr>
          </w:p>
          <w:p w14:paraId="6ACC9337" w14:textId="77777777" w:rsidR="007837A3" w:rsidRDefault="007837A3" w:rsidP="00C81F9B">
            <w:pPr>
              <w:rPr>
                <w:b/>
              </w:rPr>
            </w:pPr>
          </w:p>
          <w:p w14:paraId="4538A52F" w14:textId="77777777" w:rsidR="007837A3" w:rsidRDefault="007837A3" w:rsidP="00C81F9B">
            <w:pPr>
              <w:rPr>
                <w:b/>
              </w:rPr>
            </w:pPr>
          </w:p>
          <w:p w14:paraId="2925CDD3" w14:textId="77777777" w:rsidR="007837A3" w:rsidRDefault="007837A3" w:rsidP="00C81F9B">
            <w:pPr>
              <w:rPr>
                <w:b/>
              </w:rPr>
            </w:pPr>
          </w:p>
          <w:p w14:paraId="2A55D1A6" w14:textId="77777777" w:rsidR="007837A3" w:rsidRDefault="007837A3" w:rsidP="00C81F9B">
            <w:pPr>
              <w:rPr>
                <w:rFonts w:eastAsia="Calibri"/>
              </w:rPr>
            </w:pPr>
            <w:r>
              <w:rPr>
                <w:b/>
              </w:rPr>
              <w:t>Step 3</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will click on delete button to confirm the delete operation;</w:t>
            </w:r>
          </w:p>
          <w:p w14:paraId="39589769" w14:textId="77777777" w:rsidR="007837A3" w:rsidRDefault="007837A3" w:rsidP="00C81F9B">
            <w:pPr>
              <w:rPr>
                <w:rFonts w:eastAsia="Calibri"/>
              </w:rPr>
            </w:pPr>
          </w:p>
          <w:p w14:paraId="16B56346" w14:textId="77777777" w:rsidR="007837A3" w:rsidRPr="00CA3C8B" w:rsidRDefault="007837A3" w:rsidP="00C81F9B">
            <w:pPr>
              <w:rPr>
                <w:rFonts w:eastAsia="Calibri"/>
              </w:rPr>
            </w:pPr>
          </w:p>
        </w:tc>
        <w:tc>
          <w:tcPr>
            <w:tcW w:w="3146" w:type="dxa"/>
            <w:shd w:val="clear" w:color="auto" w:fill="FFFFFF"/>
          </w:tcPr>
          <w:p w14:paraId="47AE3CE3" w14:textId="77777777" w:rsidR="007837A3" w:rsidRDefault="007837A3" w:rsidP="00C81F9B"/>
          <w:p w14:paraId="02629CBF" w14:textId="77777777" w:rsidR="007837A3" w:rsidRDefault="007837A3" w:rsidP="00C81F9B"/>
          <w:p w14:paraId="1C23FB6B" w14:textId="77777777" w:rsidR="007837A3" w:rsidRDefault="007837A3" w:rsidP="00C81F9B">
            <w:pPr>
              <w:rPr>
                <w:rFonts w:cstheme="minorHAnsi"/>
                <w:iCs/>
                <w:szCs w:val="24"/>
              </w:rPr>
            </w:pPr>
            <w:r w:rsidRPr="00736BA6">
              <w:rPr>
                <w:b/>
                <w:bCs/>
              </w:rPr>
              <w:t>Step 2</w:t>
            </w:r>
            <w:r w:rsidRPr="00F15C78">
              <w:rPr>
                <w:rFonts w:cstheme="minorHAnsi"/>
                <w:iCs/>
                <w:szCs w:val="24"/>
              </w:rPr>
              <w:t>:</w:t>
            </w:r>
            <w:r w:rsidRPr="00745F10">
              <w:rPr>
                <w:rFonts w:cstheme="minorHAnsi"/>
                <w:iCs/>
                <w:szCs w:val="24"/>
              </w:rPr>
              <w:t xml:space="preserve"> </w:t>
            </w:r>
            <w:r w:rsidRPr="00713B31">
              <w:rPr>
                <w:rFonts w:cstheme="minorHAnsi"/>
                <w:iCs/>
                <w:szCs w:val="24"/>
              </w:rPr>
              <w:t>system will</w:t>
            </w:r>
            <w:r>
              <w:rPr>
                <w:rFonts w:cstheme="minorHAnsi"/>
                <w:iCs/>
                <w:szCs w:val="24"/>
              </w:rPr>
              <w:t xml:space="preserve"> display a confirmation dialog for user to confirm or cancel the</w:t>
            </w:r>
            <w:r w:rsidRPr="00713B31">
              <w:rPr>
                <w:rFonts w:cstheme="minorHAnsi"/>
                <w:iCs/>
                <w:szCs w:val="24"/>
              </w:rPr>
              <w:t xml:space="preserve"> </w:t>
            </w:r>
            <w:r>
              <w:rPr>
                <w:rFonts w:cstheme="minorHAnsi"/>
                <w:iCs/>
                <w:szCs w:val="24"/>
              </w:rPr>
              <w:t>deleting operation;</w:t>
            </w:r>
          </w:p>
          <w:p w14:paraId="2B70FBE9" w14:textId="77777777" w:rsidR="007837A3" w:rsidRDefault="007837A3" w:rsidP="00C81F9B">
            <w:pPr>
              <w:rPr>
                <w:rFonts w:cstheme="minorHAnsi"/>
                <w:iCs/>
                <w:szCs w:val="24"/>
              </w:rPr>
            </w:pPr>
          </w:p>
          <w:p w14:paraId="287CE16D" w14:textId="77777777" w:rsidR="007837A3" w:rsidRDefault="007837A3" w:rsidP="00C81F9B">
            <w:pPr>
              <w:rPr>
                <w:rFonts w:cstheme="minorHAnsi"/>
                <w:iCs/>
                <w:szCs w:val="24"/>
              </w:rPr>
            </w:pPr>
          </w:p>
          <w:p w14:paraId="59E0ECE3" w14:textId="77777777" w:rsidR="007837A3" w:rsidRDefault="007837A3" w:rsidP="00C81F9B">
            <w:pPr>
              <w:rPr>
                <w:rFonts w:cstheme="minorHAnsi"/>
                <w:iCs/>
                <w:szCs w:val="24"/>
              </w:rPr>
            </w:pPr>
          </w:p>
          <w:p w14:paraId="24EC9596" w14:textId="77777777" w:rsidR="007837A3" w:rsidRDefault="007837A3" w:rsidP="00C81F9B">
            <w:pPr>
              <w:rPr>
                <w:rFonts w:cstheme="minorHAnsi"/>
                <w:iCs/>
                <w:szCs w:val="24"/>
              </w:rPr>
            </w:pPr>
          </w:p>
          <w:p w14:paraId="23335C28" w14:textId="77777777" w:rsidR="007837A3" w:rsidRDefault="007837A3" w:rsidP="00C81F9B">
            <w:pPr>
              <w:rPr>
                <w:rFonts w:cstheme="minorHAnsi"/>
                <w:iCs/>
                <w:szCs w:val="24"/>
              </w:rPr>
            </w:pPr>
            <w:r w:rsidRPr="00736BA6">
              <w:rPr>
                <w:b/>
                <w:bCs/>
              </w:rPr>
              <w:t xml:space="preserve">Step </w:t>
            </w:r>
            <w:r>
              <w:rPr>
                <w:b/>
                <w:bCs/>
              </w:rPr>
              <w:t>4</w:t>
            </w:r>
            <w:r w:rsidRPr="00F15C78">
              <w:rPr>
                <w:rFonts w:cstheme="minorHAnsi"/>
                <w:iCs/>
                <w:szCs w:val="24"/>
              </w:rPr>
              <w:t>:</w:t>
            </w:r>
            <w:r w:rsidRPr="00745F10">
              <w:rPr>
                <w:rFonts w:cstheme="minorHAnsi"/>
                <w:iCs/>
                <w:szCs w:val="24"/>
              </w:rPr>
              <w:t xml:space="preserve"> </w:t>
            </w:r>
            <w:r w:rsidRPr="00713B31">
              <w:rPr>
                <w:rFonts w:cstheme="minorHAnsi"/>
                <w:iCs/>
                <w:szCs w:val="24"/>
              </w:rPr>
              <w:t>system will</w:t>
            </w:r>
            <w:r>
              <w:rPr>
                <w:rFonts w:cstheme="minorHAnsi"/>
                <w:iCs/>
                <w:szCs w:val="24"/>
              </w:rPr>
              <w:t xml:space="preserve"> delete the selected content.</w:t>
            </w:r>
          </w:p>
          <w:p w14:paraId="04633B02" w14:textId="77777777" w:rsidR="007837A3" w:rsidRPr="00B65FC3" w:rsidRDefault="007837A3" w:rsidP="00C81F9B">
            <w:pPr>
              <w:rPr>
                <w:rFonts w:cstheme="minorHAnsi"/>
                <w:iCs/>
                <w:szCs w:val="24"/>
              </w:rPr>
            </w:pPr>
          </w:p>
        </w:tc>
      </w:tr>
      <w:tr w:rsidR="007837A3" w14:paraId="0CB83023" w14:textId="77777777" w:rsidTr="00C81F9B">
        <w:trPr>
          <w:trHeight w:val="284"/>
          <w:jc w:val="center"/>
        </w:trPr>
        <w:tc>
          <w:tcPr>
            <w:tcW w:w="2880" w:type="dxa"/>
            <w:shd w:val="clear" w:color="auto" w:fill="E6E7E8"/>
          </w:tcPr>
          <w:p w14:paraId="16BEAA22"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Alternate Flow:</w:t>
            </w:r>
          </w:p>
        </w:tc>
        <w:tc>
          <w:tcPr>
            <w:tcW w:w="6299" w:type="dxa"/>
            <w:gridSpan w:val="2"/>
            <w:shd w:val="clear" w:color="auto" w:fill="FFFFFF"/>
          </w:tcPr>
          <w:p w14:paraId="2B91A01D" w14:textId="77777777" w:rsidR="007837A3" w:rsidRDefault="007837A3" w:rsidP="00C81F9B">
            <w:pPr>
              <w:rPr>
                <w:rFonts w:eastAsia="Calibri"/>
              </w:rPr>
            </w:pPr>
            <w:r>
              <w:rPr>
                <w:rFonts w:cstheme="minorHAnsi"/>
                <w:iCs/>
                <w:szCs w:val="24"/>
              </w:rPr>
              <w:t xml:space="preserve">User </w:t>
            </w:r>
            <w:r w:rsidRPr="00F907F5">
              <w:rPr>
                <w:rFonts w:cstheme="minorHAnsi"/>
                <w:iCs/>
                <w:szCs w:val="24"/>
              </w:rPr>
              <w:t xml:space="preserve"> </w:t>
            </w:r>
            <w:r>
              <w:rPr>
                <w:rFonts w:cstheme="minorHAnsi"/>
                <w:iCs/>
                <w:szCs w:val="24"/>
              </w:rPr>
              <w:t>will click on cancel button to cancel the delete operation;</w:t>
            </w:r>
          </w:p>
        </w:tc>
      </w:tr>
      <w:tr w:rsidR="007837A3" w14:paraId="1806AAD0" w14:textId="77777777" w:rsidTr="00C81F9B">
        <w:trPr>
          <w:trHeight w:val="368"/>
          <w:jc w:val="center"/>
        </w:trPr>
        <w:tc>
          <w:tcPr>
            <w:tcW w:w="2880" w:type="dxa"/>
            <w:shd w:val="clear" w:color="auto" w:fill="E6E7E8"/>
          </w:tcPr>
          <w:p w14:paraId="111B59A7" w14:textId="77777777" w:rsidR="007837A3" w:rsidRPr="00E16AD2" w:rsidRDefault="007837A3" w:rsidP="00C81F9B">
            <w:pPr>
              <w:spacing w:line="240" w:lineRule="auto"/>
              <w:jc w:val="center"/>
              <w:rPr>
                <w:rFonts w:cstheme="minorHAnsi"/>
                <w:b/>
                <w:bCs/>
                <w:szCs w:val="24"/>
              </w:rPr>
            </w:pPr>
            <w:r w:rsidRPr="00E16AD2">
              <w:rPr>
                <w:rFonts w:cstheme="minorHAnsi"/>
                <w:b/>
                <w:bCs/>
                <w:szCs w:val="24"/>
              </w:rPr>
              <w:t>Post Condition:</w:t>
            </w:r>
          </w:p>
        </w:tc>
        <w:tc>
          <w:tcPr>
            <w:tcW w:w="6299" w:type="dxa"/>
            <w:gridSpan w:val="2"/>
          </w:tcPr>
          <w:p w14:paraId="614B1237" w14:textId="77777777" w:rsidR="007837A3" w:rsidRPr="00C03437" w:rsidRDefault="007837A3" w:rsidP="00C81F9B">
            <w:pPr>
              <w:rPr>
                <w:rFonts w:cstheme="minorHAnsi"/>
                <w:iCs/>
                <w:szCs w:val="24"/>
              </w:rPr>
            </w:pPr>
            <w:r w:rsidRPr="00713B31">
              <w:rPr>
                <w:rFonts w:cstheme="minorHAnsi"/>
                <w:iCs/>
                <w:szCs w:val="24"/>
              </w:rPr>
              <w:t>The deleted item won’t</w:t>
            </w:r>
            <w:r>
              <w:rPr>
                <w:rFonts w:cstheme="minorHAnsi"/>
                <w:iCs/>
                <w:szCs w:val="24"/>
              </w:rPr>
              <w:t xml:space="preserve"> be displayed.</w:t>
            </w:r>
          </w:p>
        </w:tc>
      </w:tr>
      <w:tr w:rsidR="007837A3" w14:paraId="40960D09" w14:textId="77777777" w:rsidTr="00C81F9B">
        <w:trPr>
          <w:trHeight w:val="426"/>
          <w:jc w:val="center"/>
        </w:trPr>
        <w:tc>
          <w:tcPr>
            <w:tcW w:w="2880" w:type="dxa"/>
            <w:shd w:val="clear" w:color="auto" w:fill="E6E7E8"/>
          </w:tcPr>
          <w:p w14:paraId="52D3B771" w14:textId="77777777" w:rsidR="007837A3" w:rsidRPr="00E16AD2" w:rsidRDefault="007837A3" w:rsidP="00C81F9B">
            <w:pPr>
              <w:spacing w:line="240" w:lineRule="auto"/>
              <w:jc w:val="center"/>
              <w:rPr>
                <w:rFonts w:cstheme="minorHAnsi"/>
                <w:szCs w:val="24"/>
              </w:rPr>
            </w:pPr>
            <w:r w:rsidRPr="00E16AD2">
              <w:rPr>
                <w:rFonts w:cstheme="minorHAnsi"/>
                <w:b/>
                <w:bCs/>
                <w:szCs w:val="24"/>
              </w:rPr>
              <w:t>Business Rule:</w:t>
            </w:r>
          </w:p>
        </w:tc>
        <w:tc>
          <w:tcPr>
            <w:tcW w:w="6299" w:type="dxa"/>
            <w:gridSpan w:val="2"/>
          </w:tcPr>
          <w:p w14:paraId="1F3147A3" w14:textId="77777777" w:rsidR="007837A3" w:rsidRPr="00173BFC" w:rsidRDefault="007837A3" w:rsidP="00C81F9B">
            <w:pPr>
              <w:pStyle w:val="ListParagraph"/>
              <w:numPr>
                <w:ilvl w:val="0"/>
                <w:numId w:val="1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Just unused template will be delete.</w:t>
            </w:r>
          </w:p>
        </w:tc>
      </w:tr>
    </w:tbl>
    <w:p w14:paraId="577EDD6C" w14:textId="77777777" w:rsidR="007837A3" w:rsidRDefault="007837A3" w:rsidP="007837A3">
      <w:pPr>
        <w:rPr>
          <w:rtl/>
          <w:lang w:bidi="ar-LB"/>
        </w:rPr>
      </w:pPr>
    </w:p>
    <w:p w14:paraId="39015931" w14:textId="77777777" w:rsidR="007837A3" w:rsidRPr="00523A1A" w:rsidRDefault="007837A3" w:rsidP="007837A3">
      <w:pPr>
        <w:tabs>
          <w:tab w:val="left" w:pos="3224"/>
        </w:tabs>
        <w:rPr>
          <w:rtl/>
          <w:lang w:bidi="ar-LB"/>
        </w:rPr>
      </w:pPr>
    </w:p>
    <w:p w14:paraId="03C7884B" w14:textId="77777777" w:rsidR="007837A3" w:rsidRPr="005A6218" w:rsidRDefault="007837A3" w:rsidP="007837A3">
      <w:pPr>
        <w:pStyle w:val="Heading5"/>
        <w:rPr>
          <w:rFonts w:eastAsiaTheme="minorEastAsia"/>
          <w:u w:val="single"/>
        </w:rPr>
      </w:pPr>
      <w:r w:rsidRPr="005A6218">
        <w:rPr>
          <w:rFonts w:eastAsiaTheme="minorEastAsia"/>
          <w:u w:val="single"/>
        </w:rPr>
        <w:t xml:space="preserve">Ticket status </w:t>
      </w:r>
    </w:p>
    <w:p w14:paraId="18C45068" w14:textId="77777777" w:rsidR="007837A3" w:rsidRDefault="007837A3" w:rsidP="007837A3">
      <w:pPr>
        <w:jc w:val="both"/>
      </w:pPr>
      <w:r w:rsidRPr="00155F65">
        <w:t xml:space="preserve">The </w:t>
      </w:r>
      <w:r>
        <w:t xml:space="preserve">old </w:t>
      </w:r>
      <w:r w:rsidRPr="00155F65">
        <w:t xml:space="preserve">name </w:t>
      </w:r>
      <w:r>
        <w:t xml:space="preserve">of this tab </w:t>
      </w:r>
      <w:r w:rsidRPr="00155F65">
        <w:t>was “Task Status”</w:t>
      </w:r>
      <w:r>
        <w:t xml:space="preserve">, in this </w:t>
      </w:r>
      <w:commentRangeStart w:id="86"/>
      <w:commentRangeStart w:id="87"/>
      <w:r>
        <w:t xml:space="preserve">analytical study </w:t>
      </w:r>
      <w:commentRangeEnd w:id="86"/>
      <w:r>
        <w:rPr>
          <w:rStyle w:val="CommentReference"/>
          <w:rFonts w:asciiTheme="minorHAnsi" w:eastAsiaTheme="minorHAnsi" w:hAnsiTheme="minorHAnsi"/>
          <w:color w:val="auto"/>
        </w:rPr>
        <w:commentReference w:id="86"/>
      </w:r>
      <w:commentRangeEnd w:id="87"/>
      <w:r>
        <w:rPr>
          <w:rStyle w:val="CommentReference"/>
          <w:rFonts w:asciiTheme="minorHAnsi" w:eastAsiaTheme="minorHAnsi" w:hAnsiTheme="minorHAnsi"/>
          <w:color w:val="auto"/>
        </w:rPr>
        <w:commentReference w:id="87"/>
      </w:r>
      <w:r>
        <w:t xml:space="preserve">we changed it to </w:t>
      </w:r>
      <w:r w:rsidRPr="00155F65">
        <w:t>“</w:t>
      </w:r>
      <w:r>
        <w:t>Ticket Status”</w:t>
      </w:r>
      <w:r w:rsidRPr="00155F65">
        <w:t xml:space="preserve"> </w:t>
      </w:r>
      <w:r>
        <w:t>as it represents the</w:t>
      </w:r>
      <w:r w:rsidRPr="00155F65">
        <w:t xml:space="preserve"> current status of the ticket.</w:t>
      </w:r>
    </w:p>
    <w:p w14:paraId="3E4D713C" w14:textId="77777777" w:rsidR="007837A3" w:rsidRPr="00155F65" w:rsidRDefault="007837A3" w:rsidP="007837A3">
      <w:pPr>
        <w:jc w:val="both"/>
        <w:rPr>
          <w:rFonts w:eastAsia="Calibri"/>
          <w:lang w:bidi="ar-SY"/>
        </w:rPr>
      </w:pPr>
      <w:r w:rsidRPr="00155F65">
        <w:rPr>
          <w:lang w:bidi="ar-SY"/>
        </w:rPr>
        <w:t xml:space="preserve">The first status of the ticket must be selected through adding workflow template as we mentioned in </w:t>
      </w:r>
      <w:hyperlink w:anchor="_Add_Workflow_use_1" w:history="1">
        <w:r w:rsidRPr="00155F65">
          <w:rPr>
            <w:rStyle w:val="Hyperlink"/>
            <w:lang w:bidi="ar-SY"/>
          </w:rPr>
          <w:t>Add Workflow use case</w:t>
        </w:r>
      </w:hyperlink>
      <w:r w:rsidRPr="00155F65">
        <w:rPr>
          <w:lang w:bidi="ar-SY"/>
        </w:rPr>
        <w:t>.</w:t>
      </w:r>
    </w:p>
    <w:p w14:paraId="3BFDE144" w14:textId="77777777" w:rsidR="007837A3" w:rsidRDefault="007837A3" w:rsidP="007837A3">
      <w:pPr>
        <w:jc w:val="both"/>
        <w:rPr>
          <w:rFonts w:eastAsia="Calibri"/>
          <w:lang w:bidi="ar-SY"/>
        </w:rPr>
      </w:pPr>
      <w:r>
        <w:rPr>
          <w:rFonts w:eastAsia="Calibri"/>
          <w:lang w:bidi="ar-SY"/>
        </w:rPr>
        <w:t xml:space="preserve">The status of the ticket will be “closed’, when the execution of the last action is done. </w:t>
      </w:r>
    </w:p>
    <w:p w14:paraId="15B7B8B6" w14:textId="77777777" w:rsidR="007837A3" w:rsidRDefault="007837A3" w:rsidP="007837A3">
      <w:pPr>
        <w:jc w:val="both"/>
        <w:rPr>
          <w:rFonts w:eastAsia="Calibri"/>
          <w:lang w:bidi="ar-SY"/>
        </w:rPr>
      </w:pPr>
      <w:r>
        <w:rPr>
          <w:rFonts w:eastAsia="Calibri"/>
          <w:lang w:bidi="ar-SY"/>
        </w:rPr>
        <w:t xml:space="preserve">User won’t be able to edit or delete </w:t>
      </w:r>
    </w:p>
    <w:p w14:paraId="4435CAC6" w14:textId="77777777" w:rsidR="007837A3" w:rsidRPr="0009300E" w:rsidRDefault="007837A3" w:rsidP="007837A3">
      <w:pPr>
        <w:pStyle w:val="ListParagraph"/>
        <w:numPr>
          <w:ilvl w:val="0"/>
          <w:numId w:val="28"/>
        </w:numPr>
        <w:bidi w:val="0"/>
        <w:jc w:val="both"/>
        <w:rPr>
          <w:rFonts w:eastAsia="Calibri"/>
          <w:lang w:bidi="ar-SY"/>
        </w:rPr>
      </w:pPr>
      <w:r w:rsidRPr="0009300E">
        <w:rPr>
          <w:rFonts w:eastAsia="Calibri"/>
          <w:lang w:bidi="ar-SY"/>
        </w:rPr>
        <w:t>“</w:t>
      </w:r>
      <w:r w:rsidRPr="0009300E">
        <w:rPr>
          <w:rFonts w:ascii="Calibri" w:eastAsia="Calibri" w:hAnsi="Calibri"/>
          <w:color w:val="4D5154" w:themeColor="text1" w:themeTint="BF"/>
          <w:sz w:val="24"/>
          <w:lang w:bidi="ar-SY"/>
        </w:rPr>
        <w:t>closed” status as it represents the end of the ticket.</w:t>
      </w:r>
    </w:p>
    <w:p w14:paraId="5EB0F1A8" w14:textId="77777777" w:rsidR="007837A3" w:rsidRPr="0009300E" w:rsidRDefault="007837A3" w:rsidP="007837A3">
      <w:pPr>
        <w:pStyle w:val="ListParagraph"/>
        <w:numPr>
          <w:ilvl w:val="0"/>
          <w:numId w:val="28"/>
        </w:numPr>
        <w:bidi w:val="0"/>
        <w:jc w:val="both"/>
        <w:rPr>
          <w:rFonts w:ascii="Calibri" w:eastAsia="Calibri" w:hAnsi="Calibri"/>
          <w:color w:val="4D5154" w:themeColor="text1" w:themeTint="BF"/>
          <w:sz w:val="24"/>
          <w:lang w:bidi="ar-SY"/>
        </w:rPr>
      </w:pPr>
      <w:r w:rsidRPr="0009300E">
        <w:rPr>
          <w:rFonts w:ascii="Calibri" w:eastAsia="Calibri" w:hAnsi="Calibri"/>
          <w:color w:val="4D5154" w:themeColor="text1" w:themeTint="BF"/>
          <w:sz w:val="24"/>
          <w:lang w:bidi="ar-SY"/>
        </w:rPr>
        <w:t>used task status</w:t>
      </w:r>
      <w:r>
        <w:rPr>
          <w:rFonts w:ascii="Calibri" w:eastAsia="Calibri" w:hAnsi="Calibri"/>
          <w:color w:val="4D5154" w:themeColor="text1" w:themeTint="BF"/>
          <w:sz w:val="24"/>
          <w:lang w:bidi="ar-SY"/>
        </w:rPr>
        <w:t>.</w:t>
      </w:r>
    </w:p>
    <w:p w14:paraId="4533B12B" w14:textId="77777777" w:rsidR="007837A3" w:rsidRDefault="007837A3" w:rsidP="007837A3">
      <w:pPr>
        <w:rPr>
          <w:lang w:bidi="ar-SY"/>
        </w:rPr>
      </w:pPr>
    </w:p>
    <w:p w14:paraId="6B20911D" w14:textId="77777777" w:rsidR="007837A3" w:rsidRPr="005A6218" w:rsidRDefault="007837A3" w:rsidP="007837A3">
      <w:pPr>
        <w:pStyle w:val="Heading5"/>
        <w:rPr>
          <w:rFonts w:eastAsiaTheme="minorEastAsia"/>
          <w:u w:val="single"/>
        </w:rPr>
      </w:pPr>
      <w:r w:rsidRPr="005A6218">
        <w:rPr>
          <w:rFonts w:eastAsiaTheme="minorEastAsia"/>
          <w:u w:val="single"/>
        </w:rPr>
        <w:t>Action Options</w:t>
      </w:r>
    </w:p>
    <w:p w14:paraId="5B6C0536" w14:textId="77777777" w:rsidR="007837A3" w:rsidRPr="00155F65" w:rsidRDefault="007837A3" w:rsidP="007837A3">
      <w:r>
        <w:t xml:space="preserve">Through this interface, user will be able </w:t>
      </w:r>
      <w:r w:rsidRPr="00155F65">
        <w:t xml:space="preserve">to add </w:t>
      </w:r>
      <w:r>
        <w:t>a</w:t>
      </w:r>
      <w:r w:rsidRPr="00155F65">
        <w:t>ction option</w:t>
      </w:r>
      <w:r>
        <w:t>s</w:t>
      </w:r>
    </w:p>
    <w:p w14:paraId="5A10D63C" w14:textId="77777777" w:rsidR="007837A3" w:rsidRDefault="007837A3" w:rsidP="007837A3">
      <w:pPr>
        <w:rPr>
          <w:lang w:bidi="ar-SY"/>
        </w:rPr>
      </w:pPr>
      <w:r w:rsidRPr="00527B5E">
        <w:rPr>
          <w:i/>
          <w:iCs/>
        </w:rPr>
        <w:t>Not</w:t>
      </w:r>
      <w:r w:rsidRPr="00E263C0">
        <w:rPr>
          <w:i/>
          <w:iCs/>
        </w:rPr>
        <w:t>e</w:t>
      </w:r>
      <w:r w:rsidRPr="00E263C0">
        <w:t>:</w:t>
      </w:r>
      <w:r w:rsidRPr="00F817E7">
        <w:t xml:space="preserve"> during </w:t>
      </w:r>
      <w:r>
        <w:t xml:space="preserve">the </w:t>
      </w:r>
      <w:r w:rsidRPr="00F817E7">
        <w:t>current study we</w:t>
      </w:r>
      <w:r w:rsidRPr="00F817E7">
        <w:rPr>
          <w:lang w:bidi="ar-SY"/>
        </w:rPr>
        <w:t xml:space="preserve"> </w:t>
      </w:r>
      <w:r w:rsidRPr="00F817E7">
        <w:rPr>
          <w:rFonts w:ascii="Helvetica" w:hAnsi="Helvetica"/>
          <w:color w:val="5F6368"/>
          <w:sz w:val="21"/>
          <w:szCs w:val="21"/>
          <w:shd w:val="clear" w:color="auto" w:fill="FFFFFF"/>
        </w:rPr>
        <w:t xml:space="preserve">noticed </w:t>
      </w:r>
      <w:r>
        <w:rPr>
          <w:rFonts w:ascii="Helvetica" w:hAnsi="Helvetica"/>
          <w:color w:val="5F6368"/>
          <w:sz w:val="21"/>
          <w:szCs w:val="21"/>
          <w:shd w:val="clear" w:color="auto" w:fill="FFFFFF"/>
        </w:rPr>
        <w:t>that t</w:t>
      </w:r>
      <w:r w:rsidRPr="00F817E7">
        <w:t>he Sub Option management</w:t>
      </w:r>
      <w:r>
        <w:t xml:space="preserve"> which </w:t>
      </w:r>
      <w:r w:rsidRPr="00F817E7">
        <w:t>was exist</w:t>
      </w:r>
      <w:r>
        <w:t xml:space="preserve">ed before </w:t>
      </w:r>
      <w:r w:rsidRPr="00F817E7">
        <w:t xml:space="preserve">in the prototype </w:t>
      </w:r>
      <w:r>
        <w:t>is</w:t>
      </w:r>
      <w:r w:rsidRPr="00F817E7">
        <w:t xml:space="preserve"> not applicable in workflow</w:t>
      </w:r>
      <w:r>
        <w:t xml:space="preserve">, </w:t>
      </w:r>
      <w:r w:rsidRPr="00F817E7">
        <w:t xml:space="preserve">and </w:t>
      </w:r>
      <w:r>
        <w:t xml:space="preserve">we will </w:t>
      </w:r>
      <w:r w:rsidRPr="00F817E7">
        <w:t>cover</w:t>
      </w:r>
      <w:r>
        <w:t xml:space="preserve"> this concept in o</w:t>
      </w:r>
      <w:r w:rsidRPr="00F817E7">
        <w:t>ption management</w:t>
      </w:r>
      <w:r>
        <w:rPr>
          <w:lang w:bidi="ar-SY"/>
        </w:rPr>
        <w:t xml:space="preserve"> as described in the example:</w:t>
      </w:r>
    </w:p>
    <w:p w14:paraId="52F7B208" w14:textId="77777777" w:rsidR="007837A3" w:rsidRDefault="007837A3" w:rsidP="007837A3">
      <w:pPr>
        <w:rPr>
          <w:lang w:bidi="ar-SY"/>
        </w:rPr>
      </w:pPr>
    </w:p>
    <w:p w14:paraId="0375CEE0" w14:textId="77777777" w:rsidR="007837A3" w:rsidRDefault="007837A3" w:rsidP="007837A3">
      <w:r w:rsidRPr="00F817E7">
        <w:rPr>
          <w:lang w:bidi="ar-SY"/>
        </w:rPr>
        <w:t>Ex: The</w:t>
      </w:r>
      <w:r>
        <w:rPr>
          <w:lang w:bidi="ar-SY"/>
        </w:rPr>
        <w:t xml:space="preserve"> </w:t>
      </w:r>
      <w:r w:rsidRPr="00F817E7">
        <w:t>Proposal option and its sub options will be replaced by two options</w:t>
      </w:r>
      <w:r>
        <w:t xml:space="preserve"> as below:</w:t>
      </w:r>
    </w:p>
    <w:p w14:paraId="598E256A" w14:textId="77777777" w:rsidR="007837A3" w:rsidRPr="00F817E7" w:rsidRDefault="007837A3" w:rsidP="007837A3">
      <w:pPr>
        <w:pStyle w:val="ListParagraph"/>
        <w:numPr>
          <w:ilvl w:val="0"/>
          <w:numId w:val="21"/>
        </w:numPr>
        <w:bidi w:val="0"/>
        <w:rPr>
          <w:rFonts w:ascii="Calibri" w:eastAsiaTheme="minorEastAsia" w:hAnsi="Calibri"/>
          <w:color w:val="4D5154" w:themeColor="text1" w:themeTint="BF"/>
          <w:sz w:val="24"/>
        </w:rPr>
      </w:pPr>
      <w:r w:rsidRPr="00F817E7">
        <w:rPr>
          <w:rFonts w:ascii="Calibri" w:eastAsiaTheme="minorEastAsia" w:hAnsi="Calibri"/>
          <w:color w:val="4D5154" w:themeColor="text1" w:themeTint="BF"/>
          <w:sz w:val="24"/>
        </w:rPr>
        <w:t>Proposal Civil Request New Study</w:t>
      </w:r>
    </w:p>
    <w:p w14:paraId="3D3E3CA2" w14:textId="77777777" w:rsidR="007837A3" w:rsidRPr="00F817E7" w:rsidRDefault="007837A3" w:rsidP="007837A3">
      <w:pPr>
        <w:pStyle w:val="ListParagraph"/>
        <w:numPr>
          <w:ilvl w:val="0"/>
          <w:numId w:val="21"/>
        </w:numPr>
        <w:bidi w:val="0"/>
        <w:rPr>
          <w:rFonts w:ascii="Calibri" w:eastAsiaTheme="minorEastAsia" w:hAnsi="Calibri"/>
          <w:color w:val="4D5154" w:themeColor="text1" w:themeTint="BF"/>
          <w:sz w:val="24"/>
        </w:rPr>
      </w:pPr>
      <w:r w:rsidRPr="00F817E7">
        <w:rPr>
          <w:rFonts w:ascii="Calibri" w:eastAsiaTheme="minorEastAsia" w:hAnsi="Calibri"/>
          <w:color w:val="4D5154" w:themeColor="text1" w:themeTint="BF"/>
          <w:sz w:val="24"/>
        </w:rPr>
        <w:t>Proposal Need Requester Action.</w:t>
      </w:r>
    </w:p>
    <w:p w14:paraId="17A8E6A0" w14:textId="77777777" w:rsidR="007837A3" w:rsidRDefault="007837A3" w:rsidP="007837A3">
      <w:r w:rsidRPr="00F817E7">
        <w:t xml:space="preserve">Or user will add new condition “proposal type” and </w:t>
      </w:r>
      <w:r>
        <w:t>Its</w:t>
      </w:r>
      <w:r w:rsidRPr="00F817E7">
        <w:t xml:space="preserve"> option</w:t>
      </w:r>
      <w:r>
        <w:t>s</w:t>
      </w:r>
      <w:r w:rsidRPr="00F817E7">
        <w:t xml:space="preserve"> will be</w:t>
      </w:r>
      <w:r>
        <w:t>:</w:t>
      </w:r>
    </w:p>
    <w:p w14:paraId="45A43E73" w14:textId="77777777" w:rsidR="007837A3" w:rsidRPr="00F817E7" w:rsidRDefault="007837A3" w:rsidP="007837A3">
      <w:pPr>
        <w:pStyle w:val="ListParagraph"/>
        <w:numPr>
          <w:ilvl w:val="0"/>
          <w:numId w:val="21"/>
        </w:numPr>
        <w:bidi w:val="0"/>
        <w:rPr>
          <w:rFonts w:ascii="Calibri" w:eastAsiaTheme="minorEastAsia" w:hAnsi="Calibri"/>
          <w:b/>
          <w:bCs/>
          <w:color w:val="4D5154" w:themeColor="text1" w:themeTint="BF"/>
          <w:sz w:val="24"/>
        </w:rPr>
      </w:pPr>
      <w:r w:rsidRPr="00F817E7">
        <w:rPr>
          <w:rFonts w:ascii="Calibri" w:eastAsiaTheme="minorEastAsia" w:hAnsi="Calibri"/>
          <w:color w:val="4D5154" w:themeColor="text1" w:themeTint="BF"/>
          <w:sz w:val="24"/>
        </w:rPr>
        <w:t>Civil Request New Study</w:t>
      </w:r>
    </w:p>
    <w:p w14:paraId="48FC8FB4" w14:textId="77777777" w:rsidR="007837A3" w:rsidRPr="00F817E7" w:rsidRDefault="007837A3" w:rsidP="007837A3">
      <w:pPr>
        <w:pStyle w:val="ListParagraph"/>
        <w:numPr>
          <w:ilvl w:val="0"/>
          <w:numId w:val="21"/>
        </w:numPr>
        <w:bidi w:val="0"/>
        <w:rPr>
          <w:rFonts w:ascii="Calibri" w:eastAsiaTheme="minorEastAsia" w:hAnsi="Calibri"/>
          <w:b/>
          <w:bCs/>
          <w:color w:val="4D5154" w:themeColor="text1" w:themeTint="BF"/>
          <w:sz w:val="24"/>
        </w:rPr>
      </w:pPr>
      <w:r w:rsidRPr="00F817E7">
        <w:rPr>
          <w:rFonts w:ascii="Calibri" w:eastAsiaTheme="minorEastAsia" w:hAnsi="Calibri"/>
          <w:color w:val="4D5154" w:themeColor="text1" w:themeTint="BF"/>
          <w:sz w:val="24"/>
        </w:rPr>
        <w:t>Proposal Need Requester Action.</w:t>
      </w:r>
    </w:p>
    <w:p w14:paraId="1C21C2A3" w14:textId="77777777" w:rsidR="007837A3" w:rsidRDefault="007837A3" w:rsidP="007837A3"/>
    <w:p w14:paraId="56349D50" w14:textId="77777777" w:rsidR="007837A3" w:rsidRPr="005A6218" w:rsidRDefault="007837A3" w:rsidP="007837A3">
      <w:pPr>
        <w:pStyle w:val="Heading5"/>
        <w:rPr>
          <w:rFonts w:eastAsiaTheme="minorEastAsia"/>
          <w:u w:val="single"/>
        </w:rPr>
      </w:pPr>
      <w:r w:rsidRPr="005A6218">
        <w:rPr>
          <w:rFonts w:eastAsiaTheme="minorEastAsia"/>
          <w:u w:val="single"/>
        </w:rPr>
        <w:t>Item status</w:t>
      </w:r>
    </w:p>
    <w:p w14:paraId="3B83E572" w14:textId="77777777" w:rsidR="007837A3" w:rsidRDefault="007837A3" w:rsidP="007837A3">
      <w:pPr>
        <w:jc w:val="both"/>
      </w:pPr>
      <w:r>
        <w:t xml:space="preserve">In order to have the full control on the items through the workflow, and </w:t>
      </w:r>
      <w:commentRangeStart w:id="88"/>
      <w:commentRangeStart w:id="89"/>
      <w:r>
        <w:t xml:space="preserve">as we discuss the </w:t>
      </w:r>
      <w:r w:rsidRPr="00527B5E">
        <w:t xml:space="preserve">item status </w:t>
      </w:r>
      <w:commentRangeEnd w:id="88"/>
      <w:r>
        <w:rPr>
          <w:rStyle w:val="CommentReference"/>
          <w:rFonts w:asciiTheme="minorHAnsi" w:eastAsiaTheme="minorHAnsi" w:hAnsiTheme="minorHAnsi"/>
          <w:color w:val="auto"/>
        </w:rPr>
        <w:commentReference w:id="88"/>
      </w:r>
      <w:commentRangeEnd w:id="89"/>
      <w:r>
        <w:rPr>
          <w:rStyle w:val="CommentReference"/>
          <w:rFonts w:asciiTheme="minorHAnsi" w:eastAsiaTheme="minorHAnsi" w:hAnsiTheme="minorHAnsi"/>
          <w:color w:val="auto"/>
        </w:rPr>
        <w:commentReference w:id="89"/>
      </w:r>
      <w:r w:rsidRPr="00527B5E">
        <w:t>will be st</w:t>
      </w:r>
      <w:r>
        <w:t>atic, and it won’t be able to modified by user, so its management will be removed from the workflow setting UI</w:t>
      </w:r>
      <w:r w:rsidRPr="00527B5E">
        <w:rPr>
          <w:lang w:bidi="ar-SY"/>
        </w:rPr>
        <w:t xml:space="preserve">. </w:t>
      </w:r>
      <w:r>
        <w:rPr>
          <w:lang w:bidi="ar-SY"/>
        </w:rPr>
        <w:t xml:space="preserve">The item status will be one of: (Request to install, Request to dismantle, Need validation, </w:t>
      </w:r>
      <w:r>
        <w:t>Installed, Dismantled or Rejected).</w:t>
      </w:r>
    </w:p>
    <w:p w14:paraId="4E062905" w14:textId="77777777" w:rsidR="007837A3" w:rsidRPr="00516568" w:rsidRDefault="007837A3" w:rsidP="007837A3">
      <w:pPr>
        <w:jc w:val="both"/>
      </w:pPr>
      <w:r>
        <w:t>The last item status must be one of these status (</w:t>
      </w:r>
      <w:r w:rsidRPr="00D65976">
        <w:t>Installed</w:t>
      </w:r>
      <w:r>
        <w:t xml:space="preserve">, </w:t>
      </w:r>
      <w:r w:rsidRPr="00D65976">
        <w:t>Dismantled</w:t>
      </w:r>
      <w:r>
        <w:t xml:space="preserve"> or Rejected).</w:t>
      </w:r>
    </w:p>
    <w:p w14:paraId="5D608027" w14:textId="77777777" w:rsidR="007837A3" w:rsidRDefault="007837A3" w:rsidP="007837A3"/>
    <w:p w14:paraId="5A21421E" w14:textId="77777777" w:rsidR="007837A3" w:rsidRPr="005A6218" w:rsidRDefault="007837A3" w:rsidP="007837A3">
      <w:pPr>
        <w:pStyle w:val="Heading5"/>
        <w:rPr>
          <w:rFonts w:eastAsiaTheme="minorEastAsia"/>
          <w:u w:val="single"/>
        </w:rPr>
      </w:pPr>
      <w:r w:rsidRPr="005A6218">
        <w:rPr>
          <w:rFonts w:eastAsiaTheme="minorEastAsia"/>
          <w:u w:val="single"/>
        </w:rPr>
        <w:t>Item Options</w:t>
      </w:r>
    </w:p>
    <w:p w14:paraId="48F24C98" w14:textId="77777777" w:rsidR="007837A3" w:rsidRDefault="007837A3" w:rsidP="007837A3">
      <w:pPr>
        <w:jc w:val="both"/>
      </w:pPr>
      <w:r w:rsidRPr="003826B6">
        <w:t>System will allow to</w:t>
      </w:r>
      <w:r>
        <w:t xml:space="preserve"> add item options</w:t>
      </w:r>
    </w:p>
    <w:p w14:paraId="127138F1" w14:textId="77777777" w:rsidR="007837A3" w:rsidRDefault="007837A3" w:rsidP="007837A3">
      <w:pPr>
        <w:jc w:val="both"/>
        <w:rPr>
          <w:lang w:bidi="ar-SY"/>
        </w:rPr>
      </w:pPr>
      <w:r w:rsidRPr="00527B5E">
        <w:rPr>
          <w:i/>
          <w:iCs/>
        </w:rPr>
        <w:t>Note</w:t>
      </w:r>
      <w:r w:rsidRPr="00F817E7">
        <w:rPr>
          <w:u w:val="single"/>
        </w:rPr>
        <w:t>:</w:t>
      </w:r>
      <w:r w:rsidRPr="00F817E7">
        <w:t xml:space="preserve"> during </w:t>
      </w:r>
      <w:r>
        <w:t xml:space="preserve">the </w:t>
      </w:r>
      <w:r w:rsidRPr="00F817E7">
        <w:t>current study we</w:t>
      </w:r>
      <w:r w:rsidRPr="00F817E7">
        <w:rPr>
          <w:lang w:bidi="ar-SY"/>
        </w:rPr>
        <w:t xml:space="preserve"> </w:t>
      </w:r>
      <w:r w:rsidRPr="00F817E7">
        <w:rPr>
          <w:rFonts w:ascii="Helvetica" w:hAnsi="Helvetica"/>
          <w:color w:val="5F6368"/>
          <w:sz w:val="21"/>
          <w:szCs w:val="21"/>
          <w:shd w:val="clear" w:color="auto" w:fill="FFFFFF"/>
        </w:rPr>
        <w:t xml:space="preserve">noticed </w:t>
      </w:r>
      <w:r>
        <w:rPr>
          <w:rFonts w:ascii="Helvetica" w:hAnsi="Helvetica"/>
          <w:color w:val="5F6368"/>
          <w:sz w:val="21"/>
          <w:szCs w:val="21"/>
          <w:shd w:val="clear" w:color="auto" w:fill="FFFFFF"/>
        </w:rPr>
        <w:t>that t</w:t>
      </w:r>
      <w:r w:rsidRPr="00F817E7">
        <w:t>he Sub Option management</w:t>
      </w:r>
      <w:r>
        <w:t xml:space="preserve"> which </w:t>
      </w:r>
      <w:r w:rsidRPr="00F817E7">
        <w:t>was exist</w:t>
      </w:r>
      <w:r>
        <w:t xml:space="preserve">ed before </w:t>
      </w:r>
      <w:r w:rsidRPr="00F817E7">
        <w:t xml:space="preserve">in the prototype </w:t>
      </w:r>
      <w:r>
        <w:t>is</w:t>
      </w:r>
      <w:r w:rsidRPr="00F817E7">
        <w:t xml:space="preserve"> not applicable in workflow</w:t>
      </w:r>
      <w:r>
        <w:t xml:space="preserve">, </w:t>
      </w:r>
      <w:r w:rsidRPr="00F817E7">
        <w:t xml:space="preserve">and </w:t>
      </w:r>
      <w:r>
        <w:t xml:space="preserve">we will </w:t>
      </w:r>
      <w:r w:rsidRPr="00F817E7">
        <w:t>cover</w:t>
      </w:r>
      <w:r>
        <w:t xml:space="preserve"> this concept in o</w:t>
      </w:r>
      <w:r w:rsidRPr="00F817E7">
        <w:t>ption management</w:t>
      </w:r>
      <w:r>
        <w:rPr>
          <w:lang w:bidi="ar-SY"/>
        </w:rPr>
        <w:t xml:space="preserve"> as described in the example:</w:t>
      </w:r>
    </w:p>
    <w:p w14:paraId="1CA2213D" w14:textId="77777777" w:rsidR="007837A3" w:rsidRDefault="007837A3" w:rsidP="007837A3">
      <w:pPr>
        <w:rPr>
          <w:lang w:bidi="ar-SY"/>
        </w:rPr>
      </w:pPr>
    </w:p>
    <w:p w14:paraId="12E1D0AB" w14:textId="77777777" w:rsidR="007837A3" w:rsidRDefault="007837A3" w:rsidP="007837A3">
      <w:r w:rsidRPr="00F817E7">
        <w:rPr>
          <w:lang w:bidi="ar-SY"/>
        </w:rPr>
        <w:t>Ex: The</w:t>
      </w:r>
      <w:r>
        <w:rPr>
          <w:lang w:bidi="ar-SY"/>
        </w:rPr>
        <w:t xml:space="preserve"> </w:t>
      </w:r>
      <w:r w:rsidRPr="00F817E7">
        <w:t>Proposal option and its sub options will be replaced by two options</w:t>
      </w:r>
      <w:r>
        <w:t xml:space="preserve"> as below:</w:t>
      </w:r>
    </w:p>
    <w:p w14:paraId="7C0EE9BD" w14:textId="77777777" w:rsidR="007837A3" w:rsidRPr="00F817E7" w:rsidRDefault="007837A3" w:rsidP="007837A3">
      <w:pPr>
        <w:pStyle w:val="ListParagraph"/>
        <w:numPr>
          <w:ilvl w:val="0"/>
          <w:numId w:val="21"/>
        </w:numPr>
        <w:bidi w:val="0"/>
        <w:rPr>
          <w:rFonts w:ascii="Calibri" w:eastAsiaTheme="minorEastAsia" w:hAnsi="Calibri"/>
          <w:color w:val="4D5154" w:themeColor="text1" w:themeTint="BF"/>
          <w:sz w:val="24"/>
        </w:rPr>
      </w:pPr>
      <w:r w:rsidRPr="00F817E7">
        <w:rPr>
          <w:rFonts w:ascii="Calibri" w:eastAsiaTheme="minorEastAsia" w:hAnsi="Calibri"/>
          <w:color w:val="4D5154" w:themeColor="text1" w:themeTint="BF"/>
          <w:sz w:val="24"/>
        </w:rPr>
        <w:t>Proposal Civil Request New Study</w:t>
      </w:r>
    </w:p>
    <w:p w14:paraId="6329EBA6" w14:textId="77777777" w:rsidR="007837A3" w:rsidRPr="00F817E7" w:rsidRDefault="007837A3" w:rsidP="007837A3">
      <w:pPr>
        <w:pStyle w:val="ListParagraph"/>
        <w:numPr>
          <w:ilvl w:val="0"/>
          <w:numId w:val="21"/>
        </w:numPr>
        <w:bidi w:val="0"/>
        <w:rPr>
          <w:rFonts w:ascii="Calibri" w:eastAsiaTheme="minorEastAsia" w:hAnsi="Calibri"/>
          <w:color w:val="4D5154" w:themeColor="text1" w:themeTint="BF"/>
          <w:sz w:val="24"/>
        </w:rPr>
      </w:pPr>
      <w:r w:rsidRPr="00F817E7">
        <w:rPr>
          <w:rFonts w:ascii="Calibri" w:eastAsiaTheme="minorEastAsia" w:hAnsi="Calibri"/>
          <w:color w:val="4D5154" w:themeColor="text1" w:themeTint="BF"/>
          <w:sz w:val="24"/>
        </w:rPr>
        <w:t>Proposal Need Requester Action.</w:t>
      </w:r>
    </w:p>
    <w:p w14:paraId="5A422009" w14:textId="77777777" w:rsidR="007837A3" w:rsidRDefault="007837A3" w:rsidP="007837A3">
      <w:r w:rsidRPr="00F817E7">
        <w:t xml:space="preserve">Or user will add new condition “proposal type” and </w:t>
      </w:r>
      <w:r>
        <w:t>Its</w:t>
      </w:r>
      <w:r w:rsidRPr="00F817E7">
        <w:t xml:space="preserve"> option</w:t>
      </w:r>
      <w:r>
        <w:t>s</w:t>
      </w:r>
      <w:r w:rsidRPr="00F817E7">
        <w:t xml:space="preserve"> will be</w:t>
      </w:r>
      <w:r>
        <w:t>:</w:t>
      </w:r>
    </w:p>
    <w:p w14:paraId="35D3E637" w14:textId="77777777" w:rsidR="007837A3" w:rsidRPr="00F817E7" w:rsidRDefault="007837A3" w:rsidP="007837A3">
      <w:pPr>
        <w:pStyle w:val="ListParagraph"/>
        <w:numPr>
          <w:ilvl w:val="0"/>
          <w:numId w:val="21"/>
        </w:numPr>
        <w:bidi w:val="0"/>
        <w:rPr>
          <w:rFonts w:ascii="Calibri" w:eastAsiaTheme="minorEastAsia" w:hAnsi="Calibri"/>
          <w:b/>
          <w:bCs/>
          <w:color w:val="4D5154" w:themeColor="text1" w:themeTint="BF"/>
          <w:sz w:val="24"/>
        </w:rPr>
      </w:pPr>
      <w:r w:rsidRPr="00F817E7">
        <w:rPr>
          <w:rFonts w:ascii="Calibri" w:eastAsiaTheme="minorEastAsia" w:hAnsi="Calibri"/>
          <w:color w:val="4D5154" w:themeColor="text1" w:themeTint="BF"/>
          <w:sz w:val="24"/>
        </w:rPr>
        <w:t>Civil Request New Study</w:t>
      </w:r>
    </w:p>
    <w:p w14:paraId="1D33A9DE" w14:textId="77777777" w:rsidR="007837A3" w:rsidRPr="00F817E7" w:rsidRDefault="007837A3" w:rsidP="007837A3">
      <w:pPr>
        <w:pStyle w:val="ListParagraph"/>
        <w:numPr>
          <w:ilvl w:val="0"/>
          <w:numId w:val="21"/>
        </w:numPr>
        <w:bidi w:val="0"/>
        <w:rPr>
          <w:rFonts w:ascii="Calibri" w:eastAsiaTheme="minorEastAsia" w:hAnsi="Calibri"/>
          <w:b/>
          <w:bCs/>
          <w:color w:val="4D5154" w:themeColor="text1" w:themeTint="BF"/>
          <w:sz w:val="24"/>
        </w:rPr>
      </w:pPr>
      <w:r w:rsidRPr="00F817E7">
        <w:rPr>
          <w:rFonts w:ascii="Calibri" w:eastAsiaTheme="minorEastAsia" w:hAnsi="Calibri"/>
          <w:color w:val="4D5154" w:themeColor="text1" w:themeTint="BF"/>
          <w:sz w:val="24"/>
        </w:rPr>
        <w:t>Proposal Need Requester Action.</w:t>
      </w:r>
    </w:p>
    <w:p w14:paraId="620873FA" w14:textId="77777777" w:rsidR="007837A3" w:rsidRDefault="007837A3" w:rsidP="007837A3">
      <w:pPr>
        <w:rPr>
          <w:u w:val="single"/>
        </w:rPr>
      </w:pPr>
    </w:p>
    <w:p w14:paraId="79561ED9" w14:textId="77777777" w:rsidR="007837A3" w:rsidRDefault="007837A3" w:rsidP="007837A3">
      <w:pPr>
        <w:rPr>
          <w:u w:val="single"/>
        </w:rPr>
      </w:pPr>
    </w:p>
    <w:p w14:paraId="77EA73A6" w14:textId="77777777" w:rsidR="007837A3" w:rsidRDefault="007837A3" w:rsidP="007837A3">
      <w:r w:rsidRPr="002E34A2">
        <w:t xml:space="preserve">Below </w:t>
      </w:r>
      <w:r>
        <w:t>a use</w:t>
      </w:r>
      <w:r w:rsidRPr="002E34A2">
        <w:t xml:space="preserve"> case for the workflow setting management</w:t>
      </w:r>
      <w:r>
        <w:t xml:space="preserve"> which affected by </w:t>
      </w:r>
      <w:r w:rsidRPr="002E34A2">
        <w:t>CR3</w:t>
      </w:r>
      <w:r>
        <w:t xml:space="preserve"> requests</w:t>
      </w:r>
      <w:r w:rsidRPr="002E34A2">
        <w:t>:</w:t>
      </w:r>
    </w:p>
    <w:p w14:paraId="78639B37" w14:textId="77777777" w:rsidR="007837A3" w:rsidRPr="002E34A2" w:rsidRDefault="007837A3" w:rsidP="007837A3"/>
    <w:p w14:paraId="20468D2F" w14:textId="77777777" w:rsidR="007837A3" w:rsidRDefault="007837A3" w:rsidP="007837A3">
      <w:pPr>
        <w:pStyle w:val="Heading6"/>
        <w:numPr>
          <w:ilvl w:val="0"/>
          <w:numId w:val="19"/>
        </w:numPr>
        <w:rPr>
          <w:rFonts w:cstheme="minorHAnsi"/>
          <w:iCs/>
          <w:szCs w:val="24"/>
        </w:rPr>
      </w:pPr>
      <w:r>
        <w:rPr>
          <w:rFonts w:cstheme="minorHAnsi"/>
          <w:iCs/>
          <w:szCs w:val="24"/>
        </w:rPr>
        <w:t>Add Condition Type with its Options Use Case</w:t>
      </w:r>
    </w:p>
    <w:p w14:paraId="4DA315D2" w14:textId="77777777" w:rsidR="007837A3" w:rsidRPr="00D23ADA" w:rsidRDefault="007837A3" w:rsidP="007837A3"/>
    <w:tbl>
      <w:tblPr>
        <w:tblW w:w="0"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235"/>
        <w:gridCol w:w="3064"/>
      </w:tblGrid>
      <w:tr w:rsidR="007837A3" w14:paraId="0567CB47" w14:textId="77777777" w:rsidTr="00C81F9B">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488F9A7" w14:textId="77777777" w:rsidR="007837A3" w:rsidRDefault="007837A3" w:rsidP="00C81F9B">
            <w:pPr>
              <w:spacing w:line="240" w:lineRule="auto"/>
              <w:jc w:val="center"/>
              <w:rPr>
                <w:rFonts w:cstheme="minorHAnsi"/>
                <w:b/>
                <w:bCs/>
                <w:szCs w:val="24"/>
              </w:rPr>
            </w:pPr>
            <w:r>
              <w:rPr>
                <w:rFonts w:cstheme="minorHAnsi"/>
                <w:b/>
                <w:bCs/>
                <w:szCs w:val="24"/>
              </w:rPr>
              <w:t>ID</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5DE1F69" w14:textId="77777777" w:rsidR="007837A3" w:rsidRDefault="007837A3" w:rsidP="00C81F9B">
            <w:pPr>
              <w:jc w:val="center"/>
              <w:rPr>
                <w:rFonts w:eastAsia="Calibri" w:cs="Calibri"/>
                <w:b/>
                <w:color w:val="4D5154"/>
                <w:sz w:val="22"/>
              </w:rPr>
            </w:pPr>
            <w:r w:rsidRPr="005E4878">
              <w:rPr>
                <w:rFonts w:eastAsia="Calibri" w:cs="Calibri"/>
                <w:b/>
                <w:color w:val="4D5154"/>
                <w:szCs w:val="24"/>
              </w:rPr>
              <w:t>1</w:t>
            </w:r>
          </w:p>
        </w:tc>
      </w:tr>
      <w:tr w:rsidR="007837A3" w14:paraId="5EE00390"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9EE04E2" w14:textId="77777777" w:rsidR="007837A3" w:rsidRDefault="007837A3" w:rsidP="00C81F9B">
            <w:pPr>
              <w:spacing w:line="240" w:lineRule="auto"/>
              <w:jc w:val="center"/>
              <w:rPr>
                <w:rFonts w:cstheme="minorHAnsi"/>
                <w:b/>
                <w:bCs/>
                <w:szCs w:val="24"/>
              </w:rPr>
            </w:pPr>
            <w:r>
              <w:rPr>
                <w:rFonts w:cstheme="minorHAnsi"/>
                <w:b/>
                <w:bCs/>
                <w:szCs w:val="24"/>
              </w:rPr>
              <w:t>Name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3B3E44BE" w14:textId="77777777" w:rsidR="007837A3" w:rsidRDefault="007837A3" w:rsidP="00C81F9B">
            <w:pPr>
              <w:jc w:val="center"/>
              <w:rPr>
                <w:rFonts w:eastAsia="Calibri"/>
              </w:rPr>
            </w:pPr>
            <w:r>
              <w:rPr>
                <w:rFonts w:cstheme="minorHAnsi"/>
                <w:iCs/>
                <w:szCs w:val="24"/>
              </w:rPr>
              <w:t>Add Condition Type with its Options</w:t>
            </w:r>
          </w:p>
        </w:tc>
      </w:tr>
      <w:tr w:rsidR="007837A3" w14:paraId="28F33CFF"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2F5A3A6" w14:textId="77777777" w:rsidR="007837A3" w:rsidRDefault="007837A3" w:rsidP="00C81F9B">
            <w:pPr>
              <w:spacing w:line="240" w:lineRule="auto"/>
              <w:jc w:val="center"/>
              <w:rPr>
                <w:rFonts w:cstheme="minorHAnsi"/>
                <w:b/>
                <w:bCs/>
                <w:szCs w:val="24"/>
              </w:rPr>
            </w:pPr>
            <w:r>
              <w:rPr>
                <w:rFonts w:cstheme="minorHAnsi"/>
                <w:b/>
                <w:bCs/>
                <w:szCs w:val="24"/>
              </w:rPr>
              <w:t>Version Date</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493E635" w14:textId="77777777" w:rsidR="007837A3" w:rsidRDefault="007837A3" w:rsidP="00C81F9B">
            <w:pPr>
              <w:jc w:val="center"/>
              <w:rPr>
                <w:rFonts w:eastAsia="Calibri"/>
              </w:rPr>
            </w:pPr>
            <w:r>
              <w:rPr>
                <w:rFonts w:eastAsia="Calibri"/>
              </w:rPr>
              <w:t>26/12/2021</w:t>
            </w:r>
          </w:p>
        </w:tc>
      </w:tr>
      <w:tr w:rsidR="007837A3" w14:paraId="7A873D07"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677CFE4" w14:textId="77777777" w:rsidR="007837A3" w:rsidRDefault="007837A3" w:rsidP="00C81F9B">
            <w:pPr>
              <w:spacing w:line="240" w:lineRule="auto"/>
              <w:jc w:val="center"/>
              <w:rPr>
                <w:rFonts w:cstheme="minorHAnsi"/>
                <w:b/>
                <w:bCs/>
                <w:szCs w:val="24"/>
              </w:rPr>
            </w:pPr>
            <w:r>
              <w:rPr>
                <w:rFonts w:cstheme="minorHAnsi"/>
                <w:b/>
                <w:bCs/>
                <w:szCs w:val="24"/>
              </w:rPr>
              <w:t>Brief Description:</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D6F1BB9" w14:textId="77777777" w:rsidR="007837A3" w:rsidRDefault="007837A3" w:rsidP="00C81F9B">
            <w:pPr>
              <w:jc w:val="both"/>
              <w:rPr>
                <w:rFonts w:eastAsia="Calibri"/>
              </w:rPr>
            </w:pPr>
            <w:r>
              <w:rPr>
                <w:rFonts w:eastAsia="Calibri"/>
              </w:rPr>
              <w:t>This use case represents adding condition type with its options.</w:t>
            </w:r>
          </w:p>
        </w:tc>
      </w:tr>
      <w:tr w:rsidR="007837A3" w14:paraId="020CC1AC" w14:textId="77777777" w:rsidTr="00C81F9B">
        <w:trPr>
          <w:trHeight w:val="737"/>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13D37EB" w14:textId="77777777" w:rsidR="007837A3" w:rsidRDefault="007837A3" w:rsidP="00C81F9B">
            <w:pPr>
              <w:spacing w:line="240" w:lineRule="auto"/>
              <w:jc w:val="center"/>
              <w:rPr>
                <w:rFonts w:cstheme="minorHAnsi"/>
                <w:b/>
                <w:bCs/>
                <w:szCs w:val="24"/>
              </w:rPr>
            </w:pPr>
            <w:r>
              <w:rPr>
                <w:rFonts w:cstheme="minorHAnsi"/>
                <w:b/>
                <w:bCs/>
                <w:szCs w:val="24"/>
              </w:rPr>
              <w:t>Business [System] Trigger:</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4970E50" w14:textId="77777777" w:rsidR="007837A3" w:rsidRDefault="007837A3" w:rsidP="00C81F9B">
            <w:pPr>
              <w:jc w:val="both"/>
              <w:rPr>
                <w:color w:val="282660"/>
                <w:sz w:val="28"/>
                <w:szCs w:val="28"/>
              </w:rPr>
            </w:pPr>
            <w:r>
              <w:rPr>
                <w:rFonts w:eastAsia="Calibri"/>
              </w:rPr>
              <w:t>User want to add condition type with options for use in “Condition Action”.</w:t>
            </w:r>
          </w:p>
        </w:tc>
      </w:tr>
      <w:tr w:rsidR="007837A3" w14:paraId="20E6A61F" w14:textId="77777777" w:rsidTr="00C81F9B">
        <w:trPr>
          <w:trHeight w:val="332"/>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E6E9636" w14:textId="77777777" w:rsidR="007837A3" w:rsidRDefault="007837A3" w:rsidP="00C81F9B">
            <w:pPr>
              <w:spacing w:line="240" w:lineRule="auto"/>
              <w:jc w:val="center"/>
              <w:rPr>
                <w:rFonts w:cstheme="minorHAnsi"/>
                <w:b/>
                <w:bCs/>
                <w:szCs w:val="24"/>
              </w:rPr>
            </w:pPr>
            <w:r>
              <w:rPr>
                <w:rFonts w:cstheme="minorHAnsi"/>
                <w:b/>
                <w:bCs/>
                <w:szCs w:val="24"/>
              </w:rPr>
              <w:t>Preconditions: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3856E56" w14:textId="77777777" w:rsidR="007837A3" w:rsidRPr="00D23ADA" w:rsidRDefault="007837A3" w:rsidP="00C81F9B">
            <w:pPr>
              <w:pStyle w:val="ListParagraph"/>
              <w:numPr>
                <w:ilvl w:val="0"/>
                <w:numId w:val="11"/>
              </w:numPr>
              <w:bidi w:val="0"/>
              <w:spacing w:line="256"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User has to have a permission</w:t>
            </w:r>
          </w:p>
        </w:tc>
      </w:tr>
      <w:tr w:rsidR="007837A3" w14:paraId="1253EFEF"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B7FB4AC" w14:textId="77777777" w:rsidR="007837A3" w:rsidRDefault="007837A3" w:rsidP="00C81F9B">
            <w:pPr>
              <w:spacing w:line="240" w:lineRule="auto"/>
              <w:jc w:val="center"/>
              <w:rPr>
                <w:rFonts w:cstheme="minorHAnsi"/>
                <w:b/>
                <w:bCs/>
                <w:szCs w:val="24"/>
              </w:rPr>
            </w:pPr>
            <w:r>
              <w:rPr>
                <w:rFonts w:cstheme="minorHAnsi"/>
                <w:b/>
                <w:bCs/>
                <w:szCs w:val="24"/>
              </w:rPr>
              <w:t>Assumptions: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D431A46" w14:textId="77777777" w:rsidR="007837A3" w:rsidRDefault="007837A3" w:rsidP="00C81F9B">
            <w:pPr>
              <w:jc w:val="center"/>
              <w:rPr>
                <w:rFonts w:eastAsia="Calibri"/>
              </w:rPr>
            </w:pPr>
            <w:r>
              <w:rPr>
                <w:rFonts w:eastAsia="Calibri"/>
              </w:rPr>
              <w:t>-</w:t>
            </w:r>
          </w:p>
        </w:tc>
      </w:tr>
      <w:tr w:rsidR="007837A3" w14:paraId="5B052477"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9286B15" w14:textId="77777777" w:rsidR="007837A3" w:rsidRDefault="007837A3" w:rsidP="00C81F9B">
            <w:pPr>
              <w:spacing w:line="240" w:lineRule="auto"/>
              <w:jc w:val="center"/>
              <w:rPr>
                <w:rFonts w:cstheme="minorHAnsi"/>
                <w:b/>
                <w:bCs/>
                <w:szCs w:val="24"/>
              </w:rPr>
            </w:pPr>
            <w:r>
              <w:rPr>
                <w:rFonts w:cstheme="minorHAnsi"/>
                <w:b/>
                <w:bCs/>
                <w:szCs w:val="24"/>
              </w:rPr>
              <w:t>Actor(s):</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EA0D480" w14:textId="77777777" w:rsidR="007837A3" w:rsidRDefault="007837A3" w:rsidP="00C81F9B">
            <w:pPr>
              <w:rPr>
                <w:rFonts w:eastAsia="Calibri"/>
              </w:rPr>
            </w:pPr>
            <w:r>
              <w:rPr>
                <w:rFonts w:eastAsia="Calibri"/>
              </w:rPr>
              <w:t>Admin, Permitted User</w:t>
            </w:r>
          </w:p>
        </w:tc>
      </w:tr>
      <w:tr w:rsidR="007837A3" w14:paraId="749C52AA"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F54CDA2" w14:textId="77777777" w:rsidR="007837A3" w:rsidRDefault="007837A3" w:rsidP="00C81F9B">
            <w:pPr>
              <w:spacing w:line="240" w:lineRule="auto"/>
              <w:jc w:val="center"/>
              <w:rPr>
                <w:rFonts w:cstheme="minorHAnsi"/>
                <w:b/>
                <w:bCs/>
                <w:szCs w:val="24"/>
              </w:rPr>
            </w:pPr>
            <w:r>
              <w:rPr>
                <w:rFonts w:cstheme="minorHAnsi"/>
                <w:b/>
                <w:bCs/>
                <w:szCs w:val="24"/>
              </w:rPr>
              <w:t>Priority:</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361A8FA" w14:textId="77777777" w:rsidR="007837A3" w:rsidRDefault="007837A3" w:rsidP="00C81F9B">
            <w:pPr>
              <w:rPr>
                <w:rFonts w:eastAsia="Calibri"/>
              </w:rPr>
            </w:pPr>
            <w:r>
              <w:rPr>
                <w:rFonts w:eastAsia="Calibri"/>
              </w:rPr>
              <w:t>High</w:t>
            </w:r>
          </w:p>
        </w:tc>
      </w:tr>
      <w:tr w:rsidR="007837A3" w14:paraId="2F9D480F" w14:textId="77777777" w:rsidTr="00C81F9B">
        <w:trPr>
          <w:trHeight w:val="58"/>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2C1C276A" w14:textId="77777777" w:rsidR="007837A3" w:rsidRDefault="007837A3" w:rsidP="00C81F9B">
            <w:pPr>
              <w:spacing w:line="240" w:lineRule="auto"/>
              <w:jc w:val="center"/>
              <w:rPr>
                <w:rFonts w:cstheme="minorHAnsi"/>
                <w:b/>
                <w:bCs/>
                <w:szCs w:val="24"/>
              </w:rPr>
            </w:pPr>
            <w:r>
              <w:rPr>
                <w:rFonts w:cstheme="minorHAnsi"/>
                <w:b/>
                <w:bCs/>
                <w:szCs w:val="24"/>
              </w:rPr>
              <w:t>Basic Flow:</w:t>
            </w:r>
          </w:p>
          <w:p w14:paraId="4F20D776" w14:textId="77777777" w:rsidR="007837A3" w:rsidRDefault="007837A3" w:rsidP="00C81F9B">
            <w:pPr>
              <w:spacing w:line="240" w:lineRule="auto"/>
              <w:jc w:val="center"/>
              <w:rPr>
                <w:rFonts w:cstheme="minorHAnsi"/>
                <w:b/>
                <w:bCs/>
                <w:szCs w:val="24"/>
              </w:rPr>
            </w:pPr>
          </w:p>
          <w:p w14:paraId="39F6AE6C" w14:textId="77777777" w:rsidR="007837A3" w:rsidRDefault="007837A3" w:rsidP="00C81F9B">
            <w:pPr>
              <w:spacing w:line="240" w:lineRule="auto"/>
              <w:jc w:val="center"/>
              <w:rPr>
                <w:rFonts w:cstheme="minorHAnsi"/>
                <w:b/>
                <w:bCs/>
                <w:szCs w:val="24"/>
              </w:rPr>
            </w:pPr>
          </w:p>
          <w:p w14:paraId="478E35EF" w14:textId="77777777" w:rsidR="007837A3" w:rsidRDefault="007837A3" w:rsidP="00C81F9B">
            <w:pPr>
              <w:spacing w:line="240" w:lineRule="auto"/>
              <w:jc w:val="center"/>
              <w:rPr>
                <w:rFonts w:cstheme="minorHAnsi"/>
                <w:b/>
                <w:bCs/>
                <w:szCs w:val="24"/>
              </w:rPr>
            </w:pPr>
          </w:p>
          <w:p w14:paraId="35B7DD5A" w14:textId="77777777" w:rsidR="007837A3" w:rsidRDefault="007837A3" w:rsidP="00C81F9B">
            <w:pPr>
              <w:spacing w:line="240" w:lineRule="auto"/>
              <w:jc w:val="center"/>
              <w:rPr>
                <w:rFonts w:cstheme="minorHAnsi"/>
                <w:b/>
                <w:bCs/>
                <w:szCs w:val="24"/>
              </w:rPr>
            </w:pPr>
          </w:p>
          <w:p w14:paraId="69B3A321" w14:textId="77777777" w:rsidR="007837A3" w:rsidRDefault="007837A3" w:rsidP="00C81F9B">
            <w:pPr>
              <w:spacing w:line="240" w:lineRule="auto"/>
              <w:jc w:val="center"/>
              <w:rPr>
                <w:rFonts w:cstheme="minorHAnsi"/>
                <w:b/>
                <w:bCs/>
                <w:szCs w:val="24"/>
              </w:rPr>
            </w:pPr>
          </w:p>
          <w:p w14:paraId="2B86163C" w14:textId="77777777" w:rsidR="007837A3" w:rsidRDefault="007837A3" w:rsidP="00C81F9B">
            <w:pPr>
              <w:spacing w:line="240" w:lineRule="auto"/>
              <w:rPr>
                <w:rFonts w:cstheme="minorHAnsi"/>
                <w:b/>
                <w:bCs/>
                <w:szCs w:val="24"/>
              </w:rPr>
            </w:pPr>
          </w:p>
          <w:p w14:paraId="520FCF31" w14:textId="77777777" w:rsidR="007837A3" w:rsidRDefault="007837A3" w:rsidP="00C81F9B">
            <w:pPr>
              <w:spacing w:line="240" w:lineRule="auto"/>
              <w:rPr>
                <w:rFonts w:cstheme="minorHAnsi"/>
                <w:b/>
                <w:bCs/>
                <w:szCs w:val="24"/>
              </w:rPr>
            </w:pPr>
          </w:p>
          <w:p w14:paraId="438C6B02" w14:textId="77777777" w:rsidR="007837A3" w:rsidRDefault="007837A3" w:rsidP="00C81F9B">
            <w:pPr>
              <w:spacing w:line="240" w:lineRule="auto"/>
              <w:rPr>
                <w:rFonts w:cstheme="minorHAnsi"/>
                <w:b/>
                <w:bCs/>
                <w:szCs w:val="24"/>
              </w:rPr>
            </w:pPr>
          </w:p>
          <w:p w14:paraId="7CF20E41" w14:textId="77777777" w:rsidR="007837A3" w:rsidRDefault="007837A3" w:rsidP="00C81F9B">
            <w:pPr>
              <w:spacing w:line="240" w:lineRule="auto"/>
              <w:rPr>
                <w:rFonts w:cstheme="minorHAnsi"/>
                <w:b/>
                <w:bCs/>
                <w:szCs w:val="24"/>
              </w:rPr>
            </w:pPr>
          </w:p>
          <w:p w14:paraId="6D19CE58" w14:textId="77777777" w:rsidR="007837A3" w:rsidRDefault="007837A3" w:rsidP="00C81F9B">
            <w:pPr>
              <w:spacing w:line="240" w:lineRule="auto"/>
              <w:rPr>
                <w:rFonts w:cstheme="minorHAnsi"/>
                <w:b/>
                <w:bCs/>
                <w:szCs w:val="24"/>
              </w:rPr>
            </w:pPr>
          </w:p>
          <w:p w14:paraId="120DF431" w14:textId="77777777" w:rsidR="007837A3" w:rsidRDefault="007837A3" w:rsidP="00C81F9B">
            <w:pPr>
              <w:spacing w:line="240" w:lineRule="auto"/>
              <w:rPr>
                <w:rFonts w:cstheme="minorHAnsi"/>
                <w:b/>
                <w:bCs/>
                <w:szCs w:val="24"/>
              </w:rPr>
            </w:pPr>
          </w:p>
          <w:p w14:paraId="3C5DB6C5" w14:textId="77777777" w:rsidR="007837A3" w:rsidRDefault="007837A3" w:rsidP="00C81F9B">
            <w:pPr>
              <w:spacing w:line="240" w:lineRule="auto"/>
              <w:rPr>
                <w:rFonts w:cstheme="minorHAnsi"/>
                <w:b/>
                <w:bCs/>
                <w:szCs w:val="24"/>
              </w:rPr>
            </w:pPr>
          </w:p>
          <w:p w14:paraId="72397B88" w14:textId="77777777" w:rsidR="007837A3" w:rsidRDefault="007837A3" w:rsidP="00C81F9B">
            <w:pPr>
              <w:spacing w:line="240" w:lineRule="auto"/>
              <w:rPr>
                <w:rFonts w:cstheme="minorHAnsi"/>
                <w:b/>
                <w:bCs/>
                <w:szCs w:val="24"/>
              </w:rPr>
            </w:pPr>
          </w:p>
          <w:p w14:paraId="2244F3B0" w14:textId="77777777" w:rsidR="007837A3" w:rsidRDefault="007837A3" w:rsidP="00C81F9B">
            <w:pPr>
              <w:spacing w:line="240" w:lineRule="auto"/>
              <w:rPr>
                <w:rFonts w:cstheme="minorHAnsi"/>
                <w:b/>
                <w:bCs/>
                <w:szCs w:val="24"/>
              </w:rPr>
            </w:pPr>
          </w:p>
          <w:p w14:paraId="4A457457" w14:textId="77777777" w:rsidR="007837A3" w:rsidRDefault="007837A3" w:rsidP="00C81F9B">
            <w:pPr>
              <w:spacing w:line="240" w:lineRule="auto"/>
              <w:rPr>
                <w:rFonts w:cstheme="minorHAnsi"/>
                <w:b/>
                <w:bCs/>
                <w:szCs w:val="24"/>
              </w:rPr>
            </w:pPr>
          </w:p>
          <w:p w14:paraId="658CF96E" w14:textId="77777777" w:rsidR="007837A3" w:rsidRDefault="007837A3" w:rsidP="00C81F9B">
            <w:pPr>
              <w:spacing w:line="240" w:lineRule="auto"/>
              <w:rPr>
                <w:rFonts w:cstheme="minorHAnsi"/>
                <w:b/>
                <w:bCs/>
                <w:szCs w:val="24"/>
              </w:rPr>
            </w:pPr>
          </w:p>
          <w:p w14:paraId="6C49EA44" w14:textId="77777777" w:rsidR="007837A3" w:rsidRDefault="007837A3" w:rsidP="00C81F9B">
            <w:pPr>
              <w:spacing w:line="240" w:lineRule="auto"/>
              <w:rPr>
                <w:rFonts w:cstheme="minorHAnsi"/>
                <w:b/>
                <w:bCs/>
                <w:szCs w:val="24"/>
              </w:rPr>
            </w:pPr>
          </w:p>
          <w:p w14:paraId="6AAD35D3" w14:textId="77777777" w:rsidR="007837A3" w:rsidRDefault="007837A3" w:rsidP="00C81F9B">
            <w:pPr>
              <w:spacing w:line="240" w:lineRule="auto"/>
              <w:rPr>
                <w:rFonts w:cstheme="minorHAnsi"/>
                <w:b/>
                <w:bCs/>
                <w:szCs w:val="24"/>
              </w:rPr>
            </w:pPr>
          </w:p>
          <w:p w14:paraId="11F6DB10" w14:textId="77777777" w:rsidR="007837A3" w:rsidRDefault="007837A3" w:rsidP="00C81F9B">
            <w:pPr>
              <w:spacing w:line="240" w:lineRule="auto"/>
              <w:rPr>
                <w:rFonts w:cstheme="minorHAnsi"/>
                <w:b/>
                <w:bCs/>
                <w:szCs w:val="24"/>
              </w:rPr>
            </w:pPr>
          </w:p>
          <w:p w14:paraId="463EAE82" w14:textId="77777777" w:rsidR="007837A3" w:rsidRDefault="007837A3" w:rsidP="00C81F9B">
            <w:pPr>
              <w:spacing w:line="240" w:lineRule="auto"/>
              <w:rPr>
                <w:rFonts w:cstheme="minorHAnsi"/>
                <w:b/>
                <w:bCs/>
                <w:szCs w:val="24"/>
              </w:rPr>
            </w:pPr>
          </w:p>
          <w:p w14:paraId="6DB985D1" w14:textId="77777777" w:rsidR="007837A3" w:rsidRDefault="007837A3" w:rsidP="00C81F9B">
            <w:pPr>
              <w:spacing w:line="240" w:lineRule="auto"/>
              <w:rPr>
                <w:rFonts w:cstheme="minorHAnsi"/>
                <w:b/>
                <w:bCs/>
                <w:szCs w:val="24"/>
              </w:rPr>
            </w:pPr>
          </w:p>
          <w:p w14:paraId="014FA5E8" w14:textId="77777777" w:rsidR="007837A3" w:rsidRDefault="007837A3" w:rsidP="00C81F9B">
            <w:pPr>
              <w:spacing w:line="240" w:lineRule="auto"/>
              <w:rPr>
                <w:rFonts w:cstheme="minorHAnsi"/>
                <w:b/>
                <w:bCs/>
                <w:szCs w:val="24"/>
              </w:rPr>
            </w:pPr>
          </w:p>
          <w:p w14:paraId="679C55DF" w14:textId="77777777" w:rsidR="007837A3" w:rsidRDefault="007837A3" w:rsidP="00C81F9B">
            <w:pPr>
              <w:spacing w:line="240" w:lineRule="auto"/>
              <w:rPr>
                <w:rFonts w:cstheme="minorHAnsi"/>
                <w:b/>
                <w:bCs/>
                <w:szCs w:val="24"/>
              </w:rPr>
            </w:pPr>
          </w:p>
          <w:p w14:paraId="73974CBD" w14:textId="77777777" w:rsidR="007837A3" w:rsidRDefault="007837A3" w:rsidP="00C81F9B">
            <w:pPr>
              <w:spacing w:line="240" w:lineRule="auto"/>
              <w:rPr>
                <w:rFonts w:cstheme="minorHAnsi"/>
                <w:b/>
                <w:bCs/>
                <w:szCs w:val="24"/>
              </w:rPr>
            </w:pPr>
          </w:p>
          <w:p w14:paraId="0E67D637" w14:textId="77777777" w:rsidR="007837A3" w:rsidRDefault="007837A3" w:rsidP="00C81F9B">
            <w:pPr>
              <w:spacing w:line="240" w:lineRule="auto"/>
              <w:rPr>
                <w:rFonts w:cstheme="minorHAnsi"/>
                <w:b/>
                <w:bCs/>
                <w:szCs w:val="24"/>
              </w:rPr>
            </w:pPr>
          </w:p>
          <w:p w14:paraId="4091B0A8" w14:textId="77777777" w:rsidR="007837A3" w:rsidRDefault="007837A3" w:rsidP="00C81F9B">
            <w:pPr>
              <w:spacing w:line="240" w:lineRule="auto"/>
              <w:rPr>
                <w:rFonts w:cstheme="minorHAnsi"/>
                <w:b/>
                <w:bCs/>
                <w:szCs w:val="24"/>
              </w:rPr>
            </w:pPr>
          </w:p>
          <w:p w14:paraId="3032EB1C" w14:textId="77777777" w:rsidR="007837A3" w:rsidRDefault="007837A3" w:rsidP="00C81F9B">
            <w:pPr>
              <w:spacing w:line="240" w:lineRule="auto"/>
              <w:rPr>
                <w:rFonts w:cstheme="minorHAnsi"/>
                <w:b/>
                <w:bCs/>
                <w:szCs w:val="24"/>
              </w:rPr>
            </w:pPr>
          </w:p>
          <w:p w14:paraId="2C724EFD" w14:textId="77777777" w:rsidR="007837A3" w:rsidRDefault="007837A3" w:rsidP="00C81F9B">
            <w:pPr>
              <w:spacing w:line="240" w:lineRule="auto"/>
              <w:rPr>
                <w:rFonts w:cstheme="minorHAnsi"/>
                <w:b/>
                <w:bCs/>
                <w:szCs w:val="24"/>
              </w:rPr>
            </w:pPr>
          </w:p>
          <w:p w14:paraId="384D1421" w14:textId="77777777" w:rsidR="007837A3" w:rsidRDefault="007837A3" w:rsidP="00C81F9B">
            <w:pPr>
              <w:spacing w:line="240" w:lineRule="auto"/>
              <w:rPr>
                <w:rFonts w:cstheme="minorHAnsi"/>
                <w:b/>
                <w:bCs/>
                <w:szCs w:val="24"/>
              </w:rPr>
            </w:pPr>
          </w:p>
          <w:p w14:paraId="000A1620" w14:textId="77777777" w:rsidR="007837A3" w:rsidRDefault="007837A3" w:rsidP="00C81F9B">
            <w:pPr>
              <w:spacing w:line="240" w:lineRule="auto"/>
              <w:rPr>
                <w:rFonts w:cstheme="minorHAnsi"/>
                <w:b/>
                <w:bCs/>
                <w:szCs w:val="24"/>
              </w:rPr>
            </w:pPr>
          </w:p>
          <w:p w14:paraId="1DFF7ED4" w14:textId="77777777" w:rsidR="007837A3" w:rsidRDefault="007837A3" w:rsidP="00C81F9B">
            <w:pPr>
              <w:spacing w:line="240" w:lineRule="auto"/>
              <w:rPr>
                <w:rFonts w:cstheme="minorHAnsi"/>
                <w:b/>
                <w:bCs/>
                <w:szCs w:val="24"/>
              </w:rPr>
            </w:pPr>
          </w:p>
          <w:p w14:paraId="6DB13D24" w14:textId="77777777" w:rsidR="007837A3" w:rsidRDefault="007837A3" w:rsidP="00C81F9B">
            <w:pPr>
              <w:spacing w:line="240" w:lineRule="auto"/>
              <w:rPr>
                <w:rFonts w:cstheme="minorHAnsi"/>
                <w:b/>
                <w:bCs/>
                <w:szCs w:val="24"/>
              </w:rPr>
            </w:pPr>
          </w:p>
          <w:p w14:paraId="43838969" w14:textId="77777777" w:rsidR="007837A3" w:rsidRDefault="007837A3" w:rsidP="00C81F9B">
            <w:pPr>
              <w:spacing w:line="240" w:lineRule="auto"/>
              <w:rPr>
                <w:rFonts w:cstheme="minorHAnsi"/>
                <w:b/>
                <w:bCs/>
                <w:szCs w:val="24"/>
              </w:rPr>
            </w:pPr>
          </w:p>
          <w:p w14:paraId="283B5A63" w14:textId="77777777" w:rsidR="007837A3" w:rsidRDefault="007837A3" w:rsidP="00C81F9B">
            <w:pPr>
              <w:spacing w:line="240" w:lineRule="auto"/>
              <w:rPr>
                <w:rFonts w:cstheme="minorHAnsi"/>
                <w:b/>
                <w:bCs/>
                <w:szCs w:val="24"/>
              </w:rPr>
            </w:pPr>
          </w:p>
          <w:p w14:paraId="08074842" w14:textId="77777777" w:rsidR="007837A3" w:rsidRDefault="007837A3" w:rsidP="00C81F9B">
            <w:pPr>
              <w:spacing w:line="240" w:lineRule="auto"/>
              <w:rPr>
                <w:rFonts w:cstheme="minorHAnsi"/>
                <w:b/>
                <w:bCs/>
                <w:szCs w:val="24"/>
              </w:rPr>
            </w:pPr>
          </w:p>
          <w:p w14:paraId="1A6BB99C" w14:textId="77777777" w:rsidR="007837A3" w:rsidRDefault="007837A3" w:rsidP="00C81F9B">
            <w:pPr>
              <w:spacing w:line="240" w:lineRule="auto"/>
              <w:rPr>
                <w:rFonts w:cstheme="minorHAnsi"/>
                <w:b/>
                <w:bCs/>
                <w:szCs w:val="24"/>
              </w:rPr>
            </w:pPr>
          </w:p>
          <w:p w14:paraId="31BC60E7" w14:textId="77777777" w:rsidR="007837A3" w:rsidRDefault="007837A3" w:rsidP="00C81F9B">
            <w:pPr>
              <w:spacing w:line="240" w:lineRule="auto"/>
              <w:rPr>
                <w:rFonts w:cstheme="minorHAnsi"/>
                <w:b/>
                <w:bCs/>
                <w:szCs w:val="24"/>
              </w:rPr>
            </w:pPr>
          </w:p>
          <w:p w14:paraId="22DE3F7B" w14:textId="77777777" w:rsidR="007837A3" w:rsidRDefault="007837A3" w:rsidP="00C81F9B">
            <w:pPr>
              <w:spacing w:line="240" w:lineRule="auto"/>
              <w:rPr>
                <w:rFonts w:cstheme="minorHAnsi"/>
                <w:b/>
                <w:bCs/>
                <w:szCs w:val="24"/>
              </w:rPr>
            </w:pPr>
          </w:p>
          <w:p w14:paraId="4336290D" w14:textId="77777777" w:rsidR="007837A3" w:rsidRDefault="007837A3" w:rsidP="00C81F9B">
            <w:pPr>
              <w:spacing w:line="240" w:lineRule="auto"/>
              <w:rPr>
                <w:rFonts w:cstheme="minorHAnsi"/>
                <w:b/>
                <w:bCs/>
                <w:szCs w:val="24"/>
              </w:rPr>
            </w:pPr>
          </w:p>
          <w:p w14:paraId="0FD1A99F" w14:textId="77777777" w:rsidR="007837A3" w:rsidRDefault="007837A3" w:rsidP="00C81F9B">
            <w:pPr>
              <w:spacing w:line="240" w:lineRule="auto"/>
              <w:rPr>
                <w:rFonts w:cstheme="minorHAnsi"/>
                <w:b/>
                <w:bCs/>
                <w:szCs w:val="24"/>
              </w:rPr>
            </w:pPr>
          </w:p>
          <w:p w14:paraId="796500B1" w14:textId="77777777" w:rsidR="007837A3" w:rsidRDefault="007837A3" w:rsidP="00C81F9B">
            <w:pPr>
              <w:spacing w:line="240" w:lineRule="auto"/>
              <w:rPr>
                <w:rFonts w:cstheme="minorHAnsi"/>
                <w:b/>
                <w:bCs/>
                <w:szCs w:val="24"/>
              </w:rPr>
            </w:pPr>
          </w:p>
          <w:p w14:paraId="32D86E87" w14:textId="77777777" w:rsidR="007837A3" w:rsidRDefault="007837A3" w:rsidP="00C81F9B">
            <w:pPr>
              <w:spacing w:line="240" w:lineRule="auto"/>
              <w:rPr>
                <w:rFonts w:cstheme="minorHAnsi"/>
                <w:b/>
                <w:bCs/>
                <w:szCs w:val="24"/>
              </w:rPr>
            </w:pPr>
          </w:p>
          <w:p w14:paraId="3414FDFF" w14:textId="77777777" w:rsidR="007837A3" w:rsidRDefault="007837A3" w:rsidP="00C81F9B">
            <w:pPr>
              <w:spacing w:line="240" w:lineRule="auto"/>
              <w:rPr>
                <w:rFonts w:cstheme="minorHAnsi"/>
                <w:b/>
                <w:bCs/>
                <w:szCs w:val="24"/>
              </w:rPr>
            </w:pPr>
          </w:p>
          <w:p w14:paraId="2460E805" w14:textId="77777777" w:rsidR="007837A3" w:rsidRDefault="007837A3" w:rsidP="00C81F9B">
            <w:pPr>
              <w:spacing w:line="240" w:lineRule="auto"/>
              <w:rPr>
                <w:rFonts w:cstheme="minorHAnsi"/>
                <w:b/>
                <w:bCs/>
                <w:szCs w:val="24"/>
              </w:rPr>
            </w:pPr>
          </w:p>
          <w:p w14:paraId="34B1CD20" w14:textId="77777777" w:rsidR="007837A3" w:rsidRDefault="007837A3" w:rsidP="00C81F9B">
            <w:pPr>
              <w:spacing w:line="240" w:lineRule="auto"/>
              <w:rPr>
                <w:rFonts w:cstheme="minorHAnsi"/>
                <w:b/>
                <w:bCs/>
                <w:szCs w:val="24"/>
              </w:rPr>
            </w:pPr>
          </w:p>
          <w:p w14:paraId="24171F24" w14:textId="77777777" w:rsidR="007837A3" w:rsidRDefault="007837A3" w:rsidP="00C81F9B">
            <w:pPr>
              <w:spacing w:line="240" w:lineRule="auto"/>
              <w:rPr>
                <w:rFonts w:cstheme="minorHAnsi"/>
                <w:b/>
                <w:bCs/>
                <w:szCs w:val="24"/>
              </w:rPr>
            </w:pPr>
          </w:p>
          <w:p w14:paraId="26126BBE" w14:textId="77777777" w:rsidR="007837A3" w:rsidRDefault="007837A3" w:rsidP="00C81F9B">
            <w:pPr>
              <w:spacing w:line="240" w:lineRule="auto"/>
              <w:rPr>
                <w:rFonts w:cstheme="minorHAnsi"/>
                <w:b/>
                <w:bCs/>
                <w:szCs w:val="24"/>
              </w:rPr>
            </w:pPr>
          </w:p>
          <w:p w14:paraId="2BBC0C53" w14:textId="77777777" w:rsidR="007837A3" w:rsidRDefault="007837A3" w:rsidP="00C81F9B">
            <w:pPr>
              <w:spacing w:line="240" w:lineRule="auto"/>
              <w:rPr>
                <w:rFonts w:cstheme="minorHAnsi"/>
                <w:b/>
                <w:bCs/>
                <w:szCs w:val="24"/>
              </w:rPr>
            </w:pPr>
          </w:p>
          <w:p w14:paraId="68319DBF" w14:textId="77777777" w:rsidR="007837A3" w:rsidRDefault="007837A3" w:rsidP="00C81F9B">
            <w:pPr>
              <w:spacing w:line="240" w:lineRule="auto"/>
              <w:rPr>
                <w:rFonts w:cstheme="minorHAnsi"/>
                <w:b/>
                <w:bCs/>
                <w:szCs w:val="24"/>
              </w:rPr>
            </w:pPr>
          </w:p>
          <w:p w14:paraId="527DA12C" w14:textId="77777777" w:rsidR="007837A3" w:rsidRDefault="007837A3" w:rsidP="00C81F9B">
            <w:pPr>
              <w:spacing w:line="240" w:lineRule="auto"/>
              <w:rPr>
                <w:rFonts w:cstheme="minorHAnsi"/>
                <w:b/>
                <w:bCs/>
                <w:szCs w:val="24"/>
              </w:rPr>
            </w:pPr>
          </w:p>
          <w:p w14:paraId="389CE755" w14:textId="77777777" w:rsidR="007837A3" w:rsidRDefault="007837A3" w:rsidP="00C81F9B">
            <w:pPr>
              <w:spacing w:line="240" w:lineRule="auto"/>
              <w:rPr>
                <w:rFonts w:cstheme="minorHAnsi"/>
                <w:b/>
                <w:bCs/>
                <w:szCs w:val="24"/>
              </w:rPr>
            </w:pPr>
          </w:p>
          <w:p w14:paraId="76637341" w14:textId="77777777" w:rsidR="007837A3" w:rsidRDefault="007837A3" w:rsidP="00C81F9B">
            <w:pPr>
              <w:spacing w:line="240" w:lineRule="auto"/>
              <w:rPr>
                <w:rFonts w:cstheme="minorHAnsi"/>
                <w:b/>
                <w:bCs/>
                <w:szCs w:val="24"/>
              </w:rPr>
            </w:pPr>
          </w:p>
          <w:p w14:paraId="60497A79" w14:textId="77777777" w:rsidR="007837A3" w:rsidRDefault="007837A3" w:rsidP="00C81F9B">
            <w:pPr>
              <w:spacing w:line="240" w:lineRule="auto"/>
              <w:rPr>
                <w:rFonts w:cstheme="minorHAnsi"/>
                <w:b/>
                <w:bCs/>
                <w:szCs w:val="24"/>
              </w:rPr>
            </w:pPr>
          </w:p>
          <w:p w14:paraId="7DEC6984" w14:textId="77777777" w:rsidR="007837A3" w:rsidRDefault="007837A3" w:rsidP="00C81F9B">
            <w:pPr>
              <w:spacing w:line="240" w:lineRule="auto"/>
              <w:rPr>
                <w:rFonts w:cstheme="minorHAnsi"/>
                <w:b/>
                <w:bCs/>
                <w:szCs w:val="24"/>
              </w:rPr>
            </w:pPr>
          </w:p>
          <w:p w14:paraId="7198ECEE" w14:textId="77777777" w:rsidR="007837A3" w:rsidRDefault="007837A3" w:rsidP="00C81F9B">
            <w:pPr>
              <w:spacing w:line="240" w:lineRule="auto"/>
              <w:rPr>
                <w:rFonts w:cstheme="minorHAnsi"/>
                <w:b/>
                <w:bCs/>
                <w:szCs w:val="24"/>
              </w:rPr>
            </w:pPr>
          </w:p>
          <w:p w14:paraId="12C64998" w14:textId="77777777" w:rsidR="007837A3" w:rsidRDefault="007837A3" w:rsidP="00C81F9B">
            <w:pPr>
              <w:spacing w:line="240" w:lineRule="auto"/>
              <w:rPr>
                <w:rFonts w:cstheme="minorHAnsi"/>
                <w:b/>
                <w:bCs/>
                <w:szCs w:val="24"/>
              </w:rPr>
            </w:pPr>
          </w:p>
          <w:p w14:paraId="5C020BAE" w14:textId="77777777" w:rsidR="007837A3" w:rsidRDefault="007837A3" w:rsidP="00C81F9B">
            <w:pPr>
              <w:spacing w:line="240" w:lineRule="auto"/>
              <w:rPr>
                <w:rFonts w:cstheme="minorHAnsi"/>
                <w:b/>
                <w:bCs/>
                <w:szCs w:val="24"/>
              </w:rPr>
            </w:pPr>
          </w:p>
          <w:p w14:paraId="55870CA5" w14:textId="77777777" w:rsidR="007837A3" w:rsidRDefault="007837A3" w:rsidP="00C81F9B">
            <w:pPr>
              <w:spacing w:line="240" w:lineRule="auto"/>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E6E7E8"/>
            <w:hideMark/>
          </w:tcPr>
          <w:p w14:paraId="38FCE823" w14:textId="77777777" w:rsidR="007837A3" w:rsidRDefault="007837A3" w:rsidP="00C81F9B">
            <w:pPr>
              <w:jc w:val="center"/>
            </w:pPr>
            <w:r>
              <w:rPr>
                <w:b/>
              </w:rPr>
              <w:t>Actor Action</w:t>
            </w:r>
          </w:p>
        </w:tc>
        <w:tc>
          <w:tcPr>
            <w:tcW w:w="3064" w:type="dxa"/>
            <w:tcBorders>
              <w:top w:val="single" w:sz="4" w:space="0" w:color="9EA2A6"/>
              <w:left w:val="single" w:sz="4" w:space="0" w:color="9EA2A6"/>
              <w:bottom w:val="single" w:sz="4" w:space="0" w:color="9EA2A6"/>
              <w:right w:val="single" w:sz="4" w:space="0" w:color="9EA2A6"/>
            </w:tcBorders>
            <w:shd w:val="clear" w:color="auto" w:fill="E6E7E8"/>
            <w:hideMark/>
          </w:tcPr>
          <w:p w14:paraId="59626A85" w14:textId="77777777" w:rsidR="007837A3" w:rsidRDefault="007837A3" w:rsidP="00C81F9B">
            <w:pPr>
              <w:jc w:val="center"/>
              <w:rPr>
                <w:b/>
                <w:bCs/>
              </w:rPr>
            </w:pPr>
            <w:r>
              <w:rPr>
                <w:b/>
                <w:bCs/>
              </w:rPr>
              <w:t>System Response</w:t>
            </w:r>
          </w:p>
        </w:tc>
      </w:tr>
      <w:tr w:rsidR="007837A3" w14:paraId="5DFEE21F" w14:textId="77777777" w:rsidTr="00C81F9B">
        <w:trPr>
          <w:trHeight w:val="1232"/>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3FE235D3" w14:textId="77777777" w:rsidR="007837A3" w:rsidRDefault="007837A3" w:rsidP="00C81F9B">
            <w:pPr>
              <w:rPr>
                <w:rFonts w:cstheme="minorHAnsi"/>
                <w:b/>
                <w:bCs/>
                <w:szCs w:val="24"/>
              </w:rPr>
            </w:pPr>
          </w:p>
        </w:tc>
        <w:tc>
          <w:tcPr>
            <w:tcW w:w="3235" w:type="dxa"/>
            <w:tcBorders>
              <w:top w:val="single" w:sz="4" w:space="0" w:color="9EA2A6"/>
              <w:left w:val="single" w:sz="4" w:space="0" w:color="9EA2A6"/>
              <w:bottom w:val="single" w:sz="4" w:space="0" w:color="9EA2A6"/>
              <w:right w:val="single" w:sz="4" w:space="0" w:color="9EA2A6"/>
            </w:tcBorders>
            <w:shd w:val="clear" w:color="auto" w:fill="FFFFFF"/>
          </w:tcPr>
          <w:p w14:paraId="6437B957" w14:textId="77777777" w:rsidR="007837A3" w:rsidRPr="00C60F3C" w:rsidRDefault="007837A3" w:rsidP="00C81F9B">
            <w:pPr>
              <w:rPr>
                <w:rFonts w:eastAsia="Calibri"/>
                <w:color w:val="FF0000"/>
                <w:u w:val="single"/>
              </w:rPr>
            </w:pPr>
            <w:r>
              <w:rPr>
                <w:rFonts w:eastAsia="Calibri"/>
                <w:b/>
                <w:bCs/>
              </w:rPr>
              <w:t>Step1:</w:t>
            </w:r>
            <w:r>
              <w:rPr>
                <w:rFonts w:eastAsia="Calibri"/>
              </w:rPr>
              <w:t xml:space="preserve"> </w:t>
            </w:r>
            <w:r w:rsidRPr="00FC5724">
              <w:rPr>
                <w:rFonts w:cstheme="minorHAnsi"/>
                <w:iCs/>
                <w:szCs w:val="24"/>
              </w:rPr>
              <w:t xml:space="preserve">user will click on </w:t>
            </w:r>
            <w:r>
              <w:rPr>
                <w:rFonts w:cstheme="minorHAnsi"/>
                <w:iCs/>
                <w:szCs w:val="24"/>
              </w:rPr>
              <w:t xml:space="preserve">condition </w:t>
            </w:r>
            <w:r w:rsidRPr="00FC5724">
              <w:rPr>
                <w:rFonts w:cstheme="minorHAnsi"/>
                <w:iCs/>
                <w:szCs w:val="24"/>
              </w:rPr>
              <w:t>tab;</w:t>
            </w:r>
          </w:p>
          <w:p w14:paraId="48CE28B4" w14:textId="77777777" w:rsidR="007837A3" w:rsidRPr="00C60F3C" w:rsidRDefault="007837A3" w:rsidP="00C81F9B">
            <w:pPr>
              <w:rPr>
                <w:rFonts w:eastAsia="Calibri"/>
                <w:u w:val="single"/>
              </w:rPr>
            </w:pPr>
          </w:p>
          <w:p w14:paraId="27FC6306" w14:textId="77777777" w:rsidR="007837A3" w:rsidRDefault="007837A3" w:rsidP="00C81F9B">
            <w:pPr>
              <w:rPr>
                <w:rFonts w:eastAsia="Calibri"/>
              </w:rPr>
            </w:pPr>
          </w:p>
          <w:p w14:paraId="186FAAA9" w14:textId="77777777" w:rsidR="007837A3" w:rsidRDefault="007837A3" w:rsidP="00C81F9B">
            <w:pPr>
              <w:rPr>
                <w:rFonts w:eastAsia="Calibri"/>
              </w:rPr>
            </w:pPr>
          </w:p>
          <w:p w14:paraId="0EF2C1D5" w14:textId="77777777" w:rsidR="007837A3" w:rsidRDefault="007837A3" w:rsidP="00C81F9B">
            <w:pPr>
              <w:rPr>
                <w:rFonts w:eastAsia="Calibri"/>
              </w:rPr>
            </w:pPr>
          </w:p>
          <w:p w14:paraId="1202B0D8" w14:textId="77777777" w:rsidR="007837A3" w:rsidRDefault="007837A3" w:rsidP="00C81F9B">
            <w:pPr>
              <w:rPr>
                <w:rFonts w:eastAsia="Calibri"/>
              </w:rPr>
            </w:pPr>
          </w:p>
          <w:p w14:paraId="0C47053F" w14:textId="77777777" w:rsidR="007837A3" w:rsidRDefault="007837A3" w:rsidP="00C81F9B">
            <w:pPr>
              <w:rPr>
                <w:rFonts w:eastAsia="Calibri"/>
              </w:rPr>
            </w:pPr>
          </w:p>
          <w:p w14:paraId="1BA0ECE6" w14:textId="77777777" w:rsidR="007837A3" w:rsidRDefault="007837A3" w:rsidP="00C81F9B">
            <w:pPr>
              <w:rPr>
                <w:rFonts w:eastAsia="Calibri"/>
              </w:rPr>
            </w:pPr>
          </w:p>
          <w:p w14:paraId="07ACF113" w14:textId="77777777" w:rsidR="007837A3" w:rsidRDefault="007837A3" w:rsidP="00C81F9B">
            <w:pPr>
              <w:rPr>
                <w:rFonts w:eastAsia="Calibri"/>
              </w:rPr>
            </w:pPr>
          </w:p>
          <w:p w14:paraId="10A91E40" w14:textId="77777777" w:rsidR="007837A3" w:rsidRDefault="007837A3" w:rsidP="00C81F9B">
            <w:pPr>
              <w:rPr>
                <w:rFonts w:eastAsia="Calibri"/>
              </w:rPr>
            </w:pPr>
          </w:p>
          <w:p w14:paraId="42FA4781" w14:textId="77777777" w:rsidR="007837A3" w:rsidRDefault="007837A3" w:rsidP="00C81F9B">
            <w:pPr>
              <w:rPr>
                <w:rFonts w:eastAsia="Calibri"/>
              </w:rPr>
            </w:pPr>
          </w:p>
          <w:p w14:paraId="1695F9EE" w14:textId="77777777" w:rsidR="007837A3" w:rsidRDefault="007837A3" w:rsidP="00C81F9B">
            <w:pPr>
              <w:rPr>
                <w:rFonts w:eastAsia="Calibri"/>
              </w:rPr>
            </w:pPr>
          </w:p>
          <w:p w14:paraId="12A1DFAD" w14:textId="77777777" w:rsidR="007837A3" w:rsidRDefault="007837A3" w:rsidP="00C81F9B">
            <w:pPr>
              <w:rPr>
                <w:rFonts w:eastAsia="Calibri"/>
              </w:rPr>
            </w:pPr>
          </w:p>
          <w:p w14:paraId="670EBCDF" w14:textId="77777777" w:rsidR="007837A3" w:rsidRDefault="007837A3" w:rsidP="00C81F9B">
            <w:pPr>
              <w:rPr>
                <w:rFonts w:eastAsia="Calibri"/>
              </w:rPr>
            </w:pPr>
          </w:p>
          <w:p w14:paraId="3B70ACBA" w14:textId="77777777" w:rsidR="007837A3" w:rsidRDefault="007837A3" w:rsidP="00C81F9B">
            <w:pPr>
              <w:rPr>
                <w:rFonts w:eastAsia="Calibri"/>
              </w:rPr>
            </w:pPr>
          </w:p>
          <w:p w14:paraId="6C9F1CC1" w14:textId="77777777" w:rsidR="007837A3" w:rsidRDefault="007837A3" w:rsidP="00C81F9B">
            <w:pPr>
              <w:rPr>
                <w:rFonts w:eastAsia="Calibri"/>
              </w:rPr>
            </w:pPr>
          </w:p>
          <w:p w14:paraId="2F1F195E" w14:textId="77777777" w:rsidR="007837A3" w:rsidRDefault="007837A3" w:rsidP="00C81F9B">
            <w:pPr>
              <w:rPr>
                <w:rFonts w:eastAsia="Calibri"/>
              </w:rPr>
            </w:pPr>
          </w:p>
          <w:p w14:paraId="571CEB5C" w14:textId="77777777" w:rsidR="007837A3" w:rsidRDefault="007837A3" w:rsidP="00C81F9B">
            <w:pPr>
              <w:rPr>
                <w:rFonts w:eastAsia="Calibri"/>
              </w:rPr>
            </w:pPr>
            <w:r w:rsidRPr="009E3691">
              <w:rPr>
                <w:rFonts w:eastAsia="Calibri"/>
                <w:b/>
                <w:bCs/>
              </w:rPr>
              <w:t>Step</w:t>
            </w:r>
            <w:r>
              <w:rPr>
                <w:rFonts w:eastAsia="Calibri"/>
                <w:b/>
                <w:bCs/>
              </w:rPr>
              <w:t>3</w:t>
            </w:r>
            <w:r w:rsidRPr="009E3691">
              <w:rPr>
                <w:rFonts w:eastAsia="Calibri"/>
                <w:b/>
                <w:bCs/>
              </w:rPr>
              <w:t>:</w:t>
            </w:r>
            <w:r w:rsidRPr="009E3691">
              <w:rPr>
                <w:rFonts w:eastAsia="Calibri"/>
              </w:rPr>
              <w:t xml:space="preserve"> </w:t>
            </w:r>
          </w:p>
          <w:p w14:paraId="0B7E1BD1" w14:textId="77777777" w:rsidR="007837A3" w:rsidRPr="00C04D18" w:rsidRDefault="007837A3" w:rsidP="00C81F9B">
            <w:pPr>
              <w:rPr>
                <w:rFonts w:eastAsia="Calibri"/>
                <w:b/>
                <w:bCs/>
                <w:u w:val="single"/>
              </w:rPr>
            </w:pPr>
            <w:r w:rsidRPr="00C04D18">
              <w:rPr>
                <w:rFonts w:eastAsia="Calibri"/>
                <w:b/>
                <w:bCs/>
                <w:u w:val="single"/>
              </w:rPr>
              <w:t>Option</w:t>
            </w:r>
            <w:r>
              <w:rPr>
                <w:rFonts w:eastAsia="Calibri"/>
                <w:b/>
                <w:bCs/>
                <w:u w:val="single"/>
              </w:rPr>
              <w:t>1</w:t>
            </w:r>
            <w:r w:rsidRPr="00C04D18">
              <w:rPr>
                <w:rFonts w:eastAsia="Calibri"/>
                <w:b/>
                <w:bCs/>
                <w:u w:val="single"/>
              </w:rPr>
              <w:t>:</w:t>
            </w:r>
          </w:p>
          <w:p w14:paraId="7FFDC9E8" w14:textId="77777777" w:rsidR="007837A3" w:rsidRDefault="007837A3" w:rsidP="00C81F9B">
            <w:pPr>
              <w:rPr>
                <w:rFonts w:eastAsia="Calibri"/>
              </w:rPr>
            </w:pPr>
            <w:r>
              <w:rPr>
                <w:rFonts w:eastAsia="Calibri"/>
              </w:rPr>
              <w:t xml:space="preserve">If </w:t>
            </w:r>
            <w:r w:rsidRPr="009E3691">
              <w:rPr>
                <w:rFonts w:eastAsia="Calibri"/>
              </w:rPr>
              <w:t xml:space="preserve">user </w:t>
            </w:r>
            <w:r>
              <w:rPr>
                <w:rFonts w:eastAsia="Calibri"/>
              </w:rPr>
              <w:t xml:space="preserve">click on </w:t>
            </w:r>
            <w:r w:rsidRPr="00902A46">
              <w:rPr>
                <w:rFonts w:eastAsia="Calibri"/>
                <w:u w:val="single"/>
              </w:rPr>
              <w:t>add</w:t>
            </w:r>
            <w:r>
              <w:rPr>
                <w:rFonts w:eastAsia="Calibri"/>
                <w:u w:val="single"/>
              </w:rPr>
              <w:t xml:space="preserve"> condition</w:t>
            </w:r>
            <w:r>
              <w:rPr>
                <w:rFonts w:eastAsia="Calibri"/>
              </w:rPr>
              <w:t xml:space="preserve"> button to add new condition type.</w:t>
            </w:r>
          </w:p>
          <w:p w14:paraId="4637D732" w14:textId="77777777" w:rsidR="007837A3" w:rsidRDefault="007837A3" w:rsidP="00C81F9B">
            <w:pPr>
              <w:rPr>
                <w:rFonts w:eastAsia="Calibri"/>
              </w:rPr>
            </w:pPr>
          </w:p>
          <w:p w14:paraId="67477433" w14:textId="77777777" w:rsidR="007837A3" w:rsidRDefault="007837A3" w:rsidP="00C81F9B">
            <w:pPr>
              <w:rPr>
                <w:rFonts w:eastAsia="Calibri"/>
              </w:rPr>
            </w:pPr>
          </w:p>
          <w:p w14:paraId="3B41BCF7" w14:textId="77777777" w:rsidR="007837A3" w:rsidRDefault="007837A3" w:rsidP="00C81F9B">
            <w:pPr>
              <w:rPr>
                <w:rFonts w:eastAsia="Calibri"/>
              </w:rPr>
            </w:pPr>
          </w:p>
          <w:p w14:paraId="63FB33E8" w14:textId="77777777" w:rsidR="007837A3" w:rsidRDefault="007837A3" w:rsidP="00C81F9B">
            <w:pPr>
              <w:rPr>
                <w:rFonts w:eastAsia="Calibri"/>
              </w:rPr>
            </w:pPr>
          </w:p>
          <w:p w14:paraId="370345DD" w14:textId="77777777" w:rsidR="007837A3" w:rsidRDefault="007837A3" w:rsidP="00C81F9B">
            <w:pPr>
              <w:rPr>
                <w:rFonts w:eastAsia="Calibri"/>
              </w:rPr>
            </w:pPr>
            <w:r w:rsidRPr="00A35D11">
              <w:rPr>
                <w:rFonts w:eastAsia="Calibri"/>
                <w:b/>
                <w:bCs/>
              </w:rPr>
              <w:t>Step</w:t>
            </w:r>
            <w:r>
              <w:rPr>
                <w:rFonts w:eastAsia="Calibri"/>
                <w:b/>
                <w:bCs/>
              </w:rPr>
              <w:t>1.2</w:t>
            </w:r>
            <w:r w:rsidRPr="00A35D11">
              <w:rPr>
                <w:rFonts w:eastAsia="Calibri"/>
                <w:b/>
                <w:bCs/>
              </w:rPr>
              <w:t>:</w:t>
            </w:r>
            <w:r>
              <w:rPr>
                <w:rFonts w:eastAsia="Calibri"/>
                <w:b/>
                <w:bCs/>
              </w:rPr>
              <w:t xml:space="preserve"> </w:t>
            </w:r>
            <w:r w:rsidRPr="00A35D11">
              <w:rPr>
                <w:rFonts w:eastAsia="Calibri"/>
              </w:rPr>
              <w:t>u</w:t>
            </w:r>
            <w:r>
              <w:rPr>
                <w:rFonts w:eastAsia="Calibri"/>
              </w:rPr>
              <w:t xml:space="preserve">ser will insert “condition type” name then click on “Save” button. </w:t>
            </w:r>
          </w:p>
          <w:p w14:paraId="139C0F6C" w14:textId="77777777" w:rsidR="007837A3" w:rsidRDefault="007837A3" w:rsidP="00C81F9B">
            <w:pPr>
              <w:rPr>
                <w:rFonts w:eastAsia="Calibri"/>
              </w:rPr>
            </w:pPr>
          </w:p>
          <w:p w14:paraId="6508576E" w14:textId="77777777" w:rsidR="007837A3" w:rsidRDefault="007837A3" w:rsidP="00C81F9B">
            <w:pPr>
              <w:rPr>
                <w:rFonts w:eastAsia="Calibri"/>
              </w:rPr>
            </w:pPr>
          </w:p>
          <w:p w14:paraId="0C0F15D1" w14:textId="77777777" w:rsidR="007837A3" w:rsidRDefault="007837A3" w:rsidP="00C81F9B">
            <w:pPr>
              <w:rPr>
                <w:rFonts w:eastAsia="Calibri"/>
              </w:rPr>
            </w:pPr>
          </w:p>
          <w:p w14:paraId="39C4BA42" w14:textId="77777777" w:rsidR="007837A3" w:rsidRDefault="007837A3" w:rsidP="00C81F9B">
            <w:pPr>
              <w:rPr>
                <w:rFonts w:eastAsia="Calibri"/>
                <w:b/>
                <w:bCs/>
                <w:u w:val="single"/>
              </w:rPr>
            </w:pPr>
          </w:p>
          <w:p w14:paraId="4B2A4CD1" w14:textId="77777777" w:rsidR="007837A3" w:rsidRDefault="007837A3" w:rsidP="00C81F9B">
            <w:pPr>
              <w:rPr>
                <w:rFonts w:eastAsia="Calibri"/>
                <w:b/>
                <w:bCs/>
                <w:u w:val="single"/>
              </w:rPr>
            </w:pPr>
          </w:p>
          <w:p w14:paraId="30D1DBC6" w14:textId="77777777" w:rsidR="007837A3" w:rsidRDefault="007837A3" w:rsidP="00C81F9B">
            <w:pPr>
              <w:rPr>
                <w:rFonts w:eastAsia="Calibri"/>
                <w:b/>
                <w:bCs/>
                <w:u w:val="single"/>
              </w:rPr>
            </w:pPr>
            <w:r w:rsidRPr="00A35D11">
              <w:rPr>
                <w:rFonts w:eastAsia="Calibri"/>
                <w:b/>
                <w:bCs/>
                <w:u w:val="single"/>
              </w:rPr>
              <w:t>O</w:t>
            </w:r>
            <w:r>
              <w:rPr>
                <w:rFonts w:eastAsia="Calibri"/>
                <w:b/>
                <w:bCs/>
                <w:u w:val="single"/>
              </w:rPr>
              <w:t>ption</w:t>
            </w:r>
            <w:r w:rsidRPr="00A35D11">
              <w:rPr>
                <w:rFonts w:eastAsia="Calibri"/>
                <w:b/>
                <w:bCs/>
                <w:u w:val="single"/>
              </w:rPr>
              <w:t>2:</w:t>
            </w:r>
          </w:p>
          <w:p w14:paraId="7DE8F957" w14:textId="77777777" w:rsidR="007837A3" w:rsidRPr="00A35D11" w:rsidRDefault="007837A3" w:rsidP="00C81F9B">
            <w:pPr>
              <w:rPr>
                <w:rFonts w:eastAsia="Calibri"/>
              </w:rPr>
            </w:pPr>
            <w:r w:rsidRPr="00A35D11">
              <w:rPr>
                <w:rFonts w:eastAsia="Calibri"/>
              </w:rPr>
              <w:t xml:space="preserve">If user click on </w:t>
            </w:r>
            <w:r w:rsidRPr="00902A46">
              <w:rPr>
                <w:rFonts w:eastAsia="Calibri"/>
                <w:u w:val="single"/>
              </w:rPr>
              <w:t>add option</w:t>
            </w:r>
            <w:r>
              <w:rPr>
                <w:rFonts w:eastAsia="Calibri"/>
              </w:rPr>
              <w:t xml:space="preserve"> button next to the condition to adding new option;</w:t>
            </w:r>
          </w:p>
          <w:p w14:paraId="6DB28A92" w14:textId="77777777" w:rsidR="007837A3" w:rsidRDefault="007837A3" w:rsidP="00C81F9B">
            <w:pPr>
              <w:rPr>
                <w:rFonts w:eastAsia="Calibri"/>
              </w:rPr>
            </w:pPr>
          </w:p>
          <w:p w14:paraId="757AE890" w14:textId="77777777" w:rsidR="007837A3" w:rsidRDefault="007837A3" w:rsidP="00C81F9B">
            <w:pPr>
              <w:rPr>
                <w:rFonts w:eastAsia="Calibri"/>
                <w:b/>
                <w:bCs/>
              </w:rPr>
            </w:pPr>
          </w:p>
          <w:p w14:paraId="0738E150" w14:textId="77777777" w:rsidR="007837A3" w:rsidRDefault="007837A3" w:rsidP="00C81F9B">
            <w:pPr>
              <w:rPr>
                <w:rFonts w:eastAsia="Calibri"/>
                <w:b/>
                <w:bCs/>
              </w:rPr>
            </w:pPr>
          </w:p>
          <w:p w14:paraId="2C287D6D" w14:textId="77777777" w:rsidR="007837A3" w:rsidRDefault="007837A3" w:rsidP="00C81F9B">
            <w:pPr>
              <w:rPr>
                <w:rFonts w:eastAsia="Calibri"/>
                <w:b/>
                <w:bCs/>
              </w:rPr>
            </w:pPr>
          </w:p>
          <w:p w14:paraId="28607D64" w14:textId="77777777" w:rsidR="007837A3" w:rsidRDefault="007837A3" w:rsidP="00C81F9B">
            <w:pPr>
              <w:rPr>
                <w:rFonts w:eastAsia="Calibri"/>
                <w:b/>
                <w:bCs/>
              </w:rPr>
            </w:pPr>
          </w:p>
          <w:p w14:paraId="18B7210C" w14:textId="77777777" w:rsidR="007837A3" w:rsidRDefault="007837A3" w:rsidP="00C81F9B">
            <w:pPr>
              <w:rPr>
                <w:rFonts w:eastAsia="Calibri"/>
              </w:rPr>
            </w:pPr>
            <w:r>
              <w:rPr>
                <w:rFonts w:eastAsia="Calibri"/>
                <w:b/>
                <w:bCs/>
              </w:rPr>
              <w:t xml:space="preserve">Step2.2: </w:t>
            </w:r>
            <w:r w:rsidRPr="00A35D11">
              <w:rPr>
                <w:rFonts w:eastAsia="Calibri"/>
              </w:rPr>
              <w:t>u</w:t>
            </w:r>
            <w:r>
              <w:rPr>
                <w:rFonts w:eastAsia="Calibri"/>
              </w:rPr>
              <w:t>ser will insert “option” name then click on “Save” button;</w:t>
            </w:r>
          </w:p>
          <w:p w14:paraId="447B9A48" w14:textId="77777777" w:rsidR="007837A3" w:rsidRDefault="007837A3" w:rsidP="00C81F9B">
            <w:pPr>
              <w:rPr>
                <w:rFonts w:eastAsia="Calibri"/>
              </w:rPr>
            </w:pPr>
          </w:p>
          <w:p w14:paraId="54DA9C97" w14:textId="77777777" w:rsidR="007837A3" w:rsidRDefault="007837A3" w:rsidP="00C81F9B">
            <w:pPr>
              <w:rPr>
                <w:rFonts w:eastAsia="Calibri"/>
              </w:rPr>
            </w:pPr>
          </w:p>
          <w:p w14:paraId="61B61DED" w14:textId="77777777" w:rsidR="007837A3" w:rsidRDefault="007837A3" w:rsidP="00C81F9B">
            <w:pPr>
              <w:rPr>
                <w:rFonts w:eastAsia="Calibri"/>
              </w:rPr>
            </w:pPr>
          </w:p>
          <w:p w14:paraId="22A6FB78" w14:textId="77777777" w:rsidR="007837A3" w:rsidRDefault="007837A3" w:rsidP="00C81F9B">
            <w:pPr>
              <w:rPr>
                <w:rFonts w:eastAsia="Calibri"/>
                <w:b/>
                <w:bCs/>
              </w:rPr>
            </w:pPr>
          </w:p>
          <w:p w14:paraId="7B09F36C" w14:textId="77777777" w:rsidR="007837A3" w:rsidRDefault="007837A3" w:rsidP="00C81F9B">
            <w:pPr>
              <w:rPr>
                <w:rFonts w:eastAsia="Calibri"/>
                <w:b/>
                <w:bCs/>
                <w:u w:val="single"/>
              </w:rPr>
            </w:pPr>
            <w:r w:rsidRPr="00A35D11">
              <w:rPr>
                <w:rFonts w:eastAsia="Calibri"/>
                <w:b/>
                <w:bCs/>
                <w:u w:val="single"/>
              </w:rPr>
              <w:t>O</w:t>
            </w:r>
            <w:r>
              <w:rPr>
                <w:rFonts w:eastAsia="Calibri"/>
                <w:b/>
                <w:bCs/>
                <w:u w:val="single"/>
              </w:rPr>
              <w:t>ption3</w:t>
            </w:r>
            <w:r w:rsidRPr="00A35D11">
              <w:rPr>
                <w:rFonts w:eastAsia="Calibri"/>
                <w:b/>
                <w:bCs/>
                <w:u w:val="single"/>
              </w:rPr>
              <w:t>:</w:t>
            </w:r>
          </w:p>
          <w:p w14:paraId="47CC655A" w14:textId="77777777" w:rsidR="007837A3" w:rsidRPr="00A35D11" w:rsidRDefault="007837A3" w:rsidP="00C81F9B">
            <w:pPr>
              <w:rPr>
                <w:rFonts w:eastAsia="Calibri"/>
              </w:rPr>
            </w:pPr>
            <w:r w:rsidRPr="00A35D11">
              <w:rPr>
                <w:rFonts w:eastAsia="Calibri"/>
              </w:rPr>
              <w:t xml:space="preserve">If user click on </w:t>
            </w:r>
            <w:r w:rsidRPr="00902A46">
              <w:rPr>
                <w:rFonts w:eastAsia="Calibri"/>
                <w:u w:val="single"/>
              </w:rPr>
              <w:t>show options</w:t>
            </w:r>
            <w:r>
              <w:rPr>
                <w:rFonts w:eastAsia="Calibri"/>
              </w:rPr>
              <w:t xml:space="preserve"> button next to the wanted condition type to show its options;</w:t>
            </w:r>
          </w:p>
          <w:p w14:paraId="075915ED" w14:textId="77777777" w:rsidR="007837A3" w:rsidRDefault="007837A3" w:rsidP="00C81F9B">
            <w:pPr>
              <w:rPr>
                <w:rFonts w:eastAsia="Calibri"/>
              </w:rPr>
            </w:pPr>
          </w:p>
          <w:p w14:paraId="7FAACB9B" w14:textId="77777777" w:rsidR="007837A3" w:rsidRDefault="007837A3" w:rsidP="00C81F9B">
            <w:pPr>
              <w:rPr>
                <w:rFonts w:eastAsia="Calibri"/>
                <w:b/>
                <w:bCs/>
              </w:rPr>
            </w:pPr>
          </w:p>
          <w:p w14:paraId="56520772" w14:textId="77777777" w:rsidR="007837A3" w:rsidRDefault="007837A3" w:rsidP="00C81F9B">
            <w:pPr>
              <w:rPr>
                <w:rFonts w:eastAsia="Calibri"/>
                <w:b/>
                <w:bCs/>
              </w:rPr>
            </w:pPr>
          </w:p>
          <w:p w14:paraId="23F49049" w14:textId="77777777" w:rsidR="007837A3" w:rsidRDefault="007837A3" w:rsidP="00C81F9B">
            <w:pPr>
              <w:rPr>
                <w:rFonts w:eastAsia="Calibri"/>
                <w:b/>
                <w:bCs/>
              </w:rPr>
            </w:pPr>
          </w:p>
          <w:p w14:paraId="784FFB43" w14:textId="77777777" w:rsidR="007837A3" w:rsidRDefault="007837A3" w:rsidP="00C81F9B">
            <w:pPr>
              <w:rPr>
                <w:rFonts w:eastAsia="Calibri"/>
                <w:b/>
                <w:bCs/>
              </w:rPr>
            </w:pPr>
          </w:p>
          <w:p w14:paraId="2F6722C4" w14:textId="77777777" w:rsidR="007837A3" w:rsidRDefault="007837A3" w:rsidP="00C81F9B">
            <w:pPr>
              <w:rPr>
                <w:rFonts w:eastAsia="Calibri"/>
                <w:b/>
                <w:bCs/>
              </w:rPr>
            </w:pPr>
          </w:p>
          <w:p w14:paraId="22AD828F" w14:textId="77777777" w:rsidR="007837A3" w:rsidRDefault="007837A3" w:rsidP="00C81F9B">
            <w:pPr>
              <w:rPr>
                <w:rFonts w:eastAsia="Calibri"/>
                <w:b/>
                <w:bCs/>
              </w:rPr>
            </w:pPr>
          </w:p>
          <w:p w14:paraId="75767B1E" w14:textId="77777777" w:rsidR="007837A3" w:rsidRPr="000F70E5" w:rsidRDefault="007837A3" w:rsidP="00C81F9B">
            <w:pPr>
              <w:rPr>
                <w:rFonts w:eastAsia="Calibri"/>
              </w:rPr>
            </w:pPr>
            <w:r>
              <w:rPr>
                <w:rFonts w:eastAsia="Calibri"/>
                <w:b/>
                <w:bCs/>
              </w:rPr>
              <w:t xml:space="preserve">Step3.2: </w:t>
            </w:r>
            <w:r w:rsidRPr="00A35D11">
              <w:rPr>
                <w:rFonts w:eastAsia="Calibri"/>
              </w:rPr>
              <w:t>u</w:t>
            </w:r>
            <w:r>
              <w:rPr>
                <w:rFonts w:eastAsia="Calibri"/>
              </w:rPr>
              <w:t>ser will be able to edit/ change status for any condition option;</w:t>
            </w:r>
          </w:p>
        </w:tc>
        <w:tc>
          <w:tcPr>
            <w:tcW w:w="3064" w:type="dxa"/>
            <w:tcBorders>
              <w:top w:val="single" w:sz="4" w:space="0" w:color="9EA2A6"/>
              <w:left w:val="single" w:sz="4" w:space="0" w:color="9EA2A6"/>
              <w:bottom w:val="single" w:sz="4" w:space="0" w:color="9EA2A6"/>
              <w:right w:val="single" w:sz="4" w:space="0" w:color="9EA2A6"/>
            </w:tcBorders>
            <w:shd w:val="clear" w:color="auto" w:fill="FFFFFF"/>
          </w:tcPr>
          <w:p w14:paraId="5D5E1F90" w14:textId="77777777" w:rsidR="007837A3" w:rsidRDefault="007837A3" w:rsidP="00C81F9B">
            <w:pPr>
              <w:rPr>
                <w:rFonts w:cstheme="minorHAnsi"/>
                <w:iCs/>
                <w:szCs w:val="24"/>
              </w:rPr>
            </w:pPr>
          </w:p>
          <w:p w14:paraId="7EEDC647" w14:textId="77777777" w:rsidR="007837A3" w:rsidRDefault="007837A3" w:rsidP="00C81F9B">
            <w:pPr>
              <w:rPr>
                <w:rFonts w:eastAsia="Calibri"/>
              </w:rPr>
            </w:pPr>
          </w:p>
          <w:p w14:paraId="02DC9260" w14:textId="77777777" w:rsidR="007837A3" w:rsidRDefault="007837A3" w:rsidP="00C81F9B">
            <w:pPr>
              <w:rPr>
                <w:rFonts w:eastAsia="Calibri"/>
                <w:b/>
                <w:bCs/>
              </w:rPr>
            </w:pPr>
          </w:p>
          <w:p w14:paraId="62E814A9" w14:textId="77777777" w:rsidR="007837A3" w:rsidRDefault="007837A3" w:rsidP="00C81F9B">
            <w:pPr>
              <w:rPr>
                <w:rFonts w:eastAsia="Calibri"/>
              </w:rPr>
            </w:pPr>
            <w:r>
              <w:rPr>
                <w:rFonts w:eastAsia="Calibri"/>
                <w:b/>
                <w:bCs/>
              </w:rPr>
              <w:t>Step2:</w:t>
            </w:r>
            <w:r>
              <w:rPr>
                <w:rFonts w:eastAsia="Calibri"/>
              </w:rPr>
              <w:t xml:space="preserve"> system will display an interface containing:</w:t>
            </w:r>
          </w:p>
          <w:p w14:paraId="7C6D828A" w14:textId="77777777" w:rsidR="007837A3" w:rsidRDefault="007837A3" w:rsidP="00C81F9B">
            <w:pPr>
              <w:pStyle w:val="ListParagraph"/>
              <w:numPr>
                <w:ilvl w:val="0"/>
                <w:numId w:val="11"/>
              </w:numPr>
              <w:bidi w:val="0"/>
              <w:rPr>
                <w:rFonts w:ascii="Calibri" w:eastAsia="Calibri" w:hAnsi="Calibri"/>
                <w:color w:val="4D5154" w:themeColor="text1" w:themeTint="BF"/>
                <w:sz w:val="24"/>
              </w:rPr>
            </w:pPr>
            <w:r w:rsidRPr="00C9554D">
              <w:rPr>
                <w:rFonts w:ascii="Calibri" w:eastAsia="Calibri" w:hAnsi="Calibri"/>
                <w:color w:val="4D5154" w:themeColor="text1" w:themeTint="BF"/>
                <w:sz w:val="24"/>
              </w:rPr>
              <w:t>A view table</w:t>
            </w:r>
            <w:r>
              <w:rPr>
                <w:rFonts w:ascii="Calibri" w:eastAsia="Calibri" w:hAnsi="Calibri"/>
                <w:color w:val="4D5154" w:themeColor="text1" w:themeTint="BF"/>
                <w:sz w:val="24"/>
              </w:rPr>
              <w:t xml:space="preserve"> for all added condition and tool buttons to:</w:t>
            </w:r>
          </w:p>
          <w:p w14:paraId="1035F59A" w14:textId="77777777" w:rsidR="007837A3" w:rsidRDefault="007837A3" w:rsidP="007837A3">
            <w:pPr>
              <w:pStyle w:val="ListParagraph"/>
              <w:numPr>
                <w:ilvl w:val="0"/>
                <w:numId w:val="20"/>
              </w:numPr>
              <w:bidi w:val="0"/>
              <w:rPr>
                <w:rFonts w:ascii="Calibri" w:eastAsia="Calibri" w:hAnsi="Calibri"/>
                <w:color w:val="4D5154" w:themeColor="text1" w:themeTint="BF"/>
                <w:sz w:val="24"/>
              </w:rPr>
            </w:pPr>
            <w:r>
              <w:rPr>
                <w:rFonts w:ascii="Calibri" w:eastAsia="Calibri" w:hAnsi="Calibri"/>
                <w:color w:val="4D5154" w:themeColor="text1" w:themeTint="BF"/>
                <w:sz w:val="24"/>
              </w:rPr>
              <w:t>view &amp; manage Condition options.</w:t>
            </w:r>
          </w:p>
          <w:p w14:paraId="011BC607" w14:textId="77777777" w:rsidR="007837A3" w:rsidRDefault="007837A3" w:rsidP="007837A3">
            <w:pPr>
              <w:pStyle w:val="ListParagraph"/>
              <w:numPr>
                <w:ilvl w:val="0"/>
                <w:numId w:val="20"/>
              </w:numPr>
              <w:bidi w:val="0"/>
              <w:rPr>
                <w:rFonts w:ascii="Calibri" w:eastAsia="Calibri" w:hAnsi="Calibri"/>
                <w:color w:val="4D5154" w:themeColor="text1" w:themeTint="BF"/>
                <w:sz w:val="24"/>
              </w:rPr>
            </w:pPr>
            <w:commentRangeStart w:id="90"/>
            <w:commentRangeStart w:id="91"/>
            <w:r>
              <w:rPr>
                <w:rFonts w:ascii="Calibri" w:eastAsia="Calibri" w:hAnsi="Calibri"/>
                <w:color w:val="4D5154" w:themeColor="text1" w:themeTint="BF"/>
                <w:sz w:val="24"/>
              </w:rPr>
              <w:t>Add new option.</w:t>
            </w:r>
            <w:commentRangeEnd w:id="90"/>
            <w:r>
              <w:rPr>
                <w:rStyle w:val="CommentReference"/>
              </w:rPr>
              <w:commentReference w:id="90"/>
            </w:r>
            <w:commentRangeEnd w:id="91"/>
            <w:r>
              <w:rPr>
                <w:rStyle w:val="CommentReference"/>
              </w:rPr>
              <w:commentReference w:id="91"/>
            </w:r>
          </w:p>
          <w:p w14:paraId="2188AD0C" w14:textId="77777777" w:rsidR="007837A3" w:rsidRDefault="007837A3" w:rsidP="007837A3">
            <w:pPr>
              <w:pStyle w:val="ListParagraph"/>
              <w:numPr>
                <w:ilvl w:val="0"/>
                <w:numId w:val="20"/>
              </w:numPr>
              <w:bidi w:val="0"/>
              <w:rPr>
                <w:rFonts w:ascii="Calibri" w:eastAsia="Calibri" w:hAnsi="Calibri"/>
                <w:color w:val="4D5154" w:themeColor="text1" w:themeTint="BF"/>
                <w:sz w:val="24"/>
              </w:rPr>
            </w:pPr>
            <w:r>
              <w:rPr>
                <w:rFonts w:ascii="Calibri" w:eastAsia="Calibri" w:hAnsi="Calibri"/>
                <w:color w:val="4D5154" w:themeColor="text1" w:themeTint="BF"/>
                <w:sz w:val="24"/>
              </w:rPr>
              <w:t>Edit “Condition Type” name.</w:t>
            </w:r>
          </w:p>
          <w:p w14:paraId="1363692C" w14:textId="77777777" w:rsidR="007837A3" w:rsidRPr="00A71236" w:rsidRDefault="007837A3" w:rsidP="007837A3">
            <w:pPr>
              <w:pStyle w:val="ListParagraph"/>
              <w:numPr>
                <w:ilvl w:val="0"/>
                <w:numId w:val="20"/>
              </w:numPr>
              <w:bidi w:val="0"/>
              <w:rPr>
                <w:rFonts w:ascii="Calibri" w:eastAsia="Calibri" w:hAnsi="Calibri"/>
                <w:color w:val="4D5154" w:themeColor="text1" w:themeTint="BF"/>
                <w:sz w:val="24"/>
              </w:rPr>
            </w:pPr>
            <w:r>
              <w:rPr>
                <w:rFonts w:ascii="Calibri" w:eastAsia="Calibri" w:hAnsi="Calibri"/>
                <w:color w:val="4D5154" w:themeColor="text1" w:themeTint="BF"/>
                <w:sz w:val="24"/>
              </w:rPr>
              <w:t>Active/inactive condition type.</w:t>
            </w:r>
          </w:p>
          <w:p w14:paraId="67C68AB8" w14:textId="77777777" w:rsidR="007837A3" w:rsidRDefault="007837A3" w:rsidP="00C81F9B">
            <w:pPr>
              <w:pStyle w:val="ListParagraph"/>
              <w:numPr>
                <w:ilvl w:val="0"/>
                <w:numId w:val="11"/>
              </w:numPr>
              <w:bidi w:val="0"/>
              <w:rPr>
                <w:rFonts w:ascii="Calibri" w:eastAsia="Calibri" w:hAnsi="Calibri"/>
                <w:color w:val="4D5154" w:themeColor="text1" w:themeTint="BF"/>
                <w:sz w:val="24"/>
              </w:rPr>
            </w:pPr>
            <w:r>
              <w:rPr>
                <w:rFonts w:ascii="Calibri" w:eastAsia="Calibri" w:hAnsi="Calibri"/>
                <w:color w:val="4D5154" w:themeColor="text1" w:themeTint="BF"/>
                <w:sz w:val="24"/>
              </w:rPr>
              <w:t>Add button to add new condition type.</w:t>
            </w:r>
          </w:p>
          <w:p w14:paraId="46C4B336" w14:textId="77777777" w:rsidR="007837A3" w:rsidRDefault="007837A3" w:rsidP="00C81F9B">
            <w:pPr>
              <w:rPr>
                <w:rFonts w:eastAsia="Calibri"/>
              </w:rPr>
            </w:pPr>
          </w:p>
          <w:p w14:paraId="031BF23E" w14:textId="77777777" w:rsidR="007837A3" w:rsidRDefault="007837A3" w:rsidP="00C81F9B">
            <w:pPr>
              <w:rPr>
                <w:rFonts w:eastAsia="Calibri"/>
              </w:rPr>
            </w:pPr>
          </w:p>
          <w:p w14:paraId="6228DCE8" w14:textId="77777777" w:rsidR="007837A3" w:rsidRDefault="007837A3" w:rsidP="00C81F9B">
            <w:pPr>
              <w:rPr>
                <w:rFonts w:eastAsia="Calibri"/>
              </w:rPr>
            </w:pPr>
          </w:p>
          <w:p w14:paraId="54AFACD0" w14:textId="77777777" w:rsidR="007837A3" w:rsidRDefault="007837A3" w:rsidP="00C81F9B">
            <w:pPr>
              <w:rPr>
                <w:rFonts w:eastAsia="Calibri"/>
              </w:rPr>
            </w:pPr>
          </w:p>
          <w:p w14:paraId="7285940E" w14:textId="77777777" w:rsidR="007837A3" w:rsidRDefault="007837A3" w:rsidP="00C81F9B">
            <w:pPr>
              <w:rPr>
                <w:rFonts w:eastAsia="Calibri"/>
              </w:rPr>
            </w:pPr>
          </w:p>
          <w:p w14:paraId="098DDDE4" w14:textId="77777777" w:rsidR="007837A3" w:rsidRDefault="007837A3" w:rsidP="00C81F9B">
            <w:pPr>
              <w:rPr>
                <w:rFonts w:eastAsia="Calibri"/>
              </w:rPr>
            </w:pPr>
          </w:p>
          <w:p w14:paraId="22863099" w14:textId="77777777" w:rsidR="007837A3" w:rsidRDefault="007837A3" w:rsidP="00C81F9B">
            <w:pPr>
              <w:rPr>
                <w:rFonts w:cstheme="minorHAnsi"/>
                <w:b/>
                <w:bCs/>
                <w:iCs/>
                <w:szCs w:val="24"/>
              </w:rPr>
            </w:pPr>
            <w:r w:rsidRPr="00A35D11">
              <w:rPr>
                <w:rFonts w:eastAsia="Calibri"/>
                <w:b/>
                <w:bCs/>
              </w:rPr>
              <w:t>Step</w:t>
            </w:r>
            <w:r>
              <w:rPr>
                <w:rFonts w:eastAsia="Calibri"/>
                <w:b/>
                <w:bCs/>
              </w:rPr>
              <w:t>1</w:t>
            </w:r>
            <w:r w:rsidRPr="00A35D11">
              <w:rPr>
                <w:rFonts w:eastAsia="Calibri"/>
                <w:b/>
                <w:bCs/>
              </w:rPr>
              <w:t>.</w:t>
            </w:r>
            <w:r>
              <w:rPr>
                <w:rFonts w:eastAsia="Calibri"/>
                <w:b/>
                <w:bCs/>
              </w:rPr>
              <w:t>1</w:t>
            </w:r>
            <w:r w:rsidRPr="00A35D11">
              <w:rPr>
                <w:rFonts w:eastAsia="Calibri"/>
                <w:b/>
                <w:bCs/>
              </w:rPr>
              <w:t>:</w:t>
            </w:r>
            <w:r>
              <w:rPr>
                <w:rFonts w:eastAsia="Calibri"/>
                <w:b/>
                <w:bCs/>
              </w:rPr>
              <w:t xml:space="preserve"> </w:t>
            </w:r>
            <w:r w:rsidRPr="00A35D11">
              <w:rPr>
                <w:rFonts w:eastAsia="Calibri"/>
              </w:rPr>
              <w:t>s</w:t>
            </w:r>
            <w:r>
              <w:rPr>
                <w:rFonts w:eastAsia="Calibri"/>
              </w:rPr>
              <w:t xml:space="preserve">ystem will display adding dialog </w:t>
            </w:r>
            <w:r w:rsidRPr="00ED2040">
              <w:rPr>
                <w:rFonts w:cstheme="minorHAnsi"/>
                <w:iCs/>
                <w:szCs w:val="24"/>
              </w:rPr>
              <w:t xml:space="preserve">for user </w:t>
            </w:r>
            <w:r>
              <w:rPr>
                <w:rFonts w:cstheme="minorHAnsi"/>
                <w:iCs/>
                <w:szCs w:val="24"/>
              </w:rPr>
              <w:t>contains a field to insert the “condition type” name</w:t>
            </w:r>
            <w:r w:rsidRPr="00ED2040">
              <w:rPr>
                <w:rFonts w:cstheme="minorHAnsi"/>
                <w:iCs/>
                <w:szCs w:val="24"/>
              </w:rPr>
              <w:t>;</w:t>
            </w:r>
          </w:p>
          <w:p w14:paraId="11031CF9" w14:textId="77777777" w:rsidR="007837A3" w:rsidRDefault="007837A3" w:rsidP="00C81F9B">
            <w:pPr>
              <w:rPr>
                <w:rFonts w:eastAsia="Calibri"/>
              </w:rPr>
            </w:pPr>
          </w:p>
          <w:p w14:paraId="3F7B498F" w14:textId="77777777" w:rsidR="007837A3" w:rsidRDefault="007837A3" w:rsidP="00C81F9B">
            <w:pPr>
              <w:rPr>
                <w:rFonts w:eastAsia="Calibri"/>
              </w:rPr>
            </w:pPr>
          </w:p>
          <w:p w14:paraId="77C1C943" w14:textId="77777777" w:rsidR="007837A3" w:rsidRDefault="007837A3" w:rsidP="00C81F9B">
            <w:pPr>
              <w:rPr>
                <w:rFonts w:eastAsia="Calibri"/>
              </w:rPr>
            </w:pPr>
          </w:p>
          <w:p w14:paraId="60531922" w14:textId="77777777" w:rsidR="007837A3" w:rsidRDefault="007837A3" w:rsidP="00C81F9B">
            <w:pPr>
              <w:rPr>
                <w:rFonts w:eastAsia="Calibri"/>
              </w:rPr>
            </w:pPr>
          </w:p>
          <w:p w14:paraId="6EF808B0" w14:textId="77777777" w:rsidR="007837A3" w:rsidRDefault="007837A3" w:rsidP="00C81F9B">
            <w:pPr>
              <w:rPr>
                <w:rFonts w:eastAsia="Calibri"/>
              </w:rPr>
            </w:pPr>
            <w:r w:rsidRPr="00A35D11">
              <w:rPr>
                <w:rFonts w:eastAsia="Calibri"/>
                <w:b/>
                <w:bCs/>
              </w:rPr>
              <w:t>Step</w:t>
            </w:r>
            <w:r>
              <w:rPr>
                <w:rFonts w:eastAsia="Calibri"/>
                <w:b/>
                <w:bCs/>
              </w:rPr>
              <w:t>1.3</w:t>
            </w:r>
            <w:r w:rsidRPr="00A35D11">
              <w:rPr>
                <w:rFonts w:eastAsia="Calibri"/>
                <w:b/>
                <w:bCs/>
              </w:rPr>
              <w:t>:</w:t>
            </w:r>
            <w:r>
              <w:rPr>
                <w:rFonts w:eastAsia="Calibri"/>
                <w:b/>
                <w:bCs/>
              </w:rPr>
              <w:t xml:space="preserve"> </w:t>
            </w:r>
            <w:r w:rsidRPr="001E34BE">
              <w:rPr>
                <w:rFonts w:eastAsia="Calibri"/>
              </w:rPr>
              <w:t>system</w:t>
            </w:r>
            <w:r>
              <w:rPr>
                <w:rFonts w:eastAsia="Calibri"/>
              </w:rPr>
              <w:t xml:space="preserve"> will close the dialog, add the new condition type and display it in view table,</w:t>
            </w:r>
          </w:p>
          <w:p w14:paraId="3C7231E3" w14:textId="77777777" w:rsidR="007837A3" w:rsidRDefault="007837A3" w:rsidP="00C81F9B">
            <w:pPr>
              <w:rPr>
                <w:rFonts w:eastAsia="Calibri"/>
              </w:rPr>
            </w:pPr>
          </w:p>
          <w:p w14:paraId="03F0A550" w14:textId="77777777" w:rsidR="007837A3" w:rsidRDefault="007837A3" w:rsidP="00C81F9B">
            <w:pPr>
              <w:rPr>
                <w:rFonts w:eastAsia="Calibri"/>
              </w:rPr>
            </w:pPr>
          </w:p>
          <w:p w14:paraId="4202AB5B" w14:textId="77777777" w:rsidR="007837A3" w:rsidRDefault="007837A3" w:rsidP="00C81F9B">
            <w:pPr>
              <w:rPr>
                <w:rFonts w:eastAsia="Calibri"/>
              </w:rPr>
            </w:pPr>
          </w:p>
          <w:p w14:paraId="7B748BDC" w14:textId="77777777" w:rsidR="007837A3" w:rsidRDefault="007837A3" w:rsidP="00C81F9B">
            <w:pPr>
              <w:rPr>
                <w:rFonts w:eastAsia="Calibri"/>
                <w:b/>
                <w:bCs/>
              </w:rPr>
            </w:pPr>
          </w:p>
          <w:p w14:paraId="412673E7" w14:textId="77777777" w:rsidR="007837A3" w:rsidRDefault="007837A3" w:rsidP="00C81F9B">
            <w:pPr>
              <w:rPr>
                <w:rFonts w:cstheme="minorHAnsi"/>
                <w:iCs/>
                <w:szCs w:val="24"/>
              </w:rPr>
            </w:pPr>
            <w:r w:rsidRPr="00D163ED">
              <w:rPr>
                <w:rFonts w:eastAsia="Calibri"/>
                <w:b/>
                <w:bCs/>
              </w:rPr>
              <w:t>S</w:t>
            </w:r>
            <w:r>
              <w:rPr>
                <w:rFonts w:eastAsia="Calibri"/>
                <w:b/>
                <w:bCs/>
              </w:rPr>
              <w:t>tep2.1</w:t>
            </w:r>
            <w:r w:rsidRPr="00D163ED">
              <w:rPr>
                <w:rFonts w:eastAsia="Calibri"/>
                <w:b/>
                <w:bCs/>
              </w:rPr>
              <w:t>:</w:t>
            </w:r>
            <w:r>
              <w:rPr>
                <w:rFonts w:eastAsia="Calibri"/>
              </w:rPr>
              <w:t xml:space="preserve"> </w:t>
            </w:r>
            <w:r w:rsidRPr="00A35D11">
              <w:rPr>
                <w:rFonts w:eastAsia="Calibri"/>
              </w:rPr>
              <w:t>s</w:t>
            </w:r>
            <w:r>
              <w:rPr>
                <w:rFonts w:eastAsia="Calibri"/>
              </w:rPr>
              <w:t xml:space="preserve">ystem will display adding dialog </w:t>
            </w:r>
            <w:r w:rsidRPr="00ED2040">
              <w:rPr>
                <w:rFonts w:cstheme="minorHAnsi"/>
                <w:iCs/>
                <w:szCs w:val="24"/>
              </w:rPr>
              <w:t xml:space="preserve">for user </w:t>
            </w:r>
            <w:r>
              <w:rPr>
                <w:rFonts w:cstheme="minorHAnsi"/>
                <w:iCs/>
                <w:szCs w:val="24"/>
              </w:rPr>
              <w:t>contains a field to insert the “Option” name</w:t>
            </w:r>
            <w:r w:rsidRPr="00ED2040">
              <w:rPr>
                <w:rFonts w:cstheme="minorHAnsi"/>
                <w:iCs/>
                <w:szCs w:val="24"/>
              </w:rPr>
              <w:t>;</w:t>
            </w:r>
          </w:p>
          <w:p w14:paraId="7B393DDB" w14:textId="77777777" w:rsidR="007837A3" w:rsidRDefault="007837A3" w:rsidP="00C81F9B">
            <w:pPr>
              <w:rPr>
                <w:rFonts w:cstheme="minorHAnsi"/>
                <w:iCs/>
                <w:szCs w:val="24"/>
              </w:rPr>
            </w:pPr>
          </w:p>
          <w:p w14:paraId="5E06EBB3" w14:textId="77777777" w:rsidR="007837A3" w:rsidRDefault="007837A3" w:rsidP="00C81F9B">
            <w:pPr>
              <w:rPr>
                <w:rFonts w:cstheme="minorHAnsi"/>
                <w:iCs/>
                <w:szCs w:val="24"/>
              </w:rPr>
            </w:pPr>
          </w:p>
          <w:p w14:paraId="4A8D16A8" w14:textId="77777777" w:rsidR="007837A3" w:rsidRDefault="007837A3" w:rsidP="00C81F9B">
            <w:pPr>
              <w:rPr>
                <w:rFonts w:eastAsia="Calibri"/>
                <w:b/>
                <w:bCs/>
              </w:rPr>
            </w:pPr>
          </w:p>
          <w:p w14:paraId="21AB02B3" w14:textId="77777777" w:rsidR="007837A3" w:rsidRDefault="007837A3" w:rsidP="00C81F9B">
            <w:pPr>
              <w:rPr>
                <w:rFonts w:eastAsia="Calibri"/>
              </w:rPr>
            </w:pPr>
            <w:r w:rsidRPr="00A35D11">
              <w:rPr>
                <w:rFonts w:eastAsia="Calibri"/>
                <w:b/>
                <w:bCs/>
              </w:rPr>
              <w:t>Step</w:t>
            </w:r>
            <w:r>
              <w:rPr>
                <w:rFonts w:eastAsia="Calibri"/>
                <w:b/>
                <w:bCs/>
              </w:rPr>
              <w:t>2.3</w:t>
            </w:r>
            <w:r w:rsidRPr="00A35D11">
              <w:rPr>
                <w:rFonts w:eastAsia="Calibri"/>
                <w:b/>
                <w:bCs/>
              </w:rPr>
              <w:t>:</w:t>
            </w:r>
            <w:r>
              <w:rPr>
                <w:rFonts w:eastAsia="Calibri"/>
                <w:b/>
                <w:bCs/>
              </w:rPr>
              <w:t xml:space="preserve"> </w:t>
            </w:r>
            <w:commentRangeStart w:id="92"/>
            <w:commentRangeStart w:id="93"/>
            <w:r w:rsidRPr="001E34BE">
              <w:rPr>
                <w:rFonts w:eastAsia="Calibri"/>
              </w:rPr>
              <w:t>system</w:t>
            </w:r>
            <w:r>
              <w:rPr>
                <w:rFonts w:eastAsia="Calibri"/>
              </w:rPr>
              <w:t xml:space="preserve"> will close the dialog, add the new option to selected condition type;</w:t>
            </w:r>
            <w:commentRangeEnd w:id="92"/>
            <w:r>
              <w:rPr>
                <w:rStyle w:val="CommentReference"/>
                <w:rFonts w:asciiTheme="minorHAnsi" w:eastAsiaTheme="minorHAnsi" w:hAnsiTheme="minorHAnsi"/>
                <w:color w:val="auto"/>
              </w:rPr>
              <w:commentReference w:id="92"/>
            </w:r>
            <w:commentRangeEnd w:id="93"/>
            <w:r>
              <w:rPr>
                <w:rStyle w:val="CommentReference"/>
                <w:rFonts w:asciiTheme="minorHAnsi" w:eastAsiaTheme="minorHAnsi" w:hAnsiTheme="minorHAnsi"/>
                <w:color w:val="auto"/>
              </w:rPr>
              <w:commentReference w:id="93"/>
            </w:r>
          </w:p>
          <w:p w14:paraId="3893546F" w14:textId="77777777" w:rsidR="007837A3" w:rsidRDefault="007837A3" w:rsidP="00C81F9B">
            <w:pPr>
              <w:rPr>
                <w:rFonts w:eastAsia="Calibri"/>
              </w:rPr>
            </w:pPr>
          </w:p>
          <w:p w14:paraId="071B0423" w14:textId="77777777" w:rsidR="007837A3" w:rsidRDefault="007837A3" w:rsidP="00C81F9B">
            <w:pPr>
              <w:rPr>
                <w:rFonts w:eastAsia="Calibri"/>
              </w:rPr>
            </w:pPr>
          </w:p>
          <w:p w14:paraId="327A7614" w14:textId="77777777" w:rsidR="007837A3" w:rsidRDefault="007837A3" w:rsidP="00C81F9B">
            <w:pPr>
              <w:rPr>
                <w:rFonts w:eastAsia="Calibri"/>
              </w:rPr>
            </w:pPr>
          </w:p>
          <w:p w14:paraId="1F109C0F" w14:textId="77777777" w:rsidR="007837A3" w:rsidRDefault="007837A3" w:rsidP="00C81F9B">
            <w:pPr>
              <w:rPr>
                <w:rFonts w:eastAsia="Calibri"/>
              </w:rPr>
            </w:pPr>
          </w:p>
          <w:p w14:paraId="5B3FA72A" w14:textId="77777777" w:rsidR="007837A3" w:rsidRDefault="007837A3" w:rsidP="00C81F9B">
            <w:pPr>
              <w:rPr>
                <w:rFonts w:eastAsia="Calibri"/>
              </w:rPr>
            </w:pPr>
          </w:p>
          <w:p w14:paraId="33FCED8B" w14:textId="77777777" w:rsidR="007837A3" w:rsidRDefault="007837A3" w:rsidP="00C81F9B">
            <w:pPr>
              <w:rPr>
                <w:rFonts w:eastAsia="Calibri"/>
              </w:rPr>
            </w:pPr>
            <w:r w:rsidRPr="00D163ED">
              <w:rPr>
                <w:rFonts w:eastAsia="Calibri"/>
                <w:b/>
                <w:bCs/>
              </w:rPr>
              <w:t>S</w:t>
            </w:r>
            <w:r>
              <w:rPr>
                <w:rFonts w:eastAsia="Calibri"/>
                <w:b/>
                <w:bCs/>
              </w:rPr>
              <w:t>tep3.1</w:t>
            </w:r>
            <w:r w:rsidRPr="00D163ED">
              <w:rPr>
                <w:rFonts w:eastAsia="Calibri"/>
                <w:b/>
                <w:bCs/>
              </w:rPr>
              <w:t>:</w:t>
            </w:r>
            <w:r>
              <w:rPr>
                <w:rFonts w:eastAsia="Calibri"/>
              </w:rPr>
              <w:t xml:space="preserve"> </w:t>
            </w:r>
            <w:r w:rsidRPr="00A35D11">
              <w:rPr>
                <w:rFonts w:eastAsia="Calibri"/>
              </w:rPr>
              <w:t>s</w:t>
            </w:r>
            <w:r>
              <w:rPr>
                <w:rFonts w:eastAsia="Calibri"/>
              </w:rPr>
              <w:t>ystem will display:</w:t>
            </w:r>
          </w:p>
          <w:p w14:paraId="0931CDEF" w14:textId="77777777" w:rsidR="007837A3" w:rsidRDefault="007837A3" w:rsidP="00C81F9B">
            <w:pPr>
              <w:pStyle w:val="ListParagraph"/>
              <w:numPr>
                <w:ilvl w:val="0"/>
                <w:numId w:val="11"/>
              </w:numPr>
              <w:bidi w:val="0"/>
              <w:rPr>
                <w:rFonts w:ascii="Calibri" w:eastAsia="Calibri" w:hAnsi="Calibri"/>
                <w:color w:val="4D5154" w:themeColor="text1" w:themeTint="BF"/>
                <w:sz w:val="24"/>
              </w:rPr>
            </w:pPr>
            <w:r>
              <w:rPr>
                <w:rFonts w:ascii="Calibri" w:eastAsia="Calibri" w:hAnsi="Calibri"/>
                <w:color w:val="4D5154" w:themeColor="text1" w:themeTint="BF"/>
                <w:sz w:val="24"/>
              </w:rPr>
              <w:t>A</w:t>
            </w:r>
            <w:r w:rsidRPr="00A35E20">
              <w:rPr>
                <w:rFonts w:ascii="Calibri" w:eastAsia="Calibri" w:hAnsi="Calibri"/>
                <w:color w:val="4D5154" w:themeColor="text1" w:themeTint="BF"/>
                <w:sz w:val="24"/>
              </w:rPr>
              <w:t>ll condition options in data view;</w:t>
            </w:r>
          </w:p>
          <w:p w14:paraId="56B5F488" w14:textId="77777777" w:rsidR="007837A3" w:rsidRDefault="007837A3" w:rsidP="00C81F9B">
            <w:pPr>
              <w:pStyle w:val="ListParagraph"/>
              <w:numPr>
                <w:ilvl w:val="0"/>
                <w:numId w:val="11"/>
              </w:numPr>
              <w:bidi w:val="0"/>
              <w:rPr>
                <w:rFonts w:ascii="Calibri" w:eastAsia="Calibri" w:hAnsi="Calibri"/>
                <w:color w:val="4D5154" w:themeColor="text1" w:themeTint="BF"/>
                <w:sz w:val="24"/>
              </w:rPr>
            </w:pPr>
            <w:r>
              <w:rPr>
                <w:rFonts w:ascii="Calibri" w:eastAsia="Calibri" w:hAnsi="Calibri"/>
                <w:color w:val="4D5154" w:themeColor="text1" w:themeTint="BF"/>
                <w:sz w:val="24"/>
              </w:rPr>
              <w:t>Edit button to edit option name;</w:t>
            </w:r>
          </w:p>
          <w:p w14:paraId="1D72F3C7" w14:textId="77777777" w:rsidR="007837A3" w:rsidRPr="000F70E5" w:rsidRDefault="007837A3" w:rsidP="00C81F9B">
            <w:pPr>
              <w:pStyle w:val="ListParagraph"/>
              <w:numPr>
                <w:ilvl w:val="0"/>
                <w:numId w:val="11"/>
              </w:numPr>
              <w:bidi w:val="0"/>
              <w:rPr>
                <w:rFonts w:ascii="Calibri" w:eastAsia="Calibri" w:hAnsi="Calibri"/>
                <w:color w:val="4D5154" w:themeColor="text1" w:themeTint="BF"/>
                <w:sz w:val="24"/>
              </w:rPr>
            </w:pPr>
            <w:r>
              <w:rPr>
                <w:rFonts w:ascii="Calibri" w:eastAsia="Calibri" w:hAnsi="Calibri"/>
                <w:color w:val="4D5154" w:themeColor="text1" w:themeTint="BF"/>
                <w:sz w:val="24"/>
              </w:rPr>
              <w:t>Toggle to change option status (Enable/Disable)</w:t>
            </w:r>
          </w:p>
        </w:tc>
      </w:tr>
      <w:tr w:rsidR="007837A3" w14:paraId="6A756D3C" w14:textId="77777777" w:rsidTr="00C81F9B">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635AE62" w14:textId="77777777" w:rsidR="007837A3" w:rsidRDefault="007837A3" w:rsidP="00C81F9B">
            <w:pPr>
              <w:spacing w:line="240" w:lineRule="auto"/>
              <w:jc w:val="center"/>
              <w:rPr>
                <w:rFonts w:cstheme="minorHAnsi"/>
                <w:b/>
                <w:bCs/>
                <w:szCs w:val="24"/>
              </w:rPr>
            </w:pPr>
            <w:r>
              <w:rPr>
                <w:rFonts w:cstheme="minorHAnsi"/>
                <w:b/>
                <w:bCs/>
                <w:szCs w:val="24"/>
              </w:rPr>
              <w:t>Alternate Flow:</w:t>
            </w:r>
          </w:p>
        </w:tc>
        <w:tc>
          <w:tcPr>
            <w:tcW w:w="6299"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46FA764" w14:textId="77777777" w:rsidR="007837A3" w:rsidRDefault="007837A3" w:rsidP="00C81F9B">
            <w:pPr>
              <w:jc w:val="center"/>
              <w:rPr>
                <w:rFonts w:eastAsia="Calibri"/>
              </w:rPr>
            </w:pPr>
            <w:r>
              <w:rPr>
                <w:rFonts w:eastAsia="Calibri"/>
              </w:rPr>
              <w:t>-</w:t>
            </w:r>
          </w:p>
        </w:tc>
      </w:tr>
      <w:tr w:rsidR="007837A3" w14:paraId="44880381" w14:textId="77777777" w:rsidTr="00C81F9B">
        <w:trPr>
          <w:trHeight w:val="368"/>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5EC82B2" w14:textId="77777777" w:rsidR="007837A3" w:rsidRDefault="007837A3" w:rsidP="00C81F9B">
            <w:pPr>
              <w:spacing w:line="240" w:lineRule="auto"/>
              <w:jc w:val="center"/>
              <w:rPr>
                <w:rFonts w:cstheme="minorHAnsi"/>
                <w:b/>
                <w:bCs/>
                <w:szCs w:val="24"/>
              </w:rPr>
            </w:pPr>
            <w:r>
              <w:rPr>
                <w:rFonts w:cstheme="minorHAnsi"/>
                <w:b/>
                <w:bCs/>
                <w:szCs w:val="24"/>
              </w:rPr>
              <w:t>Post Condition:</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4D5EAFB8"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The condition type and its options will be added.</w:t>
            </w:r>
          </w:p>
        </w:tc>
      </w:tr>
      <w:tr w:rsidR="007837A3" w14:paraId="2BE67837" w14:textId="77777777" w:rsidTr="00C81F9B">
        <w:trPr>
          <w:trHeight w:val="426"/>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0FB47A7" w14:textId="77777777" w:rsidR="007837A3" w:rsidRDefault="007837A3" w:rsidP="00C81F9B">
            <w:pPr>
              <w:spacing w:line="240" w:lineRule="auto"/>
              <w:jc w:val="center"/>
              <w:rPr>
                <w:rFonts w:cstheme="minorHAnsi"/>
                <w:b/>
                <w:bCs/>
                <w:iCs/>
                <w:szCs w:val="24"/>
              </w:rPr>
            </w:pPr>
            <w:r>
              <w:rPr>
                <w:rFonts w:cstheme="minorHAnsi"/>
                <w:b/>
                <w:bCs/>
                <w:iCs/>
                <w:szCs w:val="24"/>
              </w:rPr>
              <w:t>Business Rule:</w:t>
            </w:r>
          </w:p>
        </w:tc>
        <w:tc>
          <w:tcPr>
            <w:tcW w:w="6299" w:type="dxa"/>
            <w:gridSpan w:val="2"/>
            <w:tcBorders>
              <w:top w:val="single" w:sz="4" w:space="0" w:color="9EA2A6"/>
              <w:left w:val="single" w:sz="4" w:space="0" w:color="9EA2A6"/>
              <w:bottom w:val="single" w:sz="4" w:space="0" w:color="9EA2A6"/>
              <w:right w:val="single" w:sz="4" w:space="0" w:color="9EA2A6"/>
            </w:tcBorders>
            <w:hideMark/>
          </w:tcPr>
          <w:p w14:paraId="32F898B3"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Used \ unused Condition type will be able to </w:t>
            </w:r>
            <w:commentRangeStart w:id="94"/>
            <w:commentRangeStart w:id="95"/>
            <w:r>
              <w:rPr>
                <w:rFonts w:ascii="Calibri" w:eastAsiaTheme="minorEastAsia" w:hAnsi="Calibri" w:cstheme="minorHAnsi"/>
                <w:iCs/>
                <w:color w:val="4D5154" w:themeColor="text1" w:themeTint="BF"/>
                <w:sz w:val="24"/>
                <w:szCs w:val="24"/>
              </w:rPr>
              <w:t xml:space="preserve">edit </w:t>
            </w:r>
            <w:commentRangeEnd w:id="94"/>
            <w:r w:rsidRPr="00690724">
              <w:rPr>
                <w:rFonts w:ascii="Calibri" w:eastAsiaTheme="minorEastAsia" w:hAnsi="Calibri" w:cstheme="minorHAnsi"/>
                <w:iCs/>
                <w:color w:val="4D5154" w:themeColor="text1" w:themeTint="BF"/>
                <w:sz w:val="24"/>
                <w:szCs w:val="24"/>
              </w:rPr>
              <w:commentReference w:id="94"/>
            </w:r>
            <w:commentRangeEnd w:id="95"/>
          </w:p>
          <w:p w14:paraId="0606EC5D" w14:textId="5D6FA0E6" w:rsidR="007837A3" w:rsidRDefault="00181BB5" w:rsidP="00181BB5">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U</w:t>
            </w:r>
            <w:r w:rsidR="007837A3">
              <w:rPr>
                <w:rFonts w:ascii="Calibri" w:eastAsiaTheme="minorEastAsia" w:hAnsi="Calibri" w:cstheme="minorHAnsi"/>
                <w:iCs/>
                <w:color w:val="4D5154" w:themeColor="text1" w:themeTint="BF"/>
                <w:sz w:val="24"/>
                <w:szCs w:val="24"/>
              </w:rPr>
              <w:t>nused</w:t>
            </w:r>
            <w:r>
              <w:rPr>
                <w:rFonts w:ascii="Calibri" w:eastAsiaTheme="minorEastAsia" w:hAnsi="Calibri" w:cstheme="minorHAnsi"/>
                <w:iCs/>
                <w:color w:val="4D5154" w:themeColor="text1" w:themeTint="BF"/>
                <w:sz w:val="24"/>
                <w:szCs w:val="24"/>
              </w:rPr>
              <w:t xml:space="preserve"> </w:t>
            </w:r>
            <w:r w:rsidR="007837A3">
              <w:rPr>
                <w:rFonts w:ascii="Calibri" w:eastAsiaTheme="minorEastAsia" w:hAnsi="Calibri" w:cstheme="minorHAnsi"/>
                <w:iCs/>
                <w:color w:val="4D5154" w:themeColor="text1" w:themeTint="BF"/>
                <w:sz w:val="24"/>
                <w:szCs w:val="24"/>
              </w:rPr>
              <w:t>condition type will be able to disable.</w:t>
            </w:r>
          </w:p>
          <w:p w14:paraId="52A65D63" w14:textId="0E6667EC" w:rsidR="007837A3" w:rsidRDefault="007837A3" w:rsidP="00181BB5">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sidRPr="00690724">
              <w:rPr>
                <w:rFonts w:ascii="Calibri" w:eastAsiaTheme="minorEastAsia" w:hAnsi="Calibri" w:cstheme="minorHAnsi"/>
                <w:iCs/>
                <w:color w:val="4D5154" w:themeColor="text1" w:themeTint="BF"/>
                <w:sz w:val="24"/>
                <w:szCs w:val="24"/>
              </w:rPr>
              <w:commentReference w:id="95"/>
            </w:r>
            <w:r>
              <w:rPr>
                <w:rFonts w:ascii="Calibri" w:eastAsiaTheme="minorEastAsia" w:hAnsi="Calibri" w:cstheme="minorHAnsi"/>
                <w:iCs/>
                <w:color w:val="4D5154" w:themeColor="text1" w:themeTint="BF"/>
                <w:sz w:val="24"/>
                <w:szCs w:val="24"/>
              </w:rPr>
              <w:t xml:space="preserve">Used\unused option will be able to </w:t>
            </w:r>
            <w:commentRangeStart w:id="96"/>
            <w:commentRangeStart w:id="97"/>
            <w:r>
              <w:rPr>
                <w:rFonts w:ascii="Calibri" w:eastAsiaTheme="minorEastAsia" w:hAnsi="Calibri" w:cstheme="minorHAnsi"/>
                <w:iCs/>
                <w:color w:val="4D5154" w:themeColor="text1" w:themeTint="BF"/>
                <w:sz w:val="24"/>
                <w:szCs w:val="24"/>
              </w:rPr>
              <w:t>edit</w:t>
            </w:r>
            <w:commentRangeEnd w:id="96"/>
            <w:r w:rsidRPr="00690724">
              <w:rPr>
                <w:rFonts w:ascii="Calibri" w:eastAsiaTheme="minorEastAsia" w:hAnsi="Calibri" w:cstheme="minorHAnsi"/>
                <w:iCs/>
                <w:color w:val="4D5154" w:themeColor="text1" w:themeTint="BF"/>
                <w:sz w:val="24"/>
                <w:szCs w:val="24"/>
              </w:rPr>
              <w:commentReference w:id="96"/>
            </w:r>
            <w:commentRangeEnd w:id="97"/>
            <w:r>
              <w:rPr>
                <w:rStyle w:val="CommentReference"/>
              </w:rPr>
              <w:commentReference w:id="97"/>
            </w:r>
            <w:r>
              <w:rPr>
                <w:rFonts w:ascii="Calibri" w:eastAsiaTheme="minorEastAsia" w:hAnsi="Calibri" w:cstheme="minorHAnsi"/>
                <w:iCs/>
                <w:color w:val="4D5154" w:themeColor="text1" w:themeTint="BF"/>
                <w:sz w:val="24"/>
                <w:szCs w:val="24"/>
              </w:rPr>
              <w:t>.</w:t>
            </w:r>
          </w:p>
          <w:p w14:paraId="5359823E" w14:textId="77777777" w:rsidR="007837A3" w:rsidRDefault="007837A3" w:rsidP="00C81F9B">
            <w:pPr>
              <w:pStyle w:val="ListParagraph"/>
              <w:numPr>
                <w:ilvl w:val="0"/>
                <w:numId w:val="11"/>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Just unused option will be able to disable.</w:t>
            </w:r>
          </w:p>
        </w:tc>
      </w:tr>
    </w:tbl>
    <w:p w14:paraId="439E9AD7" w14:textId="77777777" w:rsidR="007837A3" w:rsidRPr="00520D4E" w:rsidRDefault="007837A3" w:rsidP="007837A3"/>
    <w:p w14:paraId="36A7012C" w14:textId="77777777" w:rsidR="007837A3" w:rsidRDefault="007837A3" w:rsidP="007837A3">
      <w:bookmarkStart w:id="98" w:name="_Manage_mail_structure_1"/>
      <w:bookmarkEnd w:id="98"/>
      <w:r>
        <w:br w:type="page"/>
      </w:r>
    </w:p>
    <w:p w14:paraId="4CC50709" w14:textId="77777777" w:rsidR="00AB362F" w:rsidRPr="006C30FA" w:rsidRDefault="00AB362F" w:rsidP="00AB362F">
      <w:pPr>
        <w:pStyle w:val="Heading2"/>
        <w:spacing w:after="500"/>
        <w:jc w:val="center"/>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pPr>
      <w:commentRangeStart w:id="99"/>
      <w:commentRangeStart w:id="100"/>
      <w:r>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t>Request</w:t>
      </w:r>
      <w:r w:rsidRPr="006C30FA">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t xml:space="preserve">Management </w:t>
      </w:r>
      <w:r w:rsidRPr="006C30FA">
        <w:rPr>
          <w:bCs/>
          <w:color w:val="B50745" w:themeColor="accent4"/>
          <w14:textOutline w14:w="0" w14:cap="flat" w14:cmpd="sng" w14:algn="ctr">
            <w14:noFill/>
            <w14:prstDash w14:val="solid"/>
            <w14:round/>
          </w14:textOutline>
          <w14:props3d w14:extrusionH="57150" w14:contourW="0" w14:prstMaterial="softEdge">
            <w14:bevelT w14:w="25400" w14:h="38100" w14:prst="circle"/>
          </w14:props3d>
        </w:rPr>
        <w:t>Module</w:t>
      </w:r>
      <w:bookmarkEnd w:id="2"/>
      <w:bookmarkEnd w:id="3"/>
      <w:commentRangeEnd w:id="99"/>
      <w:r w:rsidR="00DB0854">
        <w:rPr>
          <w:rStyle w:val="CommentReference"/>
          <w:rFonts w:asciiTheme="minorHAnsi" w:eastAsiaTheme="minorHAnsi" w:hAnsiTheme="minorHAnsi" w:cstheme="minorBidi"/>
          <w:b w:val="0"/>
        </w:rPr>
        <w:commentReference w:id="99"/>
      </w:r>
      <w:commentRangeEnd w:id="100"/>
      <w:r w:rsidR="006B2510">
        <w:rPr>
          <w:rStyle w:val="CommentReference"/>
          <w:rFonts w:asciiTheme="minorHAnsi" w:eastAsiaTheme="minorHAnsi" w:hAnsiTheme="minorHAnsi" w:cstheme="minorBidi"/>
          <w:b w:val="0"/>
        </w:rPr>
        <w:commentReference w:id="100"/>
      </w:r>
    </w:p>
    <w:p w14:paraId="3DABC108" w14:textId="77777777" w:rsidR="00AB362F" w:rsidRPr="00F2034A" w:rsidRDefault="00AB362F" w:rsidP="00AB362F">
      <w:pPr>
        <w:pStyle w:val="Heading3"/>
      </w:pPr>
      <w:bookmarkStart w:id="101" w:name="_Toc91149389"/>
      <w:bookmarkStart w:id="102" w:name="_Toc91510352"/>
      <w:r w:rsidRPr="00F2034A">
        <w:t>Purpose of Module</w:t>
      </w:r>
      <w:bookmarkEnd w:id="101"/>
      <w:bookmarkEnd w:id="102"/>
    </w:p>
    <w:p w14:paraId="011924CE" w14:textId="77777777" w:rsidR="00AB362F" w:rsidRDefault="00AB362F" w:rsidP="00AB362F">
      <w:pPr>
        <w:tabs>
          <w:tab w:val="left" w:pos="180"/>
          <w:tab w:val="left" w:pos="360"/>
          <w:tab w:val="left" w:pos="720"/>
        </w:tabs>
        <w:spacing w:line="240" w:lineRule="auto"/>
        <w:jc w:val="both"/>
        <w:rPr>
          <w:rFonts w:eastAsia="Times" w:cstheme="minorHAnsi"/>
          <w:szCs w:val="20"/>
        </w:rPr>
      </w:pPr>
      <w:r>
        <w:rPr>
          <w:rFonts w:eastAsia="Times" w:cstheme="minorHAnsi"/>
          <w:szCs w:val="20"/>
        </w:rPr>
        <w:t xml:space="preserve">The purpose of this module is to manage the requests in </w:t>
      </w:r>
      <w:r w:rsidRPr="00F3436A">
        <w:rPr>
          <w:rFonts w:eastAsia="Times" w:cstheme="minorHAnsi"/>
          <w:szCs w:val="20"/>
        </w:rPr>
        <w:t>Tower Load Inventory System.</w:t>
      </w:r>
      <w:r>
        <w:rPr>
          <w:rFonts w:eastAsia="Times" w:cstheme="minorHAnsi"/>
          <w:szCs w:val="20"/>
        </w:rPr>
        <w:t xml:space="preserve"> It will </w:t>
      </w:r>
      <w:r w:rsidRPr="00857337">
        <w:rPr>
          <w:rFonts w:eastAsia="Times" w:cstheme="minorHAnsi"/>
          <w:szCs w:val="20"/>
        </w:rPr>
        <w:t>be developed to give the TLIS user the ability to</w:t>
      </w:r>
      <w:r>
        <w:rPr>
          <w:rFonts w:eastAsia="Times" w:cstheme="minorHAnsi"/>
          <w:szCs w:val="20"/>
        </w:rPr>
        <w:t xml:space="preserve"> </w:t>
      </w:r>
      <w:commentRangeStart w:id="103"/>
      <w:commentRangeStart w:id="104"/>
      <w:r>
        <w:rPr>
          <w:rFonts w:eastAsia="Times" w:cstheme="minorHAnsi"/>
          <w:szCs w:val="20"/>
        </w:rPr>
        <w:t xml:space="preserve">view </w:t>
      </w:r>
      <w:commentRangeEnd w:id="103"/>
      <w:r w:rsidR="00D733ED">
        <w:rPr>
          <w:rStyle w:val="CommentReference"/>
          <w:rFonts w:asciiTheme="minorHAnsi" w:eastAsiaTheme="minorHAnsi" w:hAnsiTheme="minorHAnsi"/>
          <w:color w:val="auto"/>
        </w:rPr>
        <w:commentReference w:id="103"/>
      </w:r>
      <w:commentRangeEnd w:id="104"/>
      <w:r w:rsidR="00A149D6">
        <w:rPr>
          <w:rStyle w:val="CommentReference"/>
          <w:rFonts w:asciiTheme="minorHAnsi" w:eastAsiaTheme="minorHAnsi" w:hAnsiTheme="minorHAnsi"/>
          <w:color w:val="auto"/>
        </w:rPr>
        <w:commentReference w:id="104"/>
      </w:r>
      <w:r>
        <w:rPr>
          <w:rFonts w:eastAsia="Times" w:cstheme="minorHAnsi"/>
          <w:szCs w:val="20"/>
        </w:rPr>
        <w:t>the requests created by them or by other users, filter the displayed requests, view the details of requests created by them or by other users, view the details of actions related to a request, send reminders to the user responsible for executing the pending action, escalate the pending actions to the uppers of their users who are responsible for executing the action, and execute pending actions assigned to them.</w:t>
      </w:r>
    </w:p>
    <w:p w14:paraId="3CA59E98" w14:textId="77777777" w:rsidR="00AB362F" w:rsidRDefault="00AB362F" w:rsidP="00AB362F">
      <w:pPr>
        <w:tabs>
          <w:tab w:val="left" w:pos="180"/>
          <w:tab w:val="left" w:pos="360"/>
          <w:tab w:val="left" w:pos="720"/>
        </w:tabs>
        <w:spacing w:line="240" w:lineRule="auto"/>
        <w:jc w:val="both"/>
        <w:rPr>
          <w:rFonts w:eastAsia="Times" w:cstheme="minorHAnsi"/>
          <w:szCs w:val="20"/>
        </w:rPr>
      </w:pPr>
    </w:p>
    <w:p w14:paraId="38C20A0F" w14:textId="77777777" w:rsidR="00AB362F" w:rsidRPr="00CF34EC" w:rsidRDefault="00AB362F" w:rsidP="00AB362F">
      <w:pPr>
        <w:tabs>
          <w:tab w:val="left" w:pos="180"/>
          <w:tab w:val="left" w:pos="360"/>
          <w:tab w:val="left" w:pos="720"/>
        </w:tabs>
        <w:spacing w:line="240" w:lineRule="auto"/>
        <w:jc w:val="both"/>
        <w:rPr>
          <w:rFonts w:eastAsia="Times" w:cstheme="minorHAnsi"/>
          <w:szCs w:val="20"/>
        </w:rPr>
      </w:pPr>
      <w:r>
        <w:rPr>
          <w:rFonts w:eastAsia="Times" w:cstheme="minorHAnsi"/>
          <w:szCs w:val="20"/>
        </w:rPr>
        <w:t>A</w:t>
      </w:r>
      <w:r w:rsidRPr="00CF34EC">
        <w:rPr>
          <w:rFonts w:eastAsia="Times" w:cstheme="minorHAnsi"/>
          <w:szCs w:val="20"/>
        </w:rPr>
        <w:t xml:space="preserve">s </w:t>
      </w:r>
      <w:r>
        <w:rPr>
          <w:rFonts w:eastAsia="Times" w:cstheme="minorHAnsi"/>
          <w:szCs w:val="20"/>
        </w:rPr>
        <w:t xml:space="preserve">the execution of request’s actions are analyzed in details and </w:t>
      </w:r>
      <w:r w:rsidRPr="00CF34EC">
        <w:rPr>
          <w:rFonts w:eastAsia="Times" w:cstheme="minorHAnsi"/>
          <w:szCs w:val="20"/>
        </w:rPr>
        <w:t>previously agreed in PO, here we will analyze</w:t>
      </w:r>
      <w:r>
        <w:rPr>
          <w:rFonts w:eastAsia="Times" w:cstheme="minorHAnsi"/>
          <w:szCs w:val="20"/>
        </w:rPr>
        <w:t xml:space="preserve"> the request</w:t>
      </w:r>
      <w:r>
        <w:rPr>
          <w:rFonts w:eastAsia="Times" w:cstheme="minorHAnsi" w:hint="cs"/>
          <w:szCs w:val="20"/>
          <w:rtl/>
        </w:rPr>
        <w:t xml:space="preserve"> </w:t>
      </w:r>
      <w:r>
        <w:rPr>
          <w:rFonts w:eastAsia="Times" w:cstheme="minorHAnsi"/>
          <w:szCs w:val="20"/>
        </w:rPr>
        <w:t xml:space="preserve">module test cases, and regarding actions execution section we will mention only the ones which affected by </w:t>
      </w:r>
      <w:r w:rsidRPr="00CF34EC">
        <w:rPr>
          <w:rFonts w:eastAsia="Times" w:cstheme="minorHAnsi"/>
          <w:szCs w:val="20"/>
        </w:rPr>
        <w:t>the new below</w:t>
      </w:r>
      <w:r>
        <w:rPr>
          <w:rFonts w:eastAsia="Times" w:cstheme="minorHAnsi"/>
          <w:szCs w:val="20"/>
        </w:rPr>
        <w:t xml:space="preserve"> features</w:t>
      </w:r>
      <w:r w:rsidRPr="00CF34EC">
        <w:rPr>
          <w:rFonts w:eastAsia="Times" w:cstheme="minorHAnsi"/>
          <w:szCs w:val="20"/>
        </w:rPr>
        <w:t xml:space="preserve"> which requested in CR3:</w:t>
      </w:r>
    </w:p>
    <w:p w14:paraId="0708A26A" w14:textId="77777777" w:rsidR="00AB362F" w:rsidRPr="000129C9" w:rsidRDefault="00AB362F" w:rsidP="003745E3">
      <w:pPr>
        <w:pStyle w:val="ListParagraph"/>
        <w:numPr>
          <w:ilvl w:val="0"/>
          <w:numId w:val="29"/>
        </w:numPr>
        <w:tabs>
          <w:tab w:val="left" w:pos="180"/>
          <w:tab w:val="left" w:pos="360"/>
          <w:tab w:val="left" w:pos="720"/>
        </w:tabs>
        <w:bidi w:val="0"/>
        <w:spacing w:line="240" w:lineRule="auto"/>
        <w:jc w:val="both"/>
        <w:rPr>
          <w:rFonts w:ascii="Calibri" w:eastAsia="Times" w:hAnsi="Calibri" w:cstheme="minorHAnsi"/>
          <w:color w:val="4D5154" w:themeColor="text1" w:themeTint="BF"/>
          <w:sz w:val="24"/>
          <w:szCs w:val="20"/>
        </w:rPr>
      </w:pPr>
      <w:r>
        <w:rPr>
          <w:rFonts w:ascii="Calibri" w:eastAsia="Times" w:hAnsi="Calibri" w:cstheme="minorHAnsi"/>
          <w:color w:val="4D5154" w:themeColor="text1" w:themeTint="BF"/>
          <w:sz w:val="24"/>
          <w:szCs w:val="20"/>
        </w:rPr>
        <w:t>The ability to compare between the inserted data and the updated one, which will be through telecom validation, civil validation, and civil decision actions</w:t>
      </w:r>
      <w:r w:rsidRPr="000129C9">
        <w:rPr>
          <w:rFonts w:ascii="Calibri" w:eastAsia="Times" w:hAnsi="Calibri" w:cstheme="minorHAnsi"/>
          <w:color w:val="4D5154" w:themeColor="text1" w:themeTint="BF"/>
          <w:sz w:val="24"/>
          <w:szCs w:val="20"/>
        </w:rPr>
        <w:t>.</w:t>
      </w:r>
    </w:p>
    <w:p w14:paraId="714B827D" w14:textId="77777777" w:rsidR="00AB362F" w:rsidRPr="0040006F" w:rsidRDefault="00AB362F" w:rsidP="00AB362F">
      <w:pPr>
        <w:tabs>
          <w:tab w:val="left" w:pos="180"/>
          <w:tab w:val="left" w:pos="360"/>
          <w:tab w:val="left" w:pos="720"/>
        </w:tabs>
        <w:spacing w:line="240" w:lineRule="auto"/>
        <w:ind w:left="360"/>
        <w:rPr>
          <w:rFonts w:eastAsia="Times" w:cstheme="minorHAnsi"/>
          <w:szCs w:val="20"/>
        </w:rPr>
      </w:pPr>
    </w:p>
    <w:p w14:paraId="78D9E846" w14:textId="77777777" w:rsidR="00AB362F" w:rsidRPr="0076381C" w:rsidRDefault="00AB362F" w:rsidP="00AB362F">
      <w:pPr>
        <w:pStyle w:val="Heading3"/>
        <w:spacing w:line="276" w:lineRule="auto"/>
      </w:pPr>
      <w:bookmarkStart w:id="105" w:name="_Toc91149390"/>
      <w:bookmarkStart w:id="106" w:name="_Toc91510353"/>
      <w:r w:rsidRPr="0076381C">
        <w:t>Brief Description</w:t>
      </w:r>
      <w:bookmarkEnd w:id="105"/>
      <w:bookmarkEnd w:id="106"/>
    </w:p>
    <w:p w14:paraId="5AB0B0CD" w14:textId="77777777" w:rsidR="00AB362F" w:rsidRDefault="00AB362F" w:rsidP="00AB362F">
      <w:pPr>
        <w:tabs>
          <w:tab w:val="left" w:pos="180"/>
          <w:tab w:val="left" w:pos="360"/>
          <w:tab w:val="left" w:pos="720"/>
        </w:tabs>
        <w:jc w:val="both"/>
        <w:rPr>
          <w:rFonts w:eastAsia="Times" w:cstheme="minorHAnsi"/>
          <w:szCs w:val="20"/>
        </w:rPr>
      </w:pPr>
      <w:r>
        <w:rPr>
          <w:rFonts w:eastAsia="Times" w:cstheme="minorHAnsi"/>
          <w:szCs w:val="20"/>
        </w:rPr>
        <w:t>Request module will provide the TLIS user with interfaces to view and control the requests assigned to them or to other users based on what their permissions allow, considering the needed validations and business rules of executing, escalating pending action or sending reminders to pending actions, these interfaces will be classified under three categories:</w:t>
      </w:r>
    </w:p>
    <w:p w14:paraId="477B8D8D" w14:textId="77777777" w:rsidR="00AB362F" w:rsidRPr="00771BFA" w:rsidRDefault="00AB362F" w:rsidP="003745E3">
      <w:pPr>
        <w:pStyle w:val="ListParagraph"/>
        <w:numPr>
          <w:ilvl w:val="0"/>
          <w:numId w:val="40"/>
        </w:numPr>
        <w:tabs>
          <w:tab w:val="left" w:pos="180"/>
          <w:tab w:val="left" w:pos="360"/>
          <w:tab w:val="left" w:pos="720"/>
        </w:tabs>
        <w:bidi w:val="0"/>
        <w:spacing w:line="276" w:lineRule="auto"/>
        <w:jc w:val="both"/>
        <w:rPr>
          <w:rFonts w:ascii="Calibri" w:eastAsia="Times" w:hAnsi="Calibri" w:cstheme="minorHAnsi"/>
          <w:color w:val="4D5154" w:themeColor="text1" w:themeTint="BF"/>
          <w:sz w:val="24"/>
          <w:szCs w:val="20"/>
        </w:rPr>
      </w:pPr>
      <w:r w:rsidRPr="00771BFA">
        <w:rPr>
          <w:rFonts w:ascii="Calibri" w:eastAsia="Times" w:hAnsi="Calibri" w:cstheme="minorHAnsi"/>
          <w:color w:val="4D5154" w:themeColor="text1" w:themeTint="BF"/>
          <w:sz w:val="24"/>
          <w:szCs w:val="20"/>
        </w:rPr>
        <w:t>My Requests: will contain all requests which user created whatever the ticket status is.</w:t>
      </w:r>
    </w:p>
    <w:p w14:paraId="69F23555" w14:textId="742E3C04" w:rsidR="00AB362F" w:rsidRPr="00771BFA" w:rsidRDefault="00AB362F" w:rsidP="003745E3">
      <w:pPr>
        <w:pStyle w:val="ListParagraph"/>
        <w:numPr>
          <w:ilvl w:val="0"/>
          <w:numId w:val="40"/>
        </w:numPr>
        <w:tabs>
          <w:tab w:val="left" w:pos="180"/>
          <w:tab w:val="left" w:pos="360"/>
          <w:tab w:val="left" w:pos="720"/>
        </w:tabs>
        <w:bidi w:val="0"/>
        <w:spacing w:line="276" w:lineRule="auto"/>
        <w:jc w:val="both"/>
        <w:rPr>
          <w:rFonts w:ascii="Calibri" w:eastAsia="Times" w:hAnsi="Calibri" w:cstheme="minorHAnsi"/>
          <w:color w:val="4D5154" w:themeColor="text1" w:themeTint="BF"/>
          <w:sz w:val="24"/>
          <w:szCs w:val="20"/>
        </w:rPr>
      </w:pPr>
      <w:r w:rsidRPr="00771BFA">
        <w:rPr>
          <w:rFonts w:ascii="Calibri" w:eastAsia="Times" w:hAnsi="Calibri" w:cstheme="minorHAnsi"/>
          <w:color w:val="4D5154" w:themeColor="text1" w:themeTint="BF"/>
          <w:sz w:val="24"/>
          <w:szCs w:val="20"/>
        </w:rPr>
        <w:t>My Pending Request</w:t>
      </w:r>
      <w:r>
        <w:rPr>
          <w:rFonts w:ascii="Calibri" w:eastAsia="Times" w:hAnsi="Calibri" w:cstheme="minorHAnsi"/>
          <w:color w:val="4D5154" w:themeColor="text1" w:themeTint="BF"/>
          <w:sz w:val="24"/>
          <w:szCs w:val="20"/>
        </w:rPr>
        <w:t xml:space="preserve">: </w:t>
      </w:r>
      <w:r w:rsidRPr="00771BFA">
        <w:rPr>
          <w:rFonts w:ascii="Calibri" w:eastAsia="Times" w:hAnsi="Calibri" w:cstheme="minorHAnsi"/>
          <w:color w:val="4D5154" w:themeColor="text1" w:themeTint="BF"/>
          <w:sz w:val="24"/>
          <w:szCs w:val="20"/>
        </w:rPr>
        <w:t xml:space="preserve">will contain all </w:t>
      </w:r>
      <w:r w:rsidR="00A149D6">
        <w:rPr>
          <w:rFonts w:ascii="Calibri" w:eastAsia="Times" w:hAnsi="Calibri" w:cstheme="minorHAnsi"/>
          <w:color w:val="4D5154" w:themeColor="text1" w:themeTint="BF"/>
          <w:sz w:val="24"/>
          <w:szCs w:val="20"/>
        </w:rPr>
        <w:t>requests, which</w:t>
      </w:r>
      <w:r w:rsidRPr="00771BFA">
        <w:rPr>
          <w:rFonts w:ascii="Calibri" w:eastAsia="Times" w:hAnsi="Calibri" w:cstheme="minorHAnsi"/>
          <w:color w:val="4D5154" w:themeColor="text1" w:themeTint="BF"/>
          <w:sz w:val="24"/>
          <w:szCs w:val="20"/>
        </w:rPr>
        <w:t xml:space="preserve"> still pending and waiting an action to be executed</w:t>
      </w:r>
      <w:r>
        <w:rPr>
          <w:rFonts w:ascii="Calibri" w:eastAsia="Times" w:hAnsi="Calibri" w:cstheme="minorHAnsi"/>
          <w:color w:val="4D5154" w:themeColor="text1" w:themeTint="BF"/>
          <w:sz w:val="24"/>
          <w:szCs w:val="20"/>
        </w:rPr>
        <w:t xml:space="preserve"> by the </w:t>
      </w:r>
      <w:commentRangeStart w:id="107"/>
      <w:commentRangeStart w:id="108"/>
      <w:r w:rsidRPr="00A33DB7">
        <w:rPr>
          <w:rFonts w:ascii="Calibri" w:eastAsia="Times" w:hAnsi="Calibri" w:cstheme="minorHAnsi"/>
          <w:strike/>
          <w:color w:val="4D5154" w:themeColor="text1" w:themeTint="BF"/>
          <w:sz w:val="24"/>
          <w:szCs w:val="20"/>
        </w:rPr>
        <w:t>user</w:t>
      </w:r>
      <w:commentRangeEnd w:id="107"/>
      <w:r w:rsidR="007B558F" w:rsidRPr="00A33DB7">
        <w:rPr>
          <w:rStyle w:val="CommentReference"/>
          <w:strike/>
        </w:rPr>
        <w:commentReference w:id="107"/>
      </w:r>
      <w:commentRangeEnd w:id="108"/>
      <w:r w:rsidR="00A33DB7">
        <w:rPr>
          <w:rFonts w:ascii="Calibri" w:eastAsia="Times" w:hAnsi="Calibri" w:cstheme="minorHAnsi"/>
          <w:color w:val="4D5154" w:themeColor="text1" w:themeTint="BF"/>
          <w:sz w:val="24"/>
          <w:szCs w:val="20"/>
        </w:rPr>
        <w:t xml:space="preserve"> custody</w:t>
      </w:r>
      <w:r w:rsidR="00A33DB7" w:rsidRPr="00A33DB7">
        <w:rPr>
          <w:rFonts w:ascii="Calibri" w:eastAsia="Times" w:hAnsi="Calibri" w:cstheme="minorHAnsi"/>
          <w:color w:val="4D5154" w:themeColor="text1" w:themeTint="BF"/>
          <w:sz w:val="24"/>
          <w:szCs w:val="20"/>
        </w:rPr>
        <w:commentReference w:id="108"/>
      </w:r>
      <w:r w:rsidR="00A149D6">
        <w:rPr>
          <w:rFonts w:ascii="Calibri" w:eastAsia="Times" w:hAnsi="Calibri" w:cstheme="minorHAnsi"/>
          <w:color w:val="4D5154" w:themeColor="text1" w:themeTint="BF"/>
          <w:sz w:val="24"/>
          <w:szCs w:val="20"/>
        </w:rPr>
        <w:t>, which</w:t>
      </w:r>
      <w:r>
        <w:rPr>
          <w:rFonts w:ascii="Calibri" w:eastAsia="Times" w:hAnsi="Calibri" w:cstheme="minorHAnsi"/>
          <w:color w:val="4D5154" w:themeColor="text1" w:themeTint="BF"/>
          <w:sz w:val="24"/>
          <w:szCs w:val="20"/>
        </w:rPr>
        <w:t xml:space="preserve"> this action is assigned to</w:t>
      </w:r>
      <w:r w:rsidR="00A149D6">
        <w:rPr>
          <w:rFonts w:ascii="Calibri" w:eastAsia="Times" w:hAnsi="Calibri" w:cstheme="minorHAnsi"/>
          <w:color w:val="4D5154" w:themeColor="text1" w:themeTint="BF"/>
          <w:sz w:val="24"/>
          <w:szCs w:val="20"/>
        </w:rPr>
        <w:t xml:space="preserve"> them</w:t>
      </w:r>
      <w:r w:rsidRPr="00771BFA">
        <w:rPr>
          <w:rFonts w:ascii="Calibri" w:eastAsia="Times" w:hAnsi="Calibri" w:cstheme="minorHAnsi"/>
          <w:color w:val="4D5154" w:themeColor="text1" w:themeTint="BF"/>
          <w:sz w:val="24"/>
          <w:szCs w:val="20"/>
        </w:rPr>
        <w:t>.</w:t>
      </w:r>
    </w:p>
    <w:p w14:paraId="0BF4F94A" w14:textId="77777777" w:rsidR="00AB362F" w:rsidRPr="008B0F44" w:rsidRDefault="00AB362F" w:rsidP="003745E3">
      <w:pPr>
        <w:pStyle w:val="ListParagraph"/>
        <w:numPr>
          <w:ilvl w:val="0"/>
          <w:numId w:val="40"/>
        </w:numPr>
        <w:tabs>
          <w:tab w:val="left" w:pos="180"/>
          <w:tab w:val="left" w:pos="360"/>
          <w:tab w:val="left" w:pos="720"/>
        </w:tabs>
        <w:bidi w:val="0"/>
        <w:spacing w:line="240" w:lineRule="auto"/>
        <w:jc w:val="both"/>
        <w:rPr>
          <w:rFonts w:eastAsia="Times" w:cstheme="minorHAnsi"/>
          <w:szCs w:val="20"/>
        </w:rPr>
      </w:pPr>
      <w:r w:rsidRPr="008B0F44">
        <w:rPr>
          <w:rFonts w:ascii="Calibri" w:eastAsia="Times" w:hAnsi="Calibri" w:cstheme="minorHAnsi"/>
          <w:color w:val="4D5154" w:themeColor="text1" w:themeTint="BF"/>
          <w:sz w:val="24"/>
          <w:szCs w:val="20"/>
        </w:rPr>
        <w:t xml:space="preserve">All Requests: will contain </w:t>
      </w:r>
      <w:r w:rsidRPr="00DB6777">
        <w:rPr>
          <w:rFonts w:ascii="Calibri" w:eastAsia="Times" w:hAnsi="Calibri" w:cstheme="minorHAnsi"/>
          <w:color w:val="4D5154" w:themeColor="text1" w:themeTint="BF"/>
          <w:sz w:val="24"/>
          <w:szCs w:val="20"/>
        </w:rPr>
        <w:t xml:space="preserve">all requests in TLIS regardless who create them </w:t>
      </w:r>
      <w:r w:rsidRPr="008B0F44">
        <w:rPr>
          <w:rFonts w:ascii="Calibri" w:eastAsia="Times" w:hAnsi="Calibri" w:cstheme="minorHAnsi"/>
          <w:color w:val="4D5154" w:themeColor="text1" w:themeTint="BF"/>
          <w:sz w:val="24"/>
          <w:szCs w:val="20"/>
        </w:rPr>
        <w:t>or what is</w:t>
      </w:r>
      <w:r w:rsidRPr="00DB6777">
        <w:rPr>
          <w:rFonts w:ascii="Calibri" w:eastAsia="Times" w:hAnsi="Calibri" w:cstheme="minorHAnsi"/>
          <w:color w:val="4D5154" w:themeColor="text1" w:themeTint="BF"/>
          <w:sz w:val="24"/>
          <w:szCs w:val="20"/>
        </w:rPr>
        <w:t xml:space="preserve"> the request status.</w:t>
      </w:r>
    </w:p>
    <w:p w14:paraId="500C4594" w14:textId="77777777" w:rsidR="00AB362F" w:rsidRDefault="00AB362F" w:rsidP="00AB362F">
      <w:pPr>
        <w:pStyle w:val="Heading3"/>
        <w:rPr>
          <w:rFonts w:eastAsia="Calibri"/>
          <w:b w:val="0"/>
        </w:rPr>
      </w:pPr>
      <w:bookmarkStart w:id="109" w:name="_Toc88562182"/>
      <w:bookmarkStart w:id="110" w:name="_Toc91149391"/>
      <w:bookmarkStart w:id="111" w:name="_Toc91510354"/>
      <w:r>
        <w:rPr>
          <w:rFonts w:eastAsia="Calibri"/>
        </w:rPr>
        <w:t>Analysis Models &amp; Use Cases</w:t>
      </w:r>
      <w:bookmarkEnd w:id="109"/>
      <w:bookmarkEnd w:id="110"/>
      <w:bookmarkEnd w:id="111"/>
    </w:p>
    <w:p w14:paraId="01D6135D" w14:textId="77777777" w:rsidR="00AB362F" w:rsidRPr="00815D10" w:rsidRDefault="00AB362F" w:rsidP="00AB362F">
      <w:pPr>
        <w:tabs>
          <w:tab w:val="left" w:pos="180"/>
          <w:tab w:val="left" w:pos="360"/>
          <w:tab w:val="left" w:pos="720"/>
        </w:tabs>
        <w:jc w:val="both"/>
        <w:rPr>
          <w:rFonts w:eastAsia="Times" w:cstheme="minorHAnsi"/>
          <w:szCs w:val="20"/>
        </w:rPr>
      </w:pPr>
      <w:r w:rsidRPr="00815D10">
        <w:rPr>
          <w:rFonts w:eastAsia="Times" w:cstheme="minorHAnsi"/>
          <w:szCs w:val="20"/>
        </w:rPr>
        <w:t xml:space="preserve">In order to analyze all use cases related to TLIS requests, and to avoid any repetition, we will analyze the “view” test case for each type of requests (my requests, my pending requests, all requests) as it will be different, then we will work on those which will be common between the three types, and at the end we will mention the changes </w:t>
      </w:r>
      <w:r>
        <w:rPr>
          <w:rFonts w:eastAsia="Times" w:cstheme="minorHAnsi"/>
          <w:szCs w:val="20"/>
        </w:rPr>
        <w:t xml:space="preserve">happened on executing </w:t>
      </w:r>
      <w:r w:rsidRPr="00815D10">
        <w:rPr>
          <w:rFonts w:eastAsia="Times" w:cstheme="minorHAnsi"/>
          <w:szCs w:val="20"/>
        </w:rPr>
        <w:t>these action</w:t>
      </w:r>
      <w:r>
        <w:rPr>
          <w:rFonts w:eastAsia="Times" w:cstheme="minorHAnsi"/>
          <w:szCs w:val="20"/>
        </w:rPr>
        <w:t>s (</w:t>
      </w:r>
      <w:r w:rsidRPr="00815D10">
        <w:rPr>
          <w:rFonts w:eastAsia="Times" w:cstheme="minorHAnsi"/>
          <w:szCs w:val="20"/>
        </w:rPr>
        <w:t>telecom validation, civil validation, and civil decision</w:t>
      </w:r>
      <w:r>
        <w:rPr>
          <w:rFonts w:eastAsia="Times" w:cstheme="minorHAnsi"/>
          <w:szCs w:val="20"/>
        </w:rPr>
        <w:t>)</w:t>
      </w:r>
      <w:r w:rsidRPr="00815D10">
        <w:rPr>
          <w:rFonts w:eastAsia="Times" w:cstheme="minorHAnsi"/>
          <w:szCs w:val="20"/>
        </w:rPr>
        <w:t>.</w:t>
      </w:r>
    </w:p>
    <w:p w14:paraId="0CB18D09" w14:textId="77777777" w:rsidR="00AB362F" w:rsidRDefault="00AB362F" w:rsidP="00AB362F">
      <w:pPr>
        <w:tabs>
          <w:tab w:val="left" w:pos="180"/>
          <w:tab w:val="left" w:pos="360"/>
          <w:tab w:val="left" w:pos="720"/>
        </w:tabs>
        <w:spacing w:line="240" w:lineRule="auto"/>
        <w:jc w:val="both"/>
        <w:rPr>
          <w:rFonts w:eastAsia="Times" w:cstheme="minorHAnsi"/>
          <w:szCs w:val="20"/>
        </w:rPr>
      </w:pPr>
    </w:p>
    <w:p w14:paraId="6D568F9B" w14:textId="367CB477" w:rsidR="00EC2D5D" w:rsidRDefault="0007354B" w:rsidP="00EC2D5D">
      <w:pPr>
        <w:keepNext/>
        <w:tabs>
          <w:tab w:val="left" w:pos="180"/>
          <w:tab w:val="left" w:pos="360"/>
          <w:tab w:val="left" w:pos="720"/>
        </w:tabs>
        <w:spacing w:line="240" w:lineRule="auto"/>
        <w:jc w:val="center"/>
      </w:pPr>
      <w:r w:rsidRPr="00033FCC">
        <w:object w:dxaOrig="10335" w:dyaOrig="8505" w14:anchorId="5778B503">
          <v:shape id="_x0000_i1034" type="#_x0000_t75" style="width:516.6pt;height:427.2pt" o:ole="">
            <v:imagedata r:id="rId43" o:title=""/>
          </v:shape>
          <o:OLEObject Type="Embed" ProgID="Visio.Drawing.15" ShapeID="_x0000_i1034" DrawAspect="Content" ObjectID="_1711695506" r:id="rId44"/>
        </w:object>
      </w:r>
    </w:p>
    <w:p w14:paraId="127C593B" w14:textId="33345709" w:rsidR="00AB362F" w:rsidRPr="00EC2D5D" w:rsidRDefault="00EC2D5D" w:rsidP="006C1997">
      <w:pPr>
        <w:pStyle w:val="Caption"/>
        <w:jc w:val="center"/>
        <w:rPr>
          <w:color w:val="auto"/>
        </w:rPr>
      </w:pPr>
      <w:bookmarkStart w:id="112" w:name="_Toc91511332"/>
      <w:r w:rsidRPr="00EC2D5D">
        <w:rPr>
          <w:color w:val="auto"/>
        </w:rPr>
        <w:t xml:space="preserve">Figure </w:t>
      </w:r>
      <w:r w:rsidRPr="00EC2D5D">
        <w:rPr>
          <w:color w:val="auto"/>
        </w:rPr>
        <w:fldChar w:fldCharType="begin"/>
      </w:r>
      <w:r w:rsidRPr="00EC2D5D">
        <w:rPr>
          <w:color w:val="auto"/>
        </w:rPr>
        <w:instrText xml:space="preserve"> SEQ Figure \* ARABIC </w:instrText>
      </w:r>
      <w:r w:rsidRPr="00EC2D5D">
        <w:rPr>
          <w:color w:val="auto"/>
        </w:rPr>
        <w:fldChar w:fldCharType="separate"/>
      </w:r>
      <w:r w:rsidR="0062550A">
        <w:rPr>
          <w:noProof/>
          <w:color w:val="auto"/>
        </w:rPr>
        <w:t>3</w:t>
      </w:r>
      <w:r w:rsidRPr="00EC2D5D">
        <w:rPr>
          <w:color w:val="auto"/>
        </w:rPr>
        <w:fldChar w:fldCharType="end"/>
      </w:r>
      <w:r w:rsidRPr="00EC2D5D">
        <w:rPr>
          <w:color w:val="auto"/>
        </w:rPr>
        <w:t>- Request Management</w:t>
      </w:r>
      <w:bookmarkEnd w:id="112"/>
    </w:p>
    <w:p w14:paraId="605BFABB" w14:textId="77777777" w:rsidR="00AB362F" w:rsidRDefault="00AB362F" w:rsidP="00AB362F">
      <w:pPr>
        <w:pStyle w:val="Heading4"/>
        <w:rPr>
          <w:rFonts w:eastAsia="Times"/>
          <w:color w:val="4D5154" w:themeColor="text1" w:themeTint="BF"/>
        </w:rPr>
      </w:pPr>
      <w:bookmarkStart w:id="113" w:name="_Common_Use_cases"/>
      <w:bookmarkEnd w:id="113"/>
      <w:r>
        <w:rPr>
          <w:rFonts w:eastAsia="Times"/>
          <w:color w:val="4D5154" w:themeColor="text1" w:themeTint="BF"/>
        </w:rPr>
        <w:t>My Requests Test Cases</w:t>
      </w:r>
    </w:p>
    <w:p w14:paraId="43AED045" w14:textId="77777777" w:rsidR="00AB362F" w:rsidRDefault="00AB362F" w:rsidP="00AB362F">
      <w:pPr>
        <w:tabs>
          <w:tab w:val="left" w:pos="180"/>
          <w:tab w:val="left" w:pos="360"/>
          <w:tab w:val="left" w:pos="720"/>
        </w:tabs>
        <w:spacing w:line="240" w:lineRule="auto"/>
        <w:rPr>
          <w:rFonts w:eastAsia="Times" w:cstheme="minorHAnsi"/>
          <w:szCs w:val="20"/>
          <w:rtl/>
        </w:rPr>
      </w:pPr>
    </w:p>
    <w:p w14:paraId="2478B5F8" w14:textId="77777777" w:rsidR="00AB362F" w:rsidRDefault="00AB362F" w:rsidP="003745E3">
      <w:pPr>
        <w:pStyle w:val="Heading6"/>
        <w:numPr>
          <w:ilvl w:val="0"/>
          <w:numId w:val="30"/>
        </w:numPr>
        <w:rPr>
          <w:lang w:bidi="ar-SY"/>
        </w:rPr>
      </w:pPr>
      <w:r w:rsidRPr="00DA74A1">
        <w:rPr>
          <w:rFonts w:cstheme="minorHAnsi"/>
          <w:iCs/>
          <w:szCs w:val="24"/>
        </w:rPr>
        <w:t xml:space="preserve">View </w:t>
      </w:r>
      <w:r>
        <w:rPr>
          <w:rFonts w:cstheme="minorHAnsi"/>
          <w:iCs/>
          <w:szCs w:val="24"/>
        </w:rPr>
        <w:t>My Requests</w:t>
      </w:r>
      <w:r w:rsidRPr="00DA74A1">
        <w:rPr>
          <w:rFonts w:cstheme="minorHAnsi"/>
          <w:iCs/>
          <w:szCs w:val="24"/>
        </w:rPr>
        <w:t xml:space="preserve"> </w:t>
      </w:r>
      <w:r>
        <w:rPr>
          <w:rFonts w:cstheme="minorHAnsi"/>
          <w:iCs/>
          <w:szCs w:val="24"/>
        </w:rPr>
        <w:t>Use Case</w:t>
      </w:r>
      <w:r w:rsidRPr="008643F8">
        <w:rPr>
          <w:rFonts w:cstheme="minorHAnsi"/>
          <w:iCs/>
          <w:szCs w:val="24"/>
        </w:rPr>
        <w:t xml:space="preserve"> </w:t>
      </w:r>
    </w:p>
    <w:p w14:paraId="45E9A8D6" w14:textId="77777777" w:rsidR="00AB362F" w:rsidRDefault="00AB362F" w:rsidP="00AB362F"/>
    <w:tbl>
      <w:tblPr>
        <w:tblW w:w="9168"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44"/>
        <w:gridCol w:w="3144"/>
      </w:tblGrid>
      <w:tr w:rsidR="00AB362F" w14:paraId="05CC503C" w14:textId="77777777" w:rsidTr="00461DE9">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FFEE6FF" w14:textId="77777777" w:rsidR="00AB362F" w:rsidRDefault="00AB362F" w:rsidP="00461DE9">
            <w:pPr>
              <w:jc w:val="center"/>
            </w:pPr>
            <w:r w:rsidRPr="00AD4494">
              <w:t>ID</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0F08287" w14:textId="77777777" w:rsidR="00AB362F" w:rsidRPr="009E30EB" w:rsidRDefault="00AB362F" w:rsidP="00461DE9">
            <w:pPr>
              <w:jc w:val="center"/>
              <w:rPr>
                <w:b/>
                <w:bCs/>
                <w:color w:val="282660"/>
                <w:szCs w:val="28"/>
              </w:rPr>
            </w:pPr>
            <w:r w:rsidRPr="009E30EB">
              <w:rPr>
                <w:b/>
                <w:bCs/>
              </w:rPr>
              <w:t>1</w:t>
            </w:r>
          </w:p>
        </w:tc>
      </w:tr>
      <w:tr w:rsidR="00AB362F" w14:paraId="686EF9A9"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A2EC373" w14:textId="77777777" w:rsidR="00AB362F" w:rsidRDefault="00AB362F" w:rsidP="00461DE9">
            <w:pPr>
              <w:jc w:val="center"/>
              <w:rPr>
                <w:color w:val="4D5154"/>
                <w:szCs w:val="24"/>
              </w:rPr>
            </w:pPr>
            <w:r>
              <w:t>Name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3F0CC85A" w14:textId="77777777" w:rsidR="00AB362F" w:rsidRPr="00AD4494" w:rsidRDefault="00AB362F" w:rsidP="00461DE9">
            <w:pPr>
              <w:jc w:val="center"/>
            </w:pPr>
            <w:r>
              <w:rPr>
                <w:rFonts w:cstheme="minorHAnsi"/>
                <w:iCs/>
                <w:szCs w:val="24"/>
              </w:rPr>
              <w:t>View My Requests</w:t>
            </w:r>
          </w:p>
        </w:tc>
      </w:tr>
      <w:tr w:rsidR="00AB362F" w14:paraId="77BDDF18"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46CC7DA" w14:textId="77777777" w:rsidR="00AB362F" w:rsidRDefault="00AB362F" w:rsidP="00461DE9">
            <w:pPr>
              <w:jc w:val="center"/>
              <w:rPr>
                <w:rFonts w:eastAsia="Calibri" w:cs="Calibri"/>
                <w:color w:val="4D5154"/>
                <w:szCs w:val="24"/>
              </w:rPr>
            </w:pPr>
            <w:r>
              <w:t>Version Date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C3BA88C" w14:textId="77777777" w:rsidR="00AB362F" w:rsidRPr="00AD4494" w:rsidRDefault="00AB362F" w:rsidP="00461DE9">
            <w:pPr>
              <w:jc w:val="center"/>
            </w:pPr>
            <w:r>
              <w:t>26</w:t>
            </w:r>
            <w:r w:rsidRPr="00AD4494">
              <w:t>/</w:t>
            </w:r>
            <w:r>
              <w:t>12</w:t>
            </w:r>
            <w:r w:rsidRPr="00AD4494">
              <w:t>/2021</w:t>
            </w:r>
          </w:p>
        </w:tc>
      </w:tr>
      <w:tr w:rsidR="00AB362F" w14:paraId="36672954"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A248C8F" w14:textId="77777777" w:rsidR="00AB362F" w:rsidRDefault="00AB362F" w:rsidP="00461DE9">
            <w:pPr>
              <w:jc w:val="center"/>
              <w:rPr>
                <w:rFonts w:eastAsia="Calibri" w:cs="Calibri"/>
                <w:color w:val="4D5154"/>
                <w:szCs w:val="24"/>
              </w:rPr>
            </w:pPr>
            <w:r>
              <w:t>Brief Description:</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7313911" w14:textId="77777777" w:rsidR="00AB362F" w:rsidRPr="00AD4494" w:rsidRDefault="00AB362F" w:rsidP="00461DE9">
            <w:pPr>
              <w:jc w:val="both"/>
            </w:pPr>
            <w:r w:rsidRPr="001918F3">
              <w:rPr>
                <w:lang w:bidi="ar-SY"/>
              </w:rPr>
              <w:t>This use case represents viewing</w:t>
            </w:r>
            <w:r>
              <w:rPr>
                <w:lang w:bidi="ar-SY"/>
              </w:rPr>
              <w:t xml:space="preserve"> </w:t>
            </w:r>
            <w:r>
              <w:t xml:space="preserve">all requests which user created whatever the ticket status is. </w:t>
            </w:r>
          </w:p>
        </w:tc>
      </w:tr>
      <w:tr w:rsidR="00AB362F" w14:paraId="3A148D30"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EA94193" w14:textId="77777777" w:rsidR="00AB362F" w:rsidRDefault="00AB362F" w:rsidP="00461DE9">
            <w:pPr>
              <w:jc w:val="center"/>
              <w:rPr>
                <w:rFonts w:eastAsia="Calibri" w:cs="Calibri"/>
                <w:color w:val="4D5154"/>
                <w:szCs w:val="24"/>
              </w:rPr>
            </w:pPr>
            <w:r>
              <w:t>Business [System] Trigger:</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E4577E0" w14:textId="77777777" w:rsidR="00AB362F" w:rsidRPr="00AD4494" w:rsidRDefault="00AB362F" w:rsidP="00461DE9">
            <w:r w:rsidRPr="001918F3">
              <w:rPr>
                <w:lang w:bidi="ar-SY"/>
              </w:rPr>
              <w:t>User want</w:t>
            </w:r>
            <w:r>
              <w:rPr>
                <w:lang w:bidi="ar-SY"/>
              </w:rPr>
              <w:t>s</w:t>
            </w:r>
            <w:r w:rsidRPr="001918F3">
              <w:rPr>
                <w:lang w:bidi="ar-SY"/>
              </w:rPr>
              <w:t xml:space="preserve"> </w:t>
            </w:r>
            <w:r>
              <w:rPr>
                <w:lang w:bidi="ar-SY"/>
              </w:rPr>
              <w:t>to display all requests he created</w:t>
            </w:r>
            <w:r w:rsidRPr="001918F3">
              <w:rPr>
                <w:lang w:bidi="ar-SY"/>
              </w:rPr>
              <w:t>.</w:t>
            </w:r>
          </w:p>
        </w:tc>
      </w:tr>
      <w:tr w:rsidR="00AB362F" w14:paraId="6033CEF3"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17948D9" w14:textId="77777777" w:rsidR="00AB362F" w:rsidRDefault="00AB362F" w:rsidP="00461DE9">
            <w:pPr>
              <w:jc w:val="center"/>
              <w:rPr>
                <w:rFonts w:eastAsia="Calibri" w:cs="Calibri"/>
                <w:color w:val="4D5154"/>
                <w:szCs w:val="24"/>
              </w:rPr>
            </w:pPr>
            <w:r>
              <w:t>Preconditions: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4EC8193" w14:textId="77777777" w:rsidR="00AB362F" w:rsidRPr="00AD4494" w:rsidRDefault="00AB362F" w:rsidP="00461DE9">
            <w:r w:rsidRPr="001918F3">
              <w:rPr>
                <w:lang w:bidi="ar-SY"/>
              </w:rPr>
              <w:t>User has to have a permission</w:t>
            </w:r>
          </w:p>
        </w:tc>
      </w:tr>
      <w:tr w:rsidR="00AB362F" w14:paraId="38644007"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E97255B" w14:textId="08B33F82" w:rsidR="00AB362F" w:rsidRPr="00A33DB7" w:rsidRDefault="00AB362F" w:rsidP="00A33DB7">
            <w:pPr>
              <w:jc w:val="center"/>
            </w:pPr>
            <w:r>
              <w:t>Assumptions: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780EF2C" w14:textId="77777777" w:rsidR="00AB362F" w:rsidRPr="00483DD3" w:rsidRDefault="00AB362F" w:rsidP="00461DE9">
            <w:pPr>
              <w:jc w:val="center"/>
              <w:rPr>
                <w:bCs/>
              </w:rPr>
            </w:pPr>
            <w:r>
              <w:rPr>
                <w:lang w:bidi="ar-SY"/>
              </w:rPr>
              <w:t>-</w:t>
            </w:r>
          </w:p>
        </w:tc>
      </w:tr>
      <w:tr w:rsidR="00AB362F" w14:paraId="10BC5ED3"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8F92C99" w14:textId="77777777" w:rsidR="00AB362F" w:rsidRDefault="00AB362F" w:rsidP="00461DE9">
            <w:pPr>
              <w:jc w:val="center"/>
              <w:rPr>
                <w:rFonts w:eastAsia="Calibri" w:cs="Calibri"/>
                <w:color w:val="4D5154"/>
                <w:szCs w:val="24"/>
              </w:rPr>
            </w:pPr>
            <w:r>
              <w:t>Actor(s):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A30E48B" w14:textId="77777777" w:rsidR="00AB362F" w:rsidRPr="00AD4494" w:rsidRDefault="00AB362F" w:rsidP="00461DE9">
            <w:r w:rsidRPr="001918F3">
              <w:rPr>
                <w:lang w:bidi="ar-SY"/>
              </w:rPr>
              <w:t>Admin, Permitted User</w:t>
            </w:r>
          </w:p>
        </w:tc>
      </w:tr>
      <w:tr w:rsidR="00AB362F" w14:paraId="4944772B"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58E6C37" w14:textId="77777777" w:rsidR="00AB362F" w:rsidRDefault="00AB362F" w:rsidP="00461DE9">
            <w:pPr>
              <w:jc w:val="center"/>
              <w:rPr>
                <w:rFonts w:eastAsia="Calibri" w:cs="Calibri"/>
                <w:color w:val="4D5154"/>
                <w:szCs w:val="24"/>
              </w:rPr>
            </w:pPr>
            <w:r>
              <w:t>Priority:</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3DA5039" w14:textId="77777777" w:rsidR="00AB362F" w:rsidRPr="00AD4494" w:rsidRDefault="00AB362F" w:rsidP="00461DE9">
            <w:r w:rsidRPr="001918F3">
              <w:rPr>
                <w:lang w:bidi="ar-SY"/>
              </w:rPr>
              <w:t>High</w:t>
            </w:r>
          </w:p>
        </w:tc>
      </w:tr>
      <w:tr w:rsidR="00AB362F" w14:paraId="5B993AE8" w14:textId="77777777" w:rsidTr="00461DE9">
        <w:trPr>
          <w:trHeight w:val="284"/>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629C8C01" w14:textId="77777777" w:rsidR="00AB362F" w:rsidRDefault="00AB362F" w:rsidP="00461DE9">
            <w:pPr>
              <w:jc w:val="center"/>
              <w:rPr>
                <w:rFonts w:eastAsia="Calibri" w:cs="Calibri"/>
                <w:color w:val="4D5154"/>
                <w:szCs w:val="24"/>
              </w:rPr>
            </w:pPr>
            <w:r>
              <w:rPr>
                <w:rFonts w:eastAsia="Calibri" w:cs="Calibri"/>
                <w:color w:val="4D5154"/>
                <w:szCs w:val="24"/>
              </w:rPr>
              <w:t>Main Flow:</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2AB3E4F8" w14:textId="77777777" w:rsidR="00AB362F" w:rsidRDefault="00AB362F" w:rsidP="00461DE9">
            <w:pPr>
              <w:jc w:val="center"/>
            </w:pPr>
            <w:r>
              <w:rPr>
                <w:b/>
              </w:rPr>
              <w:t>Actor Action</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5263D96E" w14:textId="77777777" w:rsidR="00AB362F" w:rsidRPr="00295C57" w:rsidRDefault="00AB362F" w:rsidP="00461DE9">
            <w:pPr>
              <w:jc w:val="center"/>
              <w:rPr>
                <w:b/>
                <w:bCs/>
              </w:rPr>
            </w:pPr>
            <w:r w:rsidRPr="00295C57">
              <w:rPr>
                <w:b/>
                <w:bCs/>
              </w:rPr>
              <w:t>System Response</w:t>
            </w:r>
          </w:p>
        </w:tc>
      </w:tr>
      <w:tr w:rsidR="00AB362F" w14:paraId="6CDB082E" w14:textId="77777777" w:rsidTr="00461DE9">
        <w:trPr>
          <w:trHeight w:val="20"/>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2075D057" w14:textId="77777777" w:rsidR="00AB362F" w:rsidRDefault="00AB362F" w:rsidP="00461DE9">
            <w:pPr>
              <w:rPr>
                <w:color w:val="4D5154"/>
                <w:szCs w:val="24"/>
              </w:rPr>
            </w:pP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62C66F52" w14:textId="77777777" w:rsidR="00AB362F" w:rsidRPr="00F907F5" w:rsidRDefault="00AB362F" w:rsidP="00461DE9">
            <w:pPr>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click on My Request under Requests;</w:t>
            </w:r>
          </w:p>
          <w:p w14:paraId="71A99532" w14:textId="77777777" w:rsidR="00AB362F" w:rsidRPr="00F907F5" w:rsidRDefault="00AB362F" w:rsidP="00461DE9">
            <w:pPr>
              <w:rPr>
                <w:rFonts w:cstheme="minorHAnsi"/>
                <w:iCs/>
                <w:szCs w:val="24"/>
              </w:rPr>
            </w:pPr>
          </w:p>
          <w:p w14:paraId="11CD9B66" w14:textId="77777777" w:rsidR="00AB362F" w:rsidRPr="00F907F5" w:rsidRDefault="00AB362F" w:rsidP="00461DE9">
            <w:pPr>
              <w:rPr>
                <w:rFonts w:cstheme="minorHAnsi"/>
                <w:iCs/>
                <w:szCs w:val="24"/>
              </w:rPr>
            </w:pPr>
          </w:p>
          <w:p w14:paraId="17CF51D4" w14:textId="77777777" w:rsidR="00AB362F" w:rsidRPr="00F907F5" w:rsidRDefault="00AB362F" w:rsidP="00461DE9">
            <w:pPr>
              <w:rPr>
                <w:rFonts w:cstheme="minorHAnsi"/>
                <w:iCs/>
                <w:szCs w:val="24"/>
              </w:rPr>
            </w:pPr>
          </w:p>
          <w:p w14:paraId="0782E738" w14:textId="77777777" w:rsidR="00AB362F" w:rsidRPr="00F907F5" w:rsidRDefault="00AB362F" w:rsidP="00461DE9">
            <w:pPr>
              <w:rPr>
                <w:rFonts w:cstheme="minorHAnsi"/>
                <w:iCs/>
                <w:szCs w:val="24"/>
              </w:rPr>
            </w:pPr>
          </w:p>
          <w:p w14:paraId="43ED0179" w14:textId="77777777" w:rsidR="00AB362F" w:rsidRDefault="00AB362F" w:rsidP="00461DE9">
            <w:pPr>
              <w:rPr>
                <w:rFonts w:cstheme="minorHAnsi"/>
                <w:b/>
                <w:bCs/>
                <w:iCs/>
                <w:szCs w:val="24"/>
              </w:rPr>
            </w:pPr>
          </w:p>
          <w:p w14:paraId="765E4649" w14:textId="77777777" w:rsidR="00AB362F" w:rsidRDefault="00AB362F" w:rsidP="00461DE9">
            <w:pPr>
              <w:rPr>
                <w:rFonts w:cstheme="minorHAnsi"/>
                <w:b/>
                <w:bCs/>
                <w:iCs/>
                <w:szCs w:val="24"/>
              </w:rPr>
            </w:pPr>
          </w:p>
          <w:p w14:paraId="19BB5BBA" w14:textId="77777777" w:rsidR="00AB362F" w:rsidRDefault="00AB362F" w:rsidP="00461DE9">
            <w:pPr>
              <w:rPr>
                <w:rFonts w:cstheme="minorHAnsi"/>
                <w:b/>
                <w:bCs/>
                <w:iCs/>
                <w:szCs w:val="24"/>
              </w:rPr>
            </w:pPr>
          </w:p>
          <w:p w14:paraId="43BAB620" w14:textId="77777777" w:rsidR="00AB362F" w:rsidRDefault="00AB362F" w:rsidP="00461DE9">
            <w:pPr>
              <w:rPr>
                <w:rFonts w:cstheme="minorHAnsi"/>
                <w:b/>
                <w:bCs/>
                <w:iCs/>
                <w:szCs w:val="24"/>
              </w:rPr>
            </w:pPr>
          </w:p>
          <w:p w14:paraId="6CE9D55F" w14:textId="77777777" w:rsidR="00AB362F" w:rsidRDefault="00AB362F" w:rsidP="00461DE9">
            <w:pPr>
              <w:rPr>
                <w:rFonts w:cstheme="minorHAnsi"/>
                <w:b/>
                <w:bCs/>
                <w:iCs/>
                <w:szCs w:val="24"/>
              </w:rPr>
            </w:pPr>
          </w:p>
          <w:p w14:paraId="61AB7EFE" w14:textId="77777777" w:rsidR="00AB362F" w:rsidRDefault="00AB362F" w:rsidP="00461DE9">
            <w:pPr>
              <w:rPr>
                <w:rFonts w:cstheme="minorHAnsi"/>
                <w:b/>
                <w:bCs/>
                <w:iCs/>
                <w:szCs w:val="24"/>
              </w:rPr>
            </w:pPr>
          </w:p>
          <w:p w14:paraId="0B33BC41" w14:textId="77777777" w:rsidR="00AB362F" w:rsidRDefault="00AB362F" w:rsidP="00461DE9">
            <w:pPr>
              <w:rPr>
                <w:rFonts w:cstheme="minorHAnsi"/>
                <w:b/>
                <w:bCs/>
                <w:iCs/>
                <w:szCs w:val="24"/>
              </w:rPr>
            </w:pPr>
          </w:p>
          <w:p w14:paraId="5AC9C541" w14:textId="77777777" w:rsidR="00AB362F" w:rsidRDefault="00AB362F" w:rsidP="00461DE9">
            <w:pPr>
              <w:rPr>
                <w:rFonts w:cstheme="minorHAnsi"/>
                <w:b/>
                <w:bCs/>
                <w:iCs/>
                <w:szCs w:val="24"/>
              </w:rPr>
            </w:pPr>
          </w:p>
          <w:p w14:paraId="09A13EEF" w14:textId="77777777" w:rsidR="00AB362F" w:rsidRDefault="00AB362F" w:rsidP="00461DE9">
            <w:pPr>
              <w:rPr>
                <w:rFonts w:cstheme="minorHAnsi"/>
                <w:b/>
                <w:bCs/>
                <w:iCs/>
                <w:szCs w:val="24"/>
              </w:rPr>
            </w:pPr>
          </w:p>
          <w:p w14:paraId="09F81505" w14:textId="77777777" w:rsidR="00AB362F" w:rsidRDefault="00AB362F" w:rsidP="00461DE9">
            <w:pPr>
              <w:rPr>
                <w:rFonts w:cstheme="minorHAnsi"/>
                <w:b/>
                <w:bCs/>
                <w:iCs/>
                <w:szCs w:val="24"/>
              </w:rPr>
            </w:pPr>
          </w:p>
          <w:p w14:paraId="0D4B0B28" w14:textId="77777777" w:rsidR="00AB362F" w:rsidRDefault="00AB362F" w:rsidP="00461DE9">
            <w:pPr>
              <w:rPr>
                <w:rFonts w:cstheme="minorHAnsi"/>
                <w:b/>
                <w:bCs/>
                <w:iCs/>
                <w:szCs w:val="24"/>
              </w:rPr>
            </w:pPr>
          </w:p>
          <w:p w14:paraId="12F7A2B3" w14:textId="77777777" w:rsidR="00AB362F" w:rsidRDefault="00AB362F" w:rsidP="00461DE9">
            <w:pPr>
              <w:rPr>
                <w:rFonts w:cstheme="minorHAnsi"/>
                <w:b/>
                <w:bCs/>
                <w:iCs/>
                <w:szCs w:val="24"/>
              </w:rPr>
            </w:pPr>
          </w:p>
          <w:p w14:paraId="4129641A" w14:textId="77777777" w:rsidR="00AB362F" w:rsidRDefault="00AB362F" w:rsidP="00461DE9">
            <w:pPr>
              <w:rPr>
                <w:rFonts w:cstheme="minorHAnsi"/>
                <w:iCs/>
                <w:szCs w:val="24"/>
              </w:rPr>
            </w:pPr>
          </w:p>
          <w:p w14:paraId="6BF20053" w14:textId="77777777" w:rsidR="00AB362F" w:rsidRDefault="00AB362F" w:rsidP="00461DE9">
            <w:pPr>
              <w:rPr>
                <w:rFonts w:cstheme="minorHAnsi"/>
                <w:iCs/>
                <w:szCs w:val="24"/>
              </w:rPr>
            </w:pPr>
          </w:p>
          <w:p w14:paraId="3E0369E9" w14:textId="77777777" w:rsidR="00AB362F" w:rsidRDefault="00AB362F" w:rsidP="00461DE9">
            <w:pPr>
              <w:rPr>
                <w:rFonts w:cstheme="minorHAnsi"/>
                <w:iCs/>
                <w:szCs w:val="24"/>
              </w:rPr>
            </w:pPr>
          </w:p>
          <w:p w14:paraId="2402EFEE" w14:textId="77777777" w:rsidR="00AB362F" w:rsidRDefault="00AB362F" w:rsidP="00461DE9">
            <w:pPr>
              <w:rPr>
                <w:rFonts w:cstheme="minorHAnsi"/>
                <w:iCs/>
                <w:szCs w:val="24"/>
              </w:rPr>
            </w:pPr>
          </w:p>
          <w:p w14:paraId="1FBB4099" w14:textId="77777777" w:rsidR="00AB362F" w:rsidRDefault="00AB362F" w:rsidP="00461DE9">
            <w:pPr>
              <w:rPr>
                <w:rFonts w:cstheme="minorHAnsi"/>
                <w:iCs/>
                <w:szCs w:val="24"/>
              </w:rPr>
            </w:pPr>
          </w:p>
          <w:p w14:paraId="6DA9FDD4" w14:textId="77777777" w:rsidR="00AB362F" w:rsidRDefault="00AB362F" w:rsidP="00461DE9">
            <w:pPr>
              <w:rPr>
                <w:rFonts w:cstheme="minorHAnsi"/>
                <w:iCs/>
                <w:szCs w:val="24"/>
              </w:rPr>
            </w:pPr>
          </w:p>
          <w:p w14:paraId="2D7B9C76" w14:textId="77777777" w:rsidR="00AB362F" w:rsidRDefault="00AB362F" w:rsidP="00461DE9">
            <w:pPr>
              <w:rPr>
                <w:rFonts w:cstheme="minorHAnsi"/>
                <w:iCs/>
                <w:szCs w:val="24"/>
              </w:rPr>
            </w:pPr>
          </w:p>
          <w:p w14:paraId="7A2E2AD0" w14:textId="77777777" w:rsidR="00AB362F" w:rsidRDefault="00AB362F" w:rsidP="00461DE9">
            <w:pPr>
              <w:rPr>
                <w:rFonts w:cstheme="minorHAnsi"/>
                <w:iCs/>
                <w:szCs w:val="24"/>
              </w:rPr>
            </w:pPr>
          </w:p>
          <w:p w14:paraId="582D667F" w14:textId="77777777" w:rsidR="00AB362F" w:rsidRDefault="00AB362F" w:rsidP="00461DE9">
            <w:pPr>
              <w:rPr>
                <w:rFonts w:cstheme="minorHAnsi"/>
                <w:iCs/>
                <w:szCs w:val="24"/>
              </w:rPr>
            </w:pPr>
          </w:p>
          <w:p w14:paraId="60C1F691" w14:textId="77777777" w:rsidR="00AB362F" w:rsidRDefault="00AB362F" w:rsidP="00461DE9">
            <w:pPr>
              <w:rPr>
                <w:rFonts w:cstheme="minorHAnsi"/>
                <w:iCs/>
                <w:szCs w:val="24"/>
              </w:rPr>
            </w:pPr>
          </w:p>
          <w:p w14:paraId="0C1D101D" w14:textId="77777777" w:rsidR="00AB362F" w:rsidRDefault="00AB362F" w:rsidP="00461DE9">
            <w:pPr>
              <w:rPr>
                <w:rFonts w:cstheme="minorHAnsi"/>
                <w:iCs/>
                <w:szCs w:val="24"/>
              </w:rPr>
            </w:pPr>
          </w:p>
          <w:p w14:paraId="51FFF08A" w14:textId="77777777" w:rsidR="00AB362F" w:rsidRDefault="00AB362F" w:rsidP="00461DE9">
            <w:pPr>
              <w:rPr>
                <w:rFonts w:cstheme="minorHAnsi"/>
                <w:iCs/>
                <w:szCs w:val="24"/>
              </w:rPr>
            </w:pPr>
          </w:p>
          <w:p w14:paraId="62BBCD53" w14:textId="77777777" w:rsidR="00AB362F" w:rsidRDefault="00AB362F" w:rsidP="00461DE9">
            <w:pPr>
              <w:rPr>
                <w:rFonts w:cstheme="minorHAnsi"/>
                <w:iCs/>
                <w:szCs w:val="24"/>
              </w:rPr>
            </w:pPr>
          </w:p>
          <w:p w14:paraId="59C0D845" w14:textId="77777777" w:rsidR="00AB362F" w:rsidRDefault="00AB362F" w:rsidP="00461DE9">
            <w:pPr>
              <w:rPr>
                <w:rFonts w:cstheme="minorHAnsi"/>
                <w:iCs/>
                <w:szCs w:val="24"/>
              </w:rPr>
            </w:pPr>
          </w:p>
          <w:p w14:paraId="5635B737" w14:textId="77777777" w:rsidR="00AB362F" w:rsidRDefault="00AB362F" w:rsidP="00461DE9">
            <w:pPr>
              <w:rPr>
                <w:rFonts w:cstheme="minorHAnsi"/>
                <w:iCs/>
                <w:szCs w:val="24"/>
              </w:rPr>
            </w:pPr>
          </w:p>
          <w:p w14:paraId="65C2A540" w14:textId="77777777" w:rsidR="00AB362F" w:rsidRDefault="00AB362F" w:rsidP="00461DE9">
            <w:pPr>
              <w:rPr>
                <w:rFonts w:cstheme="minorHAnsi"/>
                <w:iCs/>
                <w:szCs w:val="24"/>
              </w:rPr>
            </w:pPr>
          </w:p>
          <w:p w14:paraId="774A7425" w14:textId="77777777" w:rsidR="00AB362F" w:rsidRDefault="00AB362F" w:rsidP="00461DE9">
            <w:pPr>
              <w:rPr>
                <w:rFonts w:cstheme="minorHAnsi"/>
                <w:iCs/>
                <w:szCs w:val="24"/>
              </w:rPr>
            </w:pPr>
          </w:p>
          <w:p w14:paraId="7E569EDB" w14:textId="77777777" w:rsidR="00AB362F" w:rsidRDefault="00AB362F" w:rsidP="00461DE9">
            <w:pPr>
              <w:rPr>
                <w:rFonts w:cstheme="minorHAnsi"/>
                <w:iCs/>
                <w:szCs w:val="24"/>
              </w:rPr>
            </w:pPr>
          </w:p>
          <w:p w14:paraId="5C193BA8" w14:textId="77777777" w:rsidR="00AB362F" w:rsidRDefault="00AB362F" w:rsidP="00461DE9">
            <w:pPr>
              <w:rPr>
                <w:rFonts w:cstheme="minorHAnsi"/>
                <w:iCs/>
                <w:szCs w:val="24"/>
              </w:rPr>
            </w:pPr>
          </w:p>
          <w:p w14:paraId="4F127EDC" w14:textId="77777777" w:rsidR="00AB362F" w:rsidRDefault="00AB362F" w:rsidP="00461DE9">
            <w:pPr>
              <w:rPr>
                <w:rFonts w:cstheme="minorHAnsi"/>
                <w:iCs/>
                <w:szCs w:val="24"/>
              </w:rPr>
            </w:pPr>
          </w:p>
          <w:p w14:paraId="1399AE2B" w14:textId="77777777" w:rsidR="00AB362F" w:rsidRDefault="00AB362F" w:rsidP="00461DE9">
            <w:pPr>
              <w:rPr>
                <w:rFonts w:cstheme="minorHAnsi"/>
                <w:iCs/>
                <w:szCs w:val="24"/>
              </w:rPr>
            </w:pPr>
          </w:p>
          <w:p w14:paraId="09BB5ED9" w14:textId="77777777" w:rsidR="00AB362F" w:rsidRDefault="00AB362F" w:rsidP="00461DE9">
            <w:pPr>
              <w:rPr>
                <w:rFonts w:cstheme="minorHAnsi"/>
                <w:iCs/>
                <w:szCs w:val="24"/>
              </w:rPr>
            </w:pPr>
          </w:p>
          <w:p w14:paraId="74325949" w14:textId="77777777" w:rsidR="00AB362F" w:rsidRDefault="00AB362F" w:rsidP="00461DE9">
            <w:pPr>
              <w:rPr>
                <w:rFonts w:cstheme="minorHAnsi"/>
                <w:iCs/>
                <w:szCs w:val="24"/>
              </w:rPr>
            </w:pPr>
          </w:p>
          <w:p w14:paraId="4A983709" w14:textId="77777777" w:rsidR="00AB362F" w:rsidRDefault="00AB362F" w:rsidP="00461DE9">
            <w:pPr>
              <w:rPr>
                <w:rFonts w:cstheme="minorHAnsi"/>
                <w:iCs/>
                <w:szCs w:val="24"/>
              </w:rPr>
            </w:pPr>
          </w:p>
          <w:p w14:paraId="4C84354D" w14:textId="77777777" w:rsidR="00AB362F" w:rsidRDefault="00AB362F" w:rsidP="00461DE9">
            <w:pPr>
              <w:rPr>
                <w:rFonts w:cstheme="minorHAnsi"/>
                <w:iCs/>
                <w:szCs w:val="24"/>
              </w:rPr>
            </w:pPr>
          </w:p>
          <w:p w14:paraId="06FDAD6F" w14:textId="77777777" w:rsidR="00AB362F" w:rsidRDefault="00AB362F" w:rsidP="00461DE9">
            <w:pPr>
              <w:rPr>
                <w:rFonts w:cstheme="minorHAnsi"/>
                <w:iCs/>
                <w:szCs w:val="24"/>
              </w:rPr>
            </w:pPr>
          </w:p>
          <w:p w14:paraId="4CF3225D" w14:textId="77777777" w:rsidR="00AB362F" w:rsidRDefault="00AB362F" w:rsidP="00461DE9">
            <w:pPr>
              <w:rPr>
                <w:rFonts w:cstheme="minorHAnsi"/>
                <w:iCs/>
                <w:szCs w:val="24"/>
              </w:rPr>
            </w:pPr>
          </w:p>
          <w:p w14:paraId="267A159D" w14:textId="77777777" w:rsidR="00AB362F" w:rsidRDefault="00AB362F" w:rsidP="00461DE9">
            <w:pPr>
              <w:rPr>
                <w:rFonts w:cstheme="minorHAnsi"/>
                <w:iCs/>
                <w:szCs w:val="24"/>
              </w:rPr>
            </w:pPr>
          </w:p>
          <w:p w14:paraId="349BFAFB" w14:textId="77777777" w:rsidR="00AB362F" w:rsidRDefault="00AB362F" w:rsidP="00461DE9">
            <w:pPr>
              <w:rPr>
                <w:rFonts w:cstheme="minorHAnsi"/>
                <w:iCs/>
                <w:szCs w:val="24"/>
              </w:rPr>
            </w:pPr>
          </w:p>
          <w:p w14:paraId="5EF84BF1" w14:textId="77777777" w:rsidR="00AB362F" w:rsidRDefault="00AB362F" w:rsidP="00461DE9">
            <w:pPr>
              <w:rPr>
                <w:rFonts w:cstheme="minorHAnsi"/>
                <w:iCs/>
                <w:szCs w:val="24"/>
              </w:rPr>
            </w:pPr>
          </w:p>
          <w:p w14:paraId="768657CE" w14:textId="77777777" w:rsidR="00AB362F" w:rsidRDefault="00AB362F" w:rsidP="00461DE9">
            <w:pPr>
              <w:rPr>
                <w:rFonts w:cstheme="minorHAnsi"/>
                <w:iCs/>
                <w:szCs w:val="24"/>
              </w:rPr>
            </w:pPr>
          </w:p>
          <w:p w14:paraId="1AE37253" w14:textId="77777777" w:rsidR="00AB362F" w:rsidRDefault="00AB362F" w:rsidP="00461DE9">
            <w:pPr>
              <w:rPr>
                <w:rFonts w:cstheme="minorHAnsi"/>
                <w:iCs/>
                <w:szCs w:val="24"/>
              </w:rPr>
            </w:pPr>
          </w:p>
          <w:p w14:paraId="22A590A1" w14:textId="77777777" w:rsidR="00AB362F" w:rsidRDefault="00AB362F" w:rsidP="00461DE9">
            <w:pPr>
              <w:rPr>
                <w:rFonts w:cstheme="minorHAnsi"/>
                <w:iCs/>
                <w:szCs w:val="24"/>
              </w:rPr>
            </w:pPr>
          </w:p>
          <w:p w14:paraId="44AA25FD" w14:textId="77777777" w:rsidR="00AB362F" w:rsidRDefault="00AB362F" w:rsidP="00461DE9">
            <w:pPr>
              <w:rPr>
                <w:rFonts w:cstheme="minorHAnsi"/>
                <w:iCs/>
                <w:szCs w:val="24"/>
              </w:rPr>
            </w:pPr>
          </w:p>
          <w:p w14:paraId="4E8028E9" w14:textId="77777777" w:rsidR="00AB362F" w:rsidRDefault="00AB362F" w:rsidP="00461DE9">
            <w:pPr>
              <w:rPr>
                <w:rFonts w:cstheme="minorHAnsi"/>
                <w:iCs/>
                <w:szCs w:val="24"/>
              </w:rPr>
            </w:pPr>
          </w:p>
          <w:p w14:paraId="25AE4FDB" w14:textId="77777777" w:rsidR="00AB362F" w:rsidRDefault="00AB362F" w:rsidP="00461DE9">
            <w:pPr>
              <w:rPr>
                <w:rFonts w:cstheme="minorHAnsi"/>
                <w:iCs/>
                <w:szCs w:val="24"/>
              </w:rPr>
            </w:pPr>
          </w:p>
          <w:p w14:paraId="2B3A5CE7" w14:textId="77777777" w:rsidR="00AB362F" w:rsidRDefault="00AB362F" w:rsidP="00461DE9">
            <w:pPr>
              <w:rPr>
                <w:rFonts w:cstheme="minorHAnsi"/>
                <w:iCs/>
                <w:szCs w:val="24"/>
              </w:rPr>
            </w:pPr>
          </w:p>
          <w:p w14:paraId="790AC34F" w14:textId="77777777" w:rsidR="00AB362F" w:rsidRDefault="00AB362F" w:rsidP="00461DE9">
            <w:pPr>
              <w:rPr>
                <w:rFonts w:cstheme="minorHAnsi"/>
                <w:iCs/>
                <w:szCs w:val="24"/>
              </w:rPr>
            </w:pPr>
          </w:p>
          <w:p w14:paraId="2CF3B326" w14:textId="77777777" w:rsidR="00AB362F" w:rsidRDefault="00AB362F" w:rsidP="00461DE9">
            <w:pPr>
              <w:rPr>
                <w:rFonts w:cstheme="minorHAnsi"/>
                <w:iCs/>
                <w:szCs w:val="24"/>
              </w:rPr>
            </w:pPr>
          </w:p>
          <w:p w14:paraId="1C2C7F9D" w14:textId="77777777" w:rsidR="00AB362F" w:rsidRDefault="00AB362F" w:rsidP="00461DE9">
            <w:pPr>
              <w:rPr>
                <w:rFonts w:cstheme="minorHAnsi"/>
                <w:iCs/>
                <w:szCs w:val="24"/>
              </w:rPr>
            </w:pPr>
          </w:p>
          <w:p w14:paraId="72287676" w14:textId="77777777" w:rsidR="00AB362F" w:rsidRDefault="00AB362F" w:rsidP="00461DE9">
            <w:pPr>
              <w:rPr>
                <w:rFonts w:cstheme="minorHAnsi"/>
                <w:iCs/>
                <w:szCs w:val="24"/>
              </w:rPr>
            </w:pPr>
          </w:p>
          <w:p w14:paraId="15557133" w14:textId="77777777" w:rsidR="00AB362F" w:rsidRDefault="00AB362F" w:rsidP="00461DE9">
            <w:pPr>
              <w:rPr>
                <w:rFonts w:cstheme="minorHAnsi"/>
                <w:iCs/>
                <w:szCs w:val="24"/>
              </w:rPr>
            </w:pPr>
          </w:p>
          <w:p w14:paraId="09E46D66" w14:textId="77777777" w:rsidR="00AB362F" w:rsidRDefault="00AB362F" w:rsidP="00461DE9">
            <w:pPr>
              <w:rPr>
                <w:rFonts w:cstheme="minorHAnsi"/>
                <w:iCs/>
                <w:szCs w:val="24"/>
              </w:rPr>
            </w:pPr>
          </w:p>
          <w:p w14:paraId="1B459A8E" w14:textId="77777777" w:rsidR="00AB362F" w:rsidRDefault="00AB362F" w:rsidP="00461DE9">
            <w:pPr>
              <w:rPr>
                <w:rFonts w:cstheme="minorHAnsi"/>
                <w:iCs/>
                <w:szCs w:val="24"/>
              </w:rPr>
            </w:pPr>
          </w:p>
          <w:p w14:paraId="5846EB69" w14:textId="77777777" w:rsidR="00AB362F" w:rsidRDefault="00AB362F" w:rsidP="00461DE9">
            <w:pPr>
              <w:rPr>
                <w:rFonts w:cstheme="minorHAnsi"/>
                <w:iCs/>
                <w:szCs w:val="24"/>
              </w:rPr>
            </w:pPr>
          </w:p>
          <w:p w14:paraId="33C21355" w14:textId="77777777" w:rsidR="00AB362F" w:rsidRDefault="00AB362F" w:rsidP="00461DE9">
            <w:pPr>
              <w:rPr>
                <w:rFonts w:cstheme="minorHAnsi"/>
                <w:iCs/>
                <w:szCs w:val="24"/>
              </w:rPr>
            </w:pPr>
          </w:p>
          <w:p w14:paraId="376C64D8" w14:textId="77777777" w:rsidR="00AB362F" w:rsidRDefault="00AB362F" w:rsidP="00461DE9">
            <w:pPr>
              <w:rPr>
                <w:rFonts w:cstheme="minorHAnsi"/>
                <w:iCs/>
                <w:szCs w:val="24"/>
              </w:rPr>
            </w:pPr>
          </w:p>
          <w:p w14:paraId="54657873" w14:textId="77777777" w:rsidR="00AB362F" w:rsidRDefault="00AB362F" w:rsidP="00461DE9">
            <w:pPr>
              <w:rPr>
                <w:rFonts w:cstheme="minorHAnsi"/>
                <w:iCs/>
                <w:szCs w:val="24"/>
              </w:rPr>
            </w:pPr>
          </w:p>
          <w:p w14:paraId="53CAC6A4" w14:textId="77777777" w:rsidR="00AB362F" w:rsidRDefault="00AB362F" w:rsidP="00461DE9">
            <w:pPr>
              <w:rPr>
                <w:rFonts w:cstheme="minorHAnsi"/>
                <w:iCs/>
                <w:szCs w:val="24"/>
              </w:rPr>
            </w:pPr>
          </w:p>
          <w:p w14:paraId="25336CE1" w14:textId="77777777" w:rsidR="00AB362F" w:rsidRDefault="00AB362F" w:rsidP="00461DE9">
            <w:pPr>
              <w:rPr>
                <w:rFonts w:cstheme="minorHAnsi"/>
                <w:iCs/>
                <w:szCs w:val="24"/>
              </w:rPr>
            </w:pPr>
          </w:p>
          <w:p w14:paraId="40E4AB69" w14:textId="77777777" w:rsidR="00AB362F" w:rsidRDefault="00AB362F" w:rsidP="00461DE9">
            <w:pPr>
              <w:rPr>
                <w:rFonts w:cstheme="minorHAnsi"/>
                <w:iCs/>
                <w:szCs w:val="24"/>
              </w:rPr>
            </w:pPr>
          </w:p>
          <w:p w14:paraId="1F90B36A" w14:textId="77777777" w:rsidR="00AB362F" w:rsidRDefault="00AB362F" w:rsidP="00461DE9">
            <w:pPr>
              <w:rPr>
                <w:rFonts w:cstheme="minorHAnsi"/>
                <w:iCs/>
                <w:szCs w:val="24"/>
              </w:rPr>
            </w:pPr>
          </w:p>
          <w:p w14:paraId="0D3F9BF0" w14:textId="77777777" w:rsidR="00AB362F" w:rsidRDefault="00AB362F" w:rsidP="00461DE9">
            <w:pPr>
              <w:rPr>
                <w:rFonts w:cstheme="minorHAnsi"/>
                <w:iCs/>
                <w:szCs w:val="24"/>
              </w:rPr>
            </w:pPr>
          </w:p>
          <w:p w14:paraId="5C4E0307" w14:textId="77777777" w:rsidR="00AB362F" w:rsidRDefault="00AB362F" w:rsidP="00461DE9">
            <w:pPr>
              <w:rPr>
                <w:rFonts w:cstheme="minorHAnsi"/>
                <w:iCs/>
                <w:szCs w:val="24"/>
              </w:rPr>
            </w:pPr>
          </w:p>
          <w:p w14:paraId="37D71044" w14:textId="77777777" w:rsidR="00AB362F" w:rsidRDefault="00AB362F" w:rsidP="00461DE9">
            <w:pPr>
              <w:rPr>
                <w:rFonts w:cstheme="minorHAnsi"/>
                <w:iCs/>
                <w:szCs w:val="24"/>
              </w:rPr>
            </w:pPr>
          </w:p>
          <w:p w14:paraId="5097C9AF" w14:textId="77777777" w:rsidR="00AB362F" w:rsidRDefault="00AB362F" w:rsidP="00461DE9">
            <w:pPr>
              <w:rPr>
                <w:rFonts w:cstheme="minorHAnsi"/>
                <w:iCs/>
                <w:szCs w:val="24"/>
              </w:rPr>
            </w:pPr>
          </w:p>
          <w:p w14:paraId="6A211544" w14:textId="77777777" w:rsidR="00AB362F" w:rsidRDefault="00AB362F" w:rsidP="00461DE9">
            <w:pPr>
              <w:rPr>
                <w:rFonts w:cstheme="minorHAnsi"/>
                <w:iCs/>
                <w:szCs w:val="24"/>
              </w:rPr>
            </w:pPr>
          </w:p>
          <w:p w14:paraId="1239B19D" w14:textId="77777777" w:rsidR="00AB362F" w:rsidRDefault="00AB362F" w:rsidP="00461DE9">
            <w:pPr>
              <w:rPr>
                <w:rFonts w:cstheme="minorHAnsi"/>
                <w:iCs/>
                <w:szCs w:val="24"/>
              </w:rPr>
            </w:pPr>
          </w:p>
          <w:p w14:paraId="4A5F9AB1" w14:textId="77777777" w:rsidR="00AB362F" w:rsidRDefault="00AB362F" w:rsidP="00461DE9">
            <w:pPr>
              <w:rPr>
                <w:rFonts w:cstheme="minorHAnsi"/>
                <w:iCs/>
                <w:szCs w:val="24"/>
              </w:rPr>
            </w:pPr>
          </w:p>
          <w:p w14:paraId="50BE5D27" w14:textId="77777777" w:rsidR="00AB362F" w:rsidRDefault="00AB362F" w:rsidP="00461DE9">
            <w:pPr>
              <w:rPr>
                <w:rFonts w:cstheme="minorHAnsi"/>
                <w:iCs/>
                <w:szCs w:val="24"/>
              </w:rPr>
            </w:pPr>
          </w:p>
          <w:p w14:paraId="32088DBE" w14:textId="77777777" w:rsidR="00AB362F" w:rsidRPr="00A475F6" w:rsidRDefault="00AB362F" w:rsidP="00461DE9">
            <w:pPr>
              <w:jc w:val="both"/>
              <w:rPr>
                <w:rFonts w:cstheme="minorHAnsi"/>
                <w:iCs/>
                <w:szCs w:val="24"/>
              </w:rPr>
            </w:pPr>
            <w:r>
              <w:rPr>
                <w:rFonts w:cstheme="minorHAnsi"/>
                <w:iCs/>
                <w:szCs w:val="24"/>
              </w:rPr>
              <w:t xml:space="preserve">User will be able to filter the displayed requests, view the details of </w:t>
            </w:r>
            <w:commentRangeStart w:id="114"/>
            <w:commentRangeStart w:id="115"/>
            <w:r>
              <w:rPr>
                <w:rFonts w:cstheme="minorHAnsi"/>
                <w:iCs/>
                <w:szCs w:val="24"/>
              </w:rPr>
              <w:t xml:space="preserve">pending </w:t>
            </w:r>
            <w:commentRangeEnd w:id="114"/>
            <w:r w:rsidR="0063331C">
              <w:rPr>
                <w:rStyle w:val="CommentReference"/>
                <w:rFonts w:asciiTheme="minorHAnsi" w:eastAsiaTheme="minorHAnsi" w:hAnsiTheme="minorHAnsi"/>
                <w:color w:val="auto"/>
              </w:rPr>
              <w:commentReference w:id="114"/>
            </w:r>
            <w:commentRangeEnd w:id="115"/>
            <w:r w:rsidR="00F45E00">
              <w:rPr>
                <w:rStyle w:val="CommentReference"/>
                <w:rFonts w:asciiTheme="minorHAnsi" w:eastAsiaTheme="minorHAnsi" w:hAnsiTheme="minorHAnsi"/>
                <w:color w:val="auto"/>
              </w:rPr>
              <w:commentReference w:id="115"/>
            </w:r>
            <w:r>
              <w:rPr>
                <w:rFonts w:cstheme="minorHAnsi"/>
                <w:iCs/>
                <w:szCs w:val="24"/>
              </w:rPr>
              <w:t xml:space="preserve">action, view the details of a ticket, </w:t>
            </w:r>
            <w:commentRangeStart w:id="116"/>
            <w:commentRangeStart w:id="117"/>
            <w:r w:rsidRPr="00B17F7C">
              <w:rPr>
                <w:rFonts w:cstheme="minorHAnsi"/>
                <w:iCs/>
                <w:strike/>
                <w:szCs w:val="24"/>
              </w:rPr>
              <w:t>escalate the pending action</w:t>
            </w:r>
            <w:commentRangeEnd w:id="116"/>
            <w:r w:rsidR="0063331C" w:rsidRPr="00B17F7C">
              <w:rPr>
                <w:rStyle w:val="CommentReference"/>
                <w:rFonts w:asciiTheme="minorHAnsi" w:eastAsiaTheme="minorHAnsi" w:hAnsiTheme="minorHAnsi"/>
                <w:strike/>
                <w:color w:val="auto"/>
              </w:rPr>
              <w:commentReference w:id="116"/>
            </w:r>
            <w:commentRangeEnd w:id="117"/>
            <w:r w:rsidR="00B17F7C">
              <w:rPr>
                <w:rStyle w:val="CommentReference"/>
                <w:rFonts w:asciiTheme="minorHAnsi" w:eastAsiaTheme="minorHAnsi" w:hAnsiTheme="minorHAnsi"/>
                <w:color w:val="auto"/>
              </w:rPr>
              <w:commentReference w:id="117"/>
            </w:r>
            <w:r w:rsidRPr="00B17F7C">
              <w:rPr>
                <w:rFonts w:cstheme="minorHAnsi"/>
                <w:iCs/>
                <w:strike/>
                <w:szCs w:val="24"/>
              </w:rPr>
              <w:t xml:space="preserve"> to its custody uppers</w:t>
            </w:r>
            <w:r>
              <w:rPr>
                <w:rFonts w:cstheme="minorHAnsi"/>
                <w:iCs/>
                <w:szCs w:val="24"/>
              </w:rPr>
              <w:t xml:space="preserve"> and send reminder to the custody of the pending action.</w:t>
            </w: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0D326D12" w14:textId="77777777" w:rsidR="00AB362F" w:rsidRPr="00F907F5" w:rsidRDefault="00AB362F" w:rsidP="00461DE9">
            <w:pPr>
              <w:rPr>
                <w:rFonts w:cstheme="minorHAnsi"/>
                <w:b/>
                <w:bCs/>
                <w:iCs/>
                <w:szCs w:val="24"/>
              </w:rPr>
            </w:pPr>
          </w:p>
          <w:p w14:paraId="628F041C" w14:textId="77777777" w:rsidR="00AB362F" w:rsidRPr="00F907F5" w:rsidRDefault="00AB362F" w:rsidP="00461DE9">
            <w:pPr>
              <w:rPr>
                <w:rFonts w:cstheme="minorHAnsi"/>
                <w:b/>
                <w:bCs/>
                <w:iCs/>
                <w:szCs w:val="24"/>
              </w:rPr>
            </w:pPr>
          </w:p>
          <w:p w14:paraId="239D8555" w14:textId="77777777" w:rsidR="00AB362F" w:rsidRDefault="00AB362F" w:rsidP="00461DE9">
            <w:pPr>
              <w:rPr>
                <w:rFonts w:cstheme="minorHAnsi"/>
                <w:b/>
                <w:bCs/>
                <w:iCs/>
                <w:szCs w:val="24"/>
              </w:rPr>
            </w:pPr>
          </w:p>
          <w:p w14:paraId="6D10DB94" w14:textId="44313CFA" w:rsidR="00AB362F" w:rsidRDefault="00AB362F" w:rsidP="00461DE9">
            <w:pPr>
              <w:rPr>
                <w:rFonts w:cstheme="minorHAnsi"/>
                <w:iCs/>
                <w:szCs w:val="24"/>
              </w:rPr>
            </w:pPr>
            <w:r w:rsidRPr="00BB3209">
              <w:rPr>
                <w:rFonts w:cstheme="minorHAnsi"/>
                <w:b/>
                <w:bCs/>
                <w:iCs/>
                <w:szCs w:val="24"/>
              </w:rPr>
              <w:t>Step 2</w:t>
            </w:r>
            <w:r w:rsidRPr="00F15C78">
              <w:rPr>
                <w:rFonts w:cstheme="minorHAnsi"/>
                <w:iCs/>
                <w:szCs w:val="24"/>
              </w:rPr>
              <w:t>:</w:t>
            </w:r>
            <w:r w:rsidRPr="00745F10">
              <w:rPr>
                <w:rFonts w:cstheme="minorHAnsi"/>
                <w:iCs/>
                <w:szCs w:val="24"/>
              </w:rPr>
              <w:t xml:space="preserve"> </w:t>
            </w:r>
            <w:r>
              <w:rPr>
                <w:rFonts w:cstheme="minorHAnsi"/>
                <w:iCs/>
                <w:szCs w:val="24"/>
              </w:rPr>
              <w:t>system will display an interface</w:t>
            </w:r>
            <w:r w:rsidRPr="009B6884">
              <w:rPr>
                <w:rFonts w:cstheme="minorHAnsi"/>
                <w:iCs/>
                <w:szCs w:val="24"/>
              </w:rPr>
              <w:t xml:space="preserve"> containing </w:t>
            </w:r>
            <w:r w:rsidR="00FA4AF4">
              <w:rPr>
                <w:rFonts w:cstheme="minorHAnsi"/>
                <w:iCs/>
                <w:szCs w:val="24"/>
              </w:rPr>
              <w:t xml:space="preserve">add button to open new ticket and </w:t>
            </w:r>
            <w:r>
              <w:rPr>
                <w:rFonts w:cstheme="minorHAnsi"/>
                <w:iCs/>
                <w:szCs w:val="24"/>
              </w:rPr>
              <w:t>view table composed of these below columns:</w:t>
            </w:r>
          </w:p>
          <w:p w14:paraId="3AC4A478" w14:textId="77777777" w:rsidR="00AB362F"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sidRPr="004421D9">
              <w:rPr>
                <w:rFonts w:ascii="Calibri" w:eastAsiaTheme="minorEastAsia" w:hAnsi="Calibri" w:cstheme="minorHAnsi"/>
                <w:iCs/>
                <w:color w:val="4D5154" w:themeColor="text1" w:themeTint="BF"/>
                <w:sz w:val="24"/>
                <w:szCs w:val="24"/>
              </w:rPr>
              <w:t>Management:</w:t>
            </w:r>
            <w:r>
              <w:rPr>
                <w:rFonts w:cstheme="minorHAnsi"/>
                <w:iCs/>
                <w:szCs w:val="24"/>
              </w:rPr>
              <w:t xml:space="preserve">  </w:t>
            </w:r>
            <w:r w:rsidRPr="004421D9">
              <w:rPr>
                <w:rFonts w:ascii="Calibri" w:eastAsiaTheme="minorEastAsia" w:hAnsi="Calibri" w:cstheme="minorHAnsi"/>
                <w:iCs/>
                <w:color w:val="4D5154" w:themeColor="text1" w:themeTint="BF"/>
                <w:sz w:val="24"/>
                <w:szCs w:val="24"/>
              </w:rPr>
              <w:t>contains four buttons</w:t>
            </w:r>
            <w:r>
              <w:rPr>
                <w:rFonts w:ascii="Calibri" w:eastAsiaTheme="minorEastAsia" w:hAnsi="Calibri" w:cstheme="minorHAnsi"/>
                <w:iCs/>
                <w:color w:val="4D5154" w:themeColor="text1" w:themeTint="BF"/>
                <w:sz w:val="24"/>
                <w:szCs w:val="24"/>
              </w:rPr>
              <w:t>:</w:t>
            </w:r>
          </w:p>
          <w:p w14:paraId="24E6520F" w14:textId="77777777" w:rsidR="00AB362F" w:rsidRDefault="00AB362F" w:rsidP="003745E3">
            <w:pPr>
              <w:pStyle w:val="CommentText"/>
              <w:numPr>
                <w:ilvl w:val="1"/>
                <w:numId w:val="36"/>
              </w:numPr>
              <w:bidi w:val="0"/>
              <w:rPr>
                <w:rFonts w:ascii="Calibri" w:eastAsiaTheme="minorEastAsia" w:hAnsi="Calibri" w:cstheme="minorHAnsi"/>
                <w:iCs/>
                <w:color w:val="4D5154" w:themeColor="text1" w:themeTint="BF"/>
                <w:sz w:val="24"/>
                <w:szCs w:val="24"/>
              </w:rPr>
            </w:pPr>
            <w:commentRangeStart w:id="118"/>
            <w:commentRangeStart w:id="119"/>
            <w:r>
              <w:rPr>
                <w:rFonts w:ascii="Calibri" w:eastAsiaTheme="minorEastAsia" w:hAnsi="Calibri" w:cstheme="minorHAnsi"/>
                <w:iCs/>
                <w:color w:val="4D5154" w:themeColor="text1" w:themeTint="BF"/>
                <w:sz w:val="24"/>
                <w:szCs w:val="24"/>
              </w:rPr>
              <w:t>Pending Action Details: to view the details of the action which the ticket is pending at right now.</w:t>
            </w:r>
            <w:commentRangeEnd w:id="118"/>
            <w:r w:rsidR="00B02EE9">
              <w:rPr>
                <w:rStyle w:val="CommentReference"/>
              </w:rPr>
              <w:commentReference w:id="118"/>
            </w:r>
            <w:commentRangeEnd w:id="119"/>
            <w:r w:rsidR="00260583">
              <w:rPr>
                <w:rStyle w:val="CommentReference"/>
              </w:rPr>
              <w:commentReference w:id="119"/>
            </w:r>
          </w:p>
          <w:p w14:paraId="32E6C159" w14:textId="77777777" w:rsidR="00AB362F" w:rsidRDefault="00AB362F" w:rsidP="003745E3">
            <w:pPr>
              <w:pStyle w:val="CommentText"/>
              <w:numPr>
                <w:ilvl w:val="1"/>
                <w:numId w:val="36"/>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Details: to view the details of the selected ticket.</w:t>
            </w:r>
          </w:p>
          <w:p w14:paraId="59943A23" w14:textId="77777777" w:rsidR="00AB362F" w:rsidRPr="00B17F7C" w:rsidRDefault="00AB362F" w:rsidP="003745E3">
            <w:pPr>
              <w:pStyle w:val="CommentText"/>
              <w:numPr>
                <w:ilvl w:val="1"/>
                <w:numId w:val="36"/>
              </w:numPr>
              <w:bidi w:val="0"/>
              <w:rPr>
                <w:rFonts w:ascii="Calibri" w:eastAsiaTheme="minorEastAsia" w:hAnsi="Calibri" w:cstheme="minorHAnsi"/>
                <w:iCs/>
                <w:strike/>
                <w:color w:val="4D5154" w:themeColor="text1" w:themeTint="BF"/>
                <w:sz w:val="24"/>
                <w:szCs w:val="24"/>
              </w:rPr>
            </w:pPr>
            <w:commentRangeStart w:id="120"/>
            <w:commentRangeStart w:id="121"/>
            <w:r w:rsidRPr="00B17F7C">
              <w:rPr>
                <w:rFonts w:ascii="Calibri" w:eastAsiaTheme="minorEastAsia" w:hAnsi="Calibri" w:cstheme="minorHAnsi"/>
                <w:iCs/>
                <w:strike/>
                <w:color w:val="4D5154" w:themeColor="text1" w:themeTint="BF"/>
                <w:sz w:val="24"/>
                <w:szCs w:val="24"/>
              </w:rPr>
              <w:t>Escalation: to escalate the pending action to the uppers of its custody, by mail.</w:t>
            </w:r>
            <w:commentRangeEnd w:id="120"/>
            <w:r w:rsidR="00103426" w:rsidRPr="00B17F7C">
              <w:rPr>
                <w:rStyle w:val="CommentReference"/>
                <w:strike/>
              </w:rPr>
              <w:commentReference w:id="120"/>
            </w:r>
            <w:commentRangeEnd w:id="121"/>
            <w:r w:rsidR="00B17F7C" w:rsidRPr="00B17F7C">
              <w:rPr>
                <w:rStyle w:val="CommentReference"/>
                <w:strike/>
              </w:rPr>
              <w:commentReference w:id="121"/>
            </w:r>
          </w:p>
          <w:p w14:paraId="26874382" w14:textId="77777777" w:rsidR="00AB362F" w:rsidRDefault="00AB362F" w:rsidP="003745E3">
            <w:pPr>
              <w:pStyle w:val="CommentText"/>
              <w:numPr>
                <w:ilvl w:val="1"/>
                <w:numId w:val="36"/>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Reminder: to remind the custody of the pending action by mail.</w:t>
            </w:r>
          </w:p>
          <w:p w14:paraId="440FD067" w14:textId="6A03A3B5" w:rsidR="00A149D6" w:rsidRDefault="00A149D6"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A149D6">
              <w:rPr>
                <w:rFonts w:ascii="Calibri" w:eastAsiaTheme="minorEastAsia" w:hAnsi="Calibri" w:cstheme="minorHAnsi"/>
                <w:iCs/>
                <w:color w:val="4D5154" w:themeColor="text1" w:themeTint="BF"/>
                <w:sz w:val="24"/>
                <w:szCs w:val="24"/>
              </w:rPr>
              <w:t>T</w:t>
            </w:r>
            <w:r>
              <w:rPr>
                <w:rFonts w:ascii="Calibri" w:eastAsiaTheme="minorEastAsia" w:hAnsi="Calibri" w:cstheme="minorHAnsi"/>
                <w:iCs/>
                <w:color w:val="4D5154" w:themeColor="text1" w:themeTint="BF"/>
                <w:sz w:val="24"/>
                <w:szCs w:val="24"/>
              </w:rPr>
              <w:t>icket</w:t>
            </w:r>
            <w:r w:rsidRPr="00A149D6">
              <w:rPr>
                <w:rFonts w:ascii="Calibri" w:eastAsiaTheme="minorEastAsia" w:hAnsi="Calibri" w:cstheme="minorHAnsi"/>
                <w:iCs/>
                <w:color w:val="4D5154" w:themeColor="text1" w:themeTint="BF"/>
                <w:sz w:val="24"/>
                <w:szCs w:val="24"/>
              </w:rPr>
              <w:t xml:space="preserve"> Id</w:t>
            </w:r>
            <w:r>
              <w:rPr>
                <w:rFonts w:ascii="Calibri" w:eastAsiaTheme="minorEastAsia" w:hAnsi="Calibri" w:cstheme="minorHAnsi"/>
                <w:iCs/>
                <w:color w:val="4D5154" w:themeColor="text1" w:themeTint="BF"/>
                <w:sz w:val="24"/>
                <w:szCs w:val="24"/>
              </w:rPr>
              <w:t>: represents the id of the ticket</w:t>
            </w:r>
          </w:p>
          <w:p w14:paraId="2E359032" w14:textId="3FE80B8C"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7272A8">
              <w:rPr>
                <w:rFonts w:ascii="Calibri" w:eastAsiaTheme="minorEastAsia" w:hAnsi="Calibri" w:cstheme="minorHAnsi"/>
                <w:iCs/>
                <w:color w:val="4D5154" w:themeColor="text1" w:themeTint="BF"/>
                <w:sz w:val="24"/>
                <w:szCs w:val="24"/>
              </w:rPr>
              <w:t>Workflow</w:t>
            </w:r>
            <w:r>
              <w:rPr>
                <w:rFonts w:ascii="Calibri" w:eastAsiaTheme="minorEastAsia" w:hAnsi="Calibri" w:cstheme="minorHAnsi"/>
                <w:iCs/>
                <w:color w:val="4D5154" w:themeColor="text1" w:themeTint="BF"/>
                <w:sz w:val="24"/>
                <w:szCs w:val="24"/>
              </w:rPr>
              <w:t xml:space="preserve"> Name: represents the name of workflow, is it </w:t>
            </w:r>
            <w:commentRangeStart w:id="122"/>
            <w:commentRangeStart w:id="123"/>
            <w:r>
              <w:rPr>
                <w:rFonts w:ascii="Calibri" w:eastAsiaTheme="minorEastAsia" w:hAnsi="Calibri" w:cstheme="minorHAnsi"/>
                <w:iCs/>
                <w:color w:val="4D5154" w:themeColor="text1" w:themeTint="BF"/>
                <w:sz w:val="24"/>
                <w:szCs w:val="24"/>
              </w:rPr>
              <w:t>(collect data, modification data, or new site).</w:t>
            </w:r>
            <w:commentRangeEnd w:id="122"/>
            <w:r w:rsidR="001959F4">
              <w:rPr>
                <w:rStyle w:val="CommentReference"/>
              </w:rPr>
              <w:commentReference w:id="122"/>
            </w:r>
            <w:commentRangeEnd w:id="123"/>
            <w:r w:rsidR="003B68BA">
              <w:rPr>
                <w:rStyle w:val="CommentReference"/>
              </w:rPr>
              <w:commentReference w:id="123"/>
            </w:r>
          </w:p>
          <w:p w14:paraId="57E989F5" w14:textId="77777777" w:rsidR="00AB362F" w:rsidRPr="00046A3E"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 xml:space="preserve">Workflow </w:t>
            </w:r>
            <w:r>
              <w:rPr>
                <w:rFonts w:ascii="Calibri" w:eastAsiaTheme="minorEastAsia" w:hAnsi="Calibri" w:cstheme="minorHAnsi"/>
                <w:iCs/>
                <w:color w:val="4D5154" w:themeColor="text1" w:themeTint="BF"/>
                <w:sz w:val="24"/>
                <w:szCs w:val="24"/>
              </w:rPr>
              <w:t>T</w:t>
            </w:r>
            <w:r w:rsidRPr="00046A3E">
              <w:rPr>
                <w:rFonts w:ascii="Calibri" w:eastAsiaTheme="minorEastAsia" w:hAnsi="Calibri" w:cstheme="minorHAnsi"/>
                <w:iCs/>
                <w:color w:val="4D5154" w:themeColor="text1" w:themeTint="BF"/>
                <w:sz w:val="24"/>
                <w:szCs w:val="24"/>
              </w:rPr>
              <w:t xml:space="preserve">ype: </w:t>
            </w:r>
            <w:r>
              <w:rPr>
                <w:rFonts w:ascii="Calibri" w:eastAsiaTheme="minorEastAsia" w:hAnsi="Calibri" w:cstheme="minorHAnsi"/>
                <w:iCs/>
                <w:color w:val="4D5154" w:themeColor="text1" w:themeTint="BF"/>
                <w:sz w:val="24"/>
                <w:szCs w:val="24"/>
              </w:rPr>
              <w:t>represents the type of the workflow, like if the</w:t>
            </w:r>
            <w:r w:rsidRPr="00046A3E">
              <w:rPr>
                <w:rFonts w:ascii="Calibri" w:eastAsiaTheme="minorEastAsia" w:hAnsi="Calibri" w:cstheme="minorHAnsi"/>
                <w:iCs/>
                <w:color w:val="4D5154" w:themeColor="text1" w:themeTint="BF"/>
                <w:sz w:val="24"/>
                <w:szCs w:val="24"/>
              </w:rPr>
              <w:t xml:space="preserve"> workflow </w:t>
            </w:r>
            <w:r>
              <w:rPr>
                <w:rFonts w:ascii="Calibri" w:eastAsiaTheme="minorEastAsia" w:hAnsi="Calibri" w:cstheme="minorHAnsi"/>
                <w:iCs/>
                <w:color w:val="4D5154" w:themeColor="text1" w:themeTint="BF"/>
                <w:sz w:val="24"/>
                <w:szCs w:val="24"/>
              </w:rPr>
              <w:t xml:space="preserve">name </w:t>
            </w:r>
            <w:r w:rsidRPr="00046A3E">
              <w:rPr>
                <w:rFonts w:ascii="Calibri" w:eastAsiaTheme="minorEastAsia" w:hAnsi="Calibri" w:cstheme="minorHAnsi"/>
                <w:iCs/>
                <w:color w:val="4D5154" w:themeColor="text1" w:themeTint="BF"/>
                <w:sz w:val="24"/>
                <w:szCs w:val="24"/>
              </w:rPr>
              <w:t>is Modification</w:t>
            </w:r>
            <w:r>
              <w:rPr>
                <w:rFonts w:ascii="Calibri" w:eastAsiaTheme="minorEastAsia" w:hAnsi="Calibri" w:cstheme="minorHAnsi"/>
                <w:iCs/>
                <w:color w:val="4D5154" w:themeColor="text1" w:themeTint="BF"/>
                <w:sz w:val="24"/>
                <w:szCs w:val="24"/>
              </w:rPr>
              <w:t xml:space="preserve"> data</w:t>
            </w:r>
            <w:r w:rsidRPr="00046A3E">
              <w:rPr>
                <w:rFonts w:ascii="Calibri" w:eastAsiaTheme="minorEastAsia" w:hAnsi="Calibri" w:cstheme="minorHAnsi"/>
                <w:iCs/>
                <w:color w:val="4D5154" w:themeColor="text1" w:themeTint="BF"/>
                <w:sz w:val="24"/>
                <w:szCs w:val="24"/>
              </w:rPr>
              <w:t xml:space="preserve"> the workflow </w:t>
            </w:r>
            <w:r>
              <w:rPr>
                <w:rFonts w:ascii="Calibri" w:eastAsiaTheme="minorEastAsia" w:hAnsi="Calibri" w:cstheme="minorHAnsi"/>
                <w:iCs/>
                <w:color w:val="4D5154" w:themeColor="text1" w:themeTint="BF"/>
                <w:sz w:val="24"/>
                <w:szCs w:val="24"/>
              </w:rPr>
              <w:t>type</w:t>
            </w:r>
            <w:r w:rsidRPr="00046A3E">
              <w:rPr>
                <w:rFonts w:ascii="Calibri" w:eastAsiaTheme="minorEastAsia" w:hAnsi="Calibri" w:cstheme="minorHAnsi"/>
                <w:iCs/>
                <w:color w:val="4D5154" w:themeColor="text1" w:themeTint="BF"/>
                <w:sz w:val="24"/>
                <w:szCs w:val="24"/>
              </w:rPr>
              <w:t xml:space="preserve"> will be</w:t>
            </w:r>
            <w:r>
              <w:rPr>
                <w:rFonts w:ascii="Calibri" w:eastAsiaTheme="minorEastAsia" w:hAnsi="Calibri" w:cstheme="minorHAnsi"/>
                <w:iCs/>
                <w:color w:val="4D5154" w:themeColor="text1" w:themeTint="BF"/>
                <w:sz w:val="24"/>
                <w:szCs w:val="24"/>
              </w:rPr>
              <w:t xml:space="preserve"> (</w:t>
            </w:r>
            <w:r w:rsidRPr="00046A3E">
              <w:rPr>
                <w:rFonts w:ascii="Calibri" w:eastAsiaTheme="minorEastAsia" w:hAnsi="Calibri" w:cstheme="minorHAnsi"/>
                <w:iCs/>
                <w:color w:val="4D5154" w:themeColor="text1" w:themeTint="BF"/>
                <w:sz w:val="24"/>
                <w:szCs w:val="24"/>
              </w:rPr>
              <w:t xml:space="preserve">on </w:t>
            </w:r>
            <w:r>
              <w:rPr>
                <w:rFonts w:ascii="Calibri" w:eastAsiaTheme="minorEastAsia" w:hAnsi="Calibri" w:cstheme="minorHAnsi"/>
                <w:iCs/>
                <w:color w:val="4D5154" w:themeColor="text1" w:themeTint="BF"/>
                <w:sz w:val="24"/>
                <w:szCs w:val="24"/>
              </w:rPr>
              <w:t>c</w:t>
            </w:r>
            <w:r w:rsidRPr="00046A3E">
              <w:rPr>
                <w:rFonts w:ascii="Calibri" w:eastAsiaTheme="minorEastAsia" w:hAnsi="Calibri" w:cstheme="minorHAnsi"/>
                <w:iCs/>
                <w:color w:val="4D5154" w:themeColor="text1" w:themeTint="BF"/>
                <w:sz w:val="24"/>
                <w:szCs w:val="24"/>
              </w:rPr>
              <w:t xml:space="preserve">ivil </w:t>
            </w:r>
            <w:r>
              <w:rPr>
                <w:rFonts w:ascii="Calibri" w:eastAsiaTheme="minorEastAsia" w:hAnsi="Calibri" w:cstheme="minorHAnsi"/>
                <w:iCs/>
                <w:color w:val="4D5154" w:themeColor="text1" w:themeTint="BF"/>
                <w:sz w:val="24"/>
                <w:szCs w:val="24"/>
              </w:rPr>
              <w:t>s</w:t>
            </w:r>
            <w:r w:rsidRPr="00046A3E">
              <w:rPr>
                <w:rFonts w:ascii="Calibri" w:eastAsiaTheme="minorEastAsia" w:hAnsi="Calibri" w:cstheme="minorHAnsi"/>
                <w:iCs/>
                <w:color w:val="4D5154" w:themeColor="text1" w:themeTint="BF"/>
                <w:sz w:val="24"/>
                <w:szCs w:val="24"/>
              </w:rPr>
              <w:t>teel</w:t>
            </w:r>
            <w:r>
              <w:rPr>
                <w:rFonts w:ascii="Calibri" w:eastAsiaTheme="minorEastAsia" w:hAnsi="Calibri" w:cstheme="minorHAnsi"/>
                <w:iCs/>
                <w:color w:val="4D5154" w:themeColor="text1" w:themeTint="BF"/>
                <w:sz w:val="24"/>
                <w:szCs w:val="24"/>
              </w:rPr>
              <w:t xml:space="preserve"> or other equipment on location)</w:t>
            </w:r>
            <w:r w:rsidRPr="00046A3E">
              <w:rPr>
                <w:rFonts w:ascii="Calibri" w:eastAsiaTheme="minorEastAsia" w:hAnsi="Calibri" w:cstheme="minorHAnsi"/>
                <w:iCs/>
                <w:color w:val="4D5154" w:themeColor="text1" w:themeTint="BF"/>
                <w:sz w:val="24"/>
                <w:szCs w:val="24"/>
              </w:rPr>
              <w:t>.</w:t>
            </w:r>
          </w:p>
          <w:p w14:paraId="355E53E5" w14:textId="62F42C68" w:rsidR="00AB362F" w:rsidRPr="00046A3E"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Site Name</w:t>
            </w:r>
            <w:r>
              <w:rPr>
                <w:rFonts w:ascii="Calibri" w:eastAsiaTheme="minorEastAsia" w:hAnsi="Calibri" w:cstheme="minorHAnsi"/>
                <w:iCs/>
                <w:color w:val="4D5154" w:themeColor="text1" w:themeTint="BF"/>
                <w:sz w:val="24"/>
                <w:szCs w:val="24"/>
              </w:rPr>
              <w:t>: represents the name of the site.</w:t>
            </w:r>
            <w:r w:rsidRPr="00046A3E">
              <w:rPr>
                <w:rFonts w:ascii="Calibri" w:eastAsiaTheme="minorEastAsia" w:hAnsi="Calibri" w:cstheme="minorHAnsi"/>
                <w:iCs/>
                <w:color w:val="4D5154" w:themeColor="text1" w:themeTint="BF"/>
                <w:sz w:val="24"/>
                <w:szCs w:val="24"/>
              </w:rPr>
              <w:t xml:space="preserve"> </w:t>
            </w:r>
          </w:p>
          <w:p w14:paraId="7EC55480" w14:textId="39A090A2" w:rsidR="00AB362F"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Site Code: represent the code of the site.</w:t>
            </w:r>
          </w:p>
          <w:p w14:paraId="55D54AFD" w14:textId="18FCAF31" w:rsidR="00A149D6" w:rsidRDefault="00A149D6"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A149D6">
              <w:rPr>
                <w:rFonts w:ascii="Calibri" w:eastAsiaTheme="minorEastAsia" w:hAnsi="Calibri" w:cstheme="minorHAnsi"/>
                <w:iCs/>
                <w:color w:val="4D5154" w:themeColor="text1" w:themeTint="BF"/>
                <w:sz w:val="24"/>
                <w:szCs w:val="24"/>
              </w:rPr>
              <w:t>Region</w:t>
            </w:r>
            <w:r w:rsidR="008E32D6">
              <w:rPr>
                <w:rFonts w:ascii="Calibri" w:eastAsiaTheme="minorEastAsia" w:hAnsi="Calibri" w:cstheme="minorHAnsi"/>
                <w:iCs/>
                <w:color w:val="4D5154" w:themeColor="text1" w:themeTint="BF"/>
                <w:sz w:val="24"/>
                <w:szCs w:val="24"/>
              </w:rPr>
              <w:t>: represents the region where the site is exist</w:t>
            </w:r>
          </w:p>
          <w:p w14:paraId="5FD96D18" w14:textId="7F4B861A" w:rsidR="00A149D6" w:rsidRPr="00A149D6" w:rsidRDefault="00A149D6" w:rsidP="008E32D6">
            <w:pPr>
              <w:pStyle w:val="CommentText"/>
              <w:numPr>
                <w:ilvl w:val="0"/>
                <w:numId w:val="32"/>
              </w:numPr>
              <w:bidi w:val="0"/>
              <w:rPr>
                <w:rFonts w:ascii="Calibri" w:eastAsiaTheme="minorEastAsia" w:hAnsi="Calibri" w:cstheme="minorHAnsi"/>
                <w:iCs/>
                <w:color w:val="4D5154" w:themeColor="text1" w:themeTint="BF"/>
                <w:sz w:val="24"/>
                <w:szCs w:val="24"/>
              </w:rPr>
            </w:pPr>
            <w:r w:rsidRPr="00A149D6">
              <w:rPr>
                <w:rFonts w:ascii="Calibri" w:eastAsiaTheme="minorEastAsia" w:hAnsi="Calibri" w:cstheme="minorHAnsi"/>
                <w:iCs/>
                <w:color w:val="4D5154" w:themeColor="text1" w:themeTint="BF"/>
                <w:sz w:val="24"/>
                <w:szCs w:val="24"/>
              </w:rPr>
              <w:t>Area</w:t>
            </w:r>
            <w:r w:rsidR="008E32D6">
              <w:rPr>
                <w:rFonts w:ascii="Calibri" w:eastAsiaTheme="minorEastAsia" w:hAnsi="Calibri" w:cstheme="minorHAnsi"/>
                <w:iCs/>
                <w:color w:val="4D5154" w:themeColor="text1" w:themeTint="BF"/>
                <w:sz w:val="24"/>
                <w:szCs w:val="24"/>
              </w:rPr>
              <w:t>: represents the area where the site is exist</w:t>
            </w:r>
          </w:p>
          <w:p w14:paraId="7347AA4F" w14:textId="77777777" w:rsidR="00AB362F" w:rsidRPr="00046A3E"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commentRangeStart w:id="124"/>
            <w:commentRangeStart w:id="125"/>
            <w:r>
              <w:rPr>
                <w:rFonts w:ascii="Calibri" w:eastAsiaTheme="minorEastAsia" w:hAnsi="Calibri" w:cstheme="minorHAnsi"/>
                <w:iCs/>
                <w:color w:val="4D5154" w:themeColor="text1" w:themeTint="BF"/>
                <w:sz w:val="24"/>
                <w:szCs w:val="24"/>
              </w:rPr>
              <w:t xml:space="preserve">Pending </w:t>
            </w:r>
            <w:r w:rsidRPr="00046A3E">
              <w:rPr>
                <w:rFonts w:ascii="Calibri" w:eastAsiaTheme="minorEastAsia" w:hAnsi="Calibri" w:cstheme="minorHAnsi"/>
                <w:iCs/>
                <w:color w:val="4D5154" w:themeColor="text1" w:themeTint="BF"/>
                <w:sz w:val="24"/>
                <w:szCs w:val="24"/>
              </w:rPr>
              <w:t xml:space="preserve">Action: </w:t>
            </w:r>
            <w:r>
              <w:rPr>
                <w:rFonts w:ascii="Calibri" w:eastAsiaTheme="minorEastAsia" w:hAnsi="Calibri" w:cstheme="minorHAnsi"/>
                <w:iCs/>
                <w:color w:val="4D5154" w:themeColor="text1" w:themeTint="BF"/>
                <w:sz w:val="24"/>
                <w:szCs w:val="24"/>
              </w:rPr>
              <w:t>represents which action to be executed now.</w:t>
            </w:r>
            <w:r w:rsidRPr="00046A3E">
              <w:rPr>
                <w:rFonts w:ascii="Calibri" w:eastAsiaTheme="minorEastAsia" w:hAnsi="Calibri" w:cstheme="minorHAnsi"/>
                <w:iCs/>
                <w:color w:val="4D5154" w:themeColor="text1" w:themeTint="BF"/>
                <w:sz w:val="24"/>
                <w:szCs w:val="24"/>
              </w:rPr>
              <w:t xml:space="preserve"> </w:t>
            </w:r>
            <w:commentRangeEnd w:id="124"/>
            <w:r w:rsidR="00B02EE9">
              <w:rPr>
                <w:rStyle w:val="CommentReference"/>
              </w:rPr>
              <w:commentReference w:id="124"/>
            </w:r>
            <w:commentRangeEnd w:id="125"/>
            <w:r w:rsidR="00F45E00">
              <w:rPr>
                <w:rStyle w:val="CommentReference"/>
              </w:rPr>
              <w:commentReference w:id="125"/>
            </w:r>
          </w:p>
          <w:p w14:paraId="1F5D83A0" w14:textId="77777777" w:rsidR="00AB362F" w:rsidRPr="00046A3E"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 xml:space="preserve">Custody: </w:t>
            </w:r>
            <w:r>
              <w:rPr>
                <w:rFonts w:ascii="Calibri" w:eastAsiaTheme="minorEastAsia" w:hAnsi="Calibri" w:cstheme="minorHAnsi"/>
                <w:iCs/>
                <w:color w:val="4D5154" w:themeColor="text1" w:themeTint="BF"/>
                <w:sz w:val="24"/>
                <w:szCs w:val="24"/>
              </w:rPr>
              <w:t>represents the group where the request is pending now (the group that the pending action is assigned to).</w:t>
            </w:r>
          </w:p>
          <w:p w14:paraId="618F4C64" w14:textId="77777777" w:rsidR="00AB362F"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Action Date: represents the da</w:t>
            </w:r>
            <w:r w:rsidRPr="00046A3E">
              <w:rPr>
                <w:rFonts w:ascii="Calibri" w:eastAsiaTheme="minorEastAsia" w:hAnsi="Calibri" w:cstheme="minorHAnsi"/>
                <w:iCs/>
                <w:color w:val="4D5154" w:themeColor="text1" w:themeTint="BF"/>
                <w:sz w:val="24"/>
                <w:szCs w:val="24"/>
              </w:rPr>
              <w:t xml:space="preserve">te </w:t>
            </w:r>
            <w:r>
              <w:rPr>
                <w:rFonts w:ascii="Calibri" w:eastAsiaTheme="minorEastAsia" w:hAnsi="Calibri" w:cstheme="minorHAnsi"/>
                <w:iCs/>
                <w:color w:val="4D5154" w:themeColor="text1" w:themeTint="BF"/>
                <w:sz w:val="24"/>
                <w:szCs w:val="24"/>
              </w:rPr>
              <w:t>when the system assigned the action to be executed.</w:t>
            </w:r>
          </w:p>
          <w:p w14:paraId="51728C2B" w14:textId="77777777" w:rsidR="00AB362F"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Create</w:t>
            </w:r>
            <w:r w:rsidRPr="00046A3E">
              <w:rPr>
                <w:rFonts w:ascii="Calibri" w:eastAsiaTheme="minorEastAsia" w:hAnsi="Calibri" w:cstheme="minorHAnsi"/>
                <w:iCs/>
                <w:color w:val="4D5154" w:themeColor="text1" w:themeTint="BF"/>
                <w:sz w:val="24"/>
                <w:szCs w:val="24"/>
              </w:rPr>
              <w:t xml:space="preserve"> Date</w:t>
            </w:r>
            <w:r>
              <w:rPr>
                <w:rFonts w:ascii="Calibri" w:eastAsiaTheme="minorEastAsia" w:hAnsi="Calibri" w:cstheme="minorHAnsi"/>
                <w:iCs/>
                <w:color w:val="4D5154" w:themeColor="text1" w:themeTint="BF"/>
                <w:sz w:val="24"/>
                <w:szCs w:val="24"/>
              </w:rPr>
              <w:t>: represents the date of creating the ticket.</w:t>
            </w:r>
          </w:p>
          <w:p w14:paraId="3278206B" w14:textId="77777777" w:rsidR="00AB362F" w:rsidRDefault="00AB362F" w:rsidP="003745E3">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Status: represents the status of the ticket is it (pending, closed, data validation, data correction, under study…etc.)</w:t>
            </w:r>
          </w:p>
          <w:p w14:paraId="458077B2" w14:textId="77777777" w:rsidR="00AB362F" w:rsidRPr="00046A3E" w:rsidRDefault="00AB362F" w:rsidP="00461DE9">
            <w:pPr>
              <w:pStyle w:val="CommentText"/>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example: civil team approved the task on 10/07/2021 then system assign</w:t>
            </w:r>
            <w:r>
              <w:rPr>
                <w:rFonts w:ascii="Calibri" w:eastAsiaTheme="minorEastAsia" w:hAnsi="Calibri" w:cstheme="minorHAnsi"/>
                <w:iCs/>
                <w:color w:val="4D5154" w:themeColor="text1" w:themeTint="BF"/>
                <w:sz w:val="24"/>
                <w:szCs w:val="24"/>
              </w:rPr>
              <w:t>ed</w:t>
            </w:r>
            <w:r w:rsidRPr="00046A3E">
              <w:rPr>
                <w:rFonts w:ascii="Calibri" w:eastAsiaTheme="minorEastAsia" w:hAnsi="Calibri" w:cstheme="minorHAnsi"/>
                <w:iCs/>
                <w:color w:val="4D5154" w:themeColor="text1" w:themeTint="BF"/>
                <w:sz w:val="24"/>
                <w:szCs w:val="24"/>
              </w:rPr>
              <w:t xml:space="preserve"> the ticket to SO:</w:t>
            </w:r>
          </w:p>
          <w:p w14:paraId="6C7CC4CC" w14:textId="77777777" w:rsidR="00AB362F" w:rsidRPr="00046A3E" w:rsidRDefault="00AB362F" w:rsidP="003745E3">
            <w:pPr>
              <w:pStyle w:val="CommentText"/>
              <w:numPr>
                <w:ilvl w:val="1"/>
                <w:numId w:val="31"/>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Pending Action</w:t>
            </w:r>
            <w:r w:rsidRPr="00046A3E">
              <w:rPr>
                <w:rFonts w:ascii="Calibri" w:eastAsiaTheme="minorEastAsia" w:hAnsi="Calibri" w:cstheme="minorHAnsi"/>
                <w:iCs/>
                <w:color w:val="4D5154" w:themeColor="text1" w:themeTint="BF"/>
                <w:sz w:val="24"/>
                <w:szCs w:val="24"/>
              </w:rPr>
              <w:t>: Insert Data</w:t>
            </w:r>
          </w:p>
          <w:p w14:paraId="0996BDD9" w14:textId="77777777" w:rsidR="00AB362F" w:rsidRPr="00046A3E" w:rsidRDefault="00AB362F" w:rsidP="003745E3">
            <w:pPr>
              <w:pStyle w:val="CommentText"/>
              <w:numPr>
                <w:ilvl w:val="1"/>
                <w:numId w:val="31"/>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Custody: SO</w:t>
            </w:r>
          </w:p>
          <w:p w14:paraId="76FDEB7F" w14:textId="77777777" w:rsidR="00AB362F" w:rsidRPr="00046A3E" w:rsidRDefault="00AB362F" w:rsidP="003745E3">
            <w:pPr>
              <w:pStyle w:val="CommentText"/>
              <w:numPr>
                <w:ilvl w:val="1"/>
                <w:numId w:val="31"/>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Action Date: 10/07/2021</w:t>
            </w:r>
          </w:p>
          <w:p w14:paraId="064053C9" w14:textId="77777777" w:rsidR="00AB362F" w:rsidRDefault="00AB362F" w:rsidP="00461DE9">
            <w:pPr>
              <w:spacing w:line="240" w:lineRule="auto"/>
              <w:ind w:left="90"/>
            </w:pPr>
          </w:p>
        </w:tc>
      </w:tr>
      <w:tr w:rsidR="00AB362F" w14:paraId="277F7A91"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9D5B576" w14:textId="77777777" w:rsidR="00AB362F" w:rsidRDefault="00AB362F" w:rsidP="00461DE9">
            <w:pPr>
              <w:jc w:val="center"/>
            </w:pPr>
            <w:r>
              <w:t>Alternate Flow:</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69F4750" w14:textId="77777777" w:rsidR="00AB362F" w:rsidRPr="00483DD3" w:rsidRDefault="00AB362F" w:rsidP="00461DE9">
            <w:pPr>
              <w:jc w:val="center"/>
              <w:rPr>
                <w:rtl/>
              </w:rPr>
            </w:pPr>
            <w:r w:rsidRPr="00F907F5">
              <w:rPr>
                <w:rFonts w:cstheme="minorHAnsi"/>
                <w:iCs/>
                <w:szCs w:val="24"/>
                <w:rtl/>
              </w:rPr>
              <w:t>----</w:t>
            </w:r>
          </w:p>
        </w:tc>
      </w:tr>
      <w:tr w:rsidR="00AB362F" w14:paraId="2FFCA4BC"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08DD07C" w14:textId="77777777" w:rsidR="00AB362F" w:rsidRDefault="00AB362F" w:rsidP="00461DE9">
            <w:pPr>
              <w:jc w:val="center"/>
              <w:rPr>
                <w:rFonts w:eastAsia="Calibri" w:cs="Calibri"/>
                <w:color w:val="4D5154"/>
                <w:szCs w:val="24"/>
              </w:rPr>
            </w:pPr>
            <w:r>
              <w:t>Post Condition:</w:t>
            </w:r>
          </w:p>
        </w:tc>
        <w:tc>
          <w:tcPr>
            <w:tcW w:w="6288" w:type="dxa"/>
            <w:gridSpan w:val="2"/>
            <w:tcBorders>
              <w:top w:val="single" w:sz="4" w:space="0" w:color="9EA2A6"/>
              <w:left w:val="single" w:sz="4" w:space="0" w:color="9EA2A6"/>
              <w:bottom w:val="single" w:sz="4" w:space="0" w:color="9EA2A6"/>
              <w:right w:val="single" w:sz="4" w:space="0" w:color="9EA2A6"/>
            </w:tcBorders>
            <w:hideMark/>
          </w:tcPr>
          <w:p w14:paraId="3B840DA6" w14:textId="77777777" w:rsidR="00AB362F" w:rsidRDefault="00AB362F" w:rsidP="003745E3">
            <w:pPr>
              <w:pStyle w:val="ListParagraph"/>
              <w:numPr>
                <w:ilvl w:val="0"/>
                <w:numId w:val="34"/>
              </w:numPr>
              <w:bidi w:val="0"/>
              <w:jc w:val="both"/>
              <w:rPr>
                <w:rFonts w:ascii="Calibri" w:eastAsiaTheme="minorEastAsia" w:hAnsi="Calibri" w:cstheme="minorHAnsi"/>
                <w:iCs/>
                <w:color w:val="4D5154" w:themeColor="text1" w:themeTint="BF"/>
                <w:sz w:val="24"/>
                <w:szCs w:val="24"/>
              </w:rPr>
            </w:pPr>
            <w:r w:rsidRPr="00BC4F8E">
              <w:rPr>
                <w:rFonts w:ascii="Calibri" w:eastAsiaTheme="minorEastAsia" w:hAnsi="Calibri" w:cstheme="minorHAnsi"/>
                <w:iCs/>
                <w:color w:val="4D5154" w:themeColor="text1" w:themeTint="BF"/>
                <w:sz w:val="24"/>
                <w:szCs w:val="24"/>
              </w:rPr>
              <w:t>All the tickets created by the user will be displayed in the table view.</w:t>
            </w:r>
          </w:p>
          <w:p w14:paraId="540C62A9" w14:textId="77777777" w:rsidR="00AB362F" w:rsidRPr="00BC4F8E" w:rsidRDefault="00AB362F" w:rsidP="003745E3">
            <w:pPr>
              <w:pStyle w:val="ListParagraph"/>
              <w:numPr>
                <w:ilvl w:val="0"/>
                <w:numId w:val="34"/>
              </w:numPr>
              <w:bidi w:val="0"/>
              <w:jc w:val="both"/>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User will be able to filter the displayed requests.</w:t>
            </w:r>
          </w:p>
          <w:p w14:paraId="7A31C090" w14:textId="77777777" w:rsidR="00AB362F" w:rsidRPr="0002728D" w:rsidRDefault="00AB362F" w:rsidP="003745E3">
            <w:pPr>
              <w:pStyle w:val="ListParagraph"/>
              <w:numPr>
                <w:ilvl w:val="0"/>
                <w:numId w:val="34"/>
              </w:numPr>
              <w:bidi w:val="0"/>
              <w:jc w:val="both"/>
              <w:rPr>
                <w:rFonts w:cstheme="minorHAnsi"/>
                <w:iCs/>
                <w:szCs w:val="24"/>
              </w:rPr>
            </w:pPr>
            <w:commentRangeStart w:id="126"/>
            <w:commentRangeStart w:id="127"/>
            <w:commentRangeStart w:id="128"/>
            <w:commentRangeStart w:id="129"/>
            <w:r w:rsidRPr="00BC4F8E">
              <w:rPr>
                <w:rFonts w:ascii="Calibri" w:eastAsiaTheme="minorEastAsia" w:hAnsi="Calibri" w:cstheme="minorHAnsi"/>
                <w:iCs/>
                <w:color w:val="4D5154" w:themeColor="text1" w:themeTint="BF"/>
                <w:sz w:val="24"/>
                <w:szCs w:val="24"/>
              </w:rPr>
              <w:t>User will be able to display the details of the action which the ticket is pending at</w:t>
            </w:r>
            <w:r>
              <w:rPr>
                <w:rFonts w:ascii="Calibri" w:eastAsiaTheme="minorEastAsia" w:hAnsi="Calibri" w:cstheme="minorHAnsi"/>
                <w:iCs/>
                <w:color w:val="4D5154" w:themeColor="text1" w:themeTint="BF"/>
                <w:sz w:val="24"/>
                <w:szCs w:val="24"/>
              </w:rPr>
              <w:t>.</w:t>
            </w:r>
            <w:commentRangeEnd w:id="126"/>
            <w:r w:rsidR="0063331C">
              <w:rPr>
                <w:rStyle w:val="CommentReference"/>
              </w:rPr>
              <w:commentReference w:id="126"/>
            </w:r>
            <w:commentRangeEnd w:id="127"/>
            <w:r w:rsidR="00B17F7C">
              <w:rPr>
                <w:rStyle w:val="CommentReference"/>
              </w:rPr>
              <w:commentReference w:id="127"/>
            </w:r>
            <w:commentRangeEnd w:id="128"/>
            <w:r w:rsidR="00F5483D">
              <w:rPr>
                <w:rStyle w:val="CommentReference"/>
              </w:rPr>
              <w:commentReference w:id="128"/>
            </w:r>
            <w:commentRangeEnd w:id="129"/>
            <w:r w:rsidR="00AC51B8">
              <w:rPr>
                <w:rStyle w:val="CommentReference"/>
              </w:rPr>
              <w:commentReference w:id="129"/>
            </w:r>
          </w:p>
          <w:p w14:paraId="61B545FA" w14:textId="77777777" w:rsidR="00AB362F" w:rsidRPr="00D17174" w:rsidRDefault="00AB362F" w:rsidP="003745E3">
            <w:pPr>
              <w:pStyle w:val="ListParagraph"/>
              <w:numPr>
                <w:ilvl w:val="0"/>
                <w:numId w:val="34"/>
              </w:numPr>
              <w:bidi w:val="0"/>
              <w:jc w:val="both"/>
              <w:rPr>
                <w:rFonts w:cstheme="minorHAnsi"/>
                <w:iCs/>
                <w:szCs w:val="24"/>
              </w:rPr>
            </w:pPr>
            <w:r w:rsidRPr="00BC4F8E">
              <w:rPr>
                <w:rFonts w:ascii="Calibri" w:eastAsiaTheme="minorEastAsia" w:hAnsi="Calibri" w:cstheme="minorHAnsi"/>
                <w:iCs/>
                <w:color w:val="4D5154" w:themeColor="text1" w:themeTint="BF"/>
                <w:sz w:val="24"/>
                <w:szCs w:val="24"/>
              </w:rPr>
              <w:t>User will be able to display the details of the tickets created by them.</w:t>
            </w:r>
          </w:p>
          <w:p w14:paraId="024A76CB" w14:textId="77777777" w:rsidR="00AB362F" w:rsidRPr="00B17F7C" w:rsidRDefault="00AB362F" w:rsidP="003745E3">
            <w:pPr>
              <w:pStyle w:val="ListParagraph"/>
              <w:numPr>
                <w:ilvl w:val="0"/>
                <w:numId w:val="34"/>
              </w:numPr>
              <w:bidi w:val="0"/>
              <w:jc w:val="both"/>
              <w:rPr>
                <w:rFonts w:cstheme="minorHAnsi"/>
                <w:iCs/>
                <w:strike/>
                <w:szCs w:val="24"/>
              </w:rPr>
            </w:pPr>
            <w:commentRangeStart w:id="130"/>
            <w:commentRangeStart w:id="131"/>
            <w:r w:rsidRPr="00B17F7C">
              <w:rPr>
                <w:rFonts w:ascii="Calibri" w:eastAsiaTheme="minorEastAsia" w:hAnsi="Calibri" w:cstheme="minorHAnsi"/>
                <w:iCs/>
                <w:strike/>
                <w:color w:val="4D5154" w:themeColor="text1" w:themeTint="BF"/>
                <w:sz w:val="24"/>
                <w:szCs w:val="24"/>
              </w:rPr>
              <w:t>User will be able to escalate the pending action to its custody uppers.</w:t>
            </w:r>
            <w:commentRangeEnd w:id="130"/>
            <w:r w:rsidR="0063331C" w:rsidRPr="00B17F7C">
              <w:rPr>
                <w:rStyle w:val="CommentReference"/>
                <w:strike/>
              </w:rPr>
              <w:commentReference w:id="130"/>
            </w:r>
            <w:commentRangeEnd w:id="131"/>
            <w:r w:rsidR="00B17F7C">
              <w:rPr>
                <w:rStyle w:val="CommentReference"/>
              </w:rPr>
              <w:commentReference w:id="131"/>
            </w:r>
          </w:p>
          <w:p w14:paraId="7DBBFD98" w14:textId="77777777" w:rsidR="00AB362F" w:rsidRPr="00C71E4D" w:rsidRDefault="00AB362F" w:rsidP="003745E3">
            <w:pPr>
              <w:pStyle w:val="ListParagraph"/>
              <w:numPr>
                <w:ilvl w:val="0"/>
                <w:numId w:val="34"/>
              </w:numPr>
              <w:bidi w:val="0"/>
              <w:jc w:val="both"/>
              <w:rPr>
                <w:rFonts w:cstheme="minorHAnsi"/>
                <w:iCs/>
                <w:szCs w:val="24"/>
              </w:rPr>
            </w:pPr>
            <w:r>
              <w:rPr>
                <w:rFonts w:ascii="Calibri" w:eastAsiaTheme="minorEastAsia" w:hAnsi="Calibri" w:cstheme="minorHAnsi"/>
                <w:iCs/>
                <w:color w:val="4D5154" w:themeColor="text1" w:themeTint="BF"/>
                <w:sz w:val="24"/>
                <w:szCs w:val="24"/>
              </w:rPr>
              <w:t>User will be able to send a reminder to the custody of the pending action.</w:t>
            </w:r>
          </w:p>
        </w:tc>
      </w:tr>
      <w:tr w:rsidR="00AB362F" w14:paraId="745B932D" w14:textId="77777777" w:rsidTr="00461DE9">
        <w:trPr>
          <w:trHeight w:val="350"/>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A489C16" w14:textId="77777777" w:rsidR="00AB362F" w:rsidRDefault="00AB362F" w:rsidP="00461DE9">
            <w:pPr>
              <w:jc w:val="center"/>
            </w:pPr>
            <w:r>
              <w:t>Business Rules:</w:t>
            </w:r>
          </w:p>
        </w:tc>
        <w:tc>
          <w:tcPr>
            <w:tcW w:w="6288" w:type="dxa"/>
            <w:gridSpan w:val="2"/>
            <w:tcBorders>
              <w:top w:val="single" w:sz="4" w:space="0" w:color="9EA2A6"/>
              <w:left w:val="single" w:sz="4" w:space="0" w:color="9EA2A6"/>
              <w:bottom w:val="single" w:sz="4" w:space="0" w:color="9EA2A6"/>
              <w:right w:val="single" w:sz="4" w:space="0" w:color="9EA2A6"/>
            </w:tcBorders>
          </w:tcPr>
          <w:p w14:paraId="1E98BF07" w14:textId="60CC7112" w:rsidR="00AB362F" w:rsidRPr="00691690" w:rsidRDefault="00AB362F" w:rsidP="00B17F7C">
            <w:pPr>
              <w:pStyle w:val="ListParagraph"/>
              <w:numPr>
                <w:ilvl w:val="0"/>
                <w:numId w:val="34"/>
              </w:numPr>
              <w:bidi w:val="0"/>
              <w:rPr>
                <w:b/>
                <w:bCs/>
                <w:strike/>
              </w:rPr>
            </w:pPr>
            <w:commentRangeStart w:id="132"/>
            <w:commentRangeStart w:id="133"/>
            <w:r w:rsidRPr="00B17F7C">
              <w:rPr>
                <w:rFonts w:ascii="Calibri" w:eastAsiaTheme="minorEastAsia" w:hAnsi="Calibri" w:cstheme="minorHAnsi"/>
                <w:iCs/>
                <w:strike/>
                <w:color w:val="4D5154" w:themeColor="text1" w:themeTint="BF"/>
                <w:sz w:val="24"/>
                <w:szCs w:val="24"/>
              </w:rPr>
              <w:t>Escalation</w:t>
            </w:r>
            <w:r w:rsidR="00B17F7C" w:rsidRPr="00B17F7C">
              <w:rPr>
                <w:rFonts w:ascii="Calibri" w:eastAsiaTheme="minorEastAsia" w:hAnsi="Calibri" w:cstheme="minorHAnsi"/>
                <w:iCs/>
                <w:strike/>
                <w:color w:val="4D5154" w:themeColor="text1" w:themeTint="BF"/>
                <w:sz w:val="24"/>
                <w:szCs w:val="24"/>
              </w:rPr>
              <w:t xml:space="preserve"> feature</w:t>
            </w:r>
            <w:r w:rsidRPr="00B17F7C">
              <w:rPr>
                <w:rFonts w:ascii="Calibri" w:eastAsiaTheme="minorEastAsia" w:hAnsi="Calibri" w:cstheme="minorHAnsi"/>
                <w:iCs/>
                <w:strike/>
                <w:color w:val="4D5154" w:themeColor="text1" w:themeTint="BF"/>
                <w:sz w:val="24"/>
                <w:szCs w:val="24"/>
              </w:rPr>
              <w:t xml:space="preserve"> and</w:t>
            </w:r>
            <w:r>
              <w:rPr>
                <w:rFonts w:ascii="Calibri" w:eastAsiaTheme="minorEastAsia" w:hAnsi="Calibri" w:cstheme="minorHAnsi"/>
                <w:iCs/>
                <w:color w:val="4D5154" w:themeColor="text1" w:themeTint="BF"/>
                <w:sz w:val="24"/>
                <w:szCs w:val="24"/>
              </w:rPr>
              <w:t xml:space="preserve"> Reminder </w:t>
            </w:r>
            <w:commentRangeEnd w:id="132"/>
            <w:r w:rsidR="0063331C">
              <w:rPr>
                <w:rStyle w:val="CommentReference"/>
              </w:rPr>
              <w:commentReference w:id="132"/>
            </w:r>
            <w:commentRangeEnd w:id="133"/>
            <w:r w:rsidR="00B17F7C">
              <w:rPr>
                <w:rStyle w:val="CommentReference"/>
              </w:rPr>
              <w:commentReference w:id="133"/>
            </w:r>
            <w:r>
              <w:rPr>
                <w:rFonts w:ascii="Calibri" w:eastAsiaTheme="minorEastAsia" w:hAnsi="Calibri" w:cstheme="minorHAnsi"/>
                <w:iCs/>
                <w:color w:val="4D5154" w:themeColor="text1" w:themeTint="BF"/>
                <w:sz w:val="24"/>
                <w:szCs w:val="24"/>
              </w:rPr>
              <w:t>button will be disabled in case:</w:t>
            </w:r>
          </w:p>
          <w:p w14:paraId="64E52A82" w14:textId="77777777" w:rsidR="00AB362F" w:rsidRPr="00691690"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The ticket status is closed.</w:t>
            </w:r>
          </w:p>
          <w:p w14:paraId="469CBB8E" w14:textId="77777777" w:rsidR="00AB362F" w:rsidRPr="000346FA"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 xml:space="preserve">The ticket is pending and the </w:t>
            </w:r>
            <w:r w:rsidRPr="00691690">
              <w:rPr>
                <w:rFonts w:ascii="Calibri" w:eastAsiaTheme="minorEastAsia" w:hAnsi="Calibri" w:cstheme="minorHAnsi"/>
                <w:iCs/>
                <w:color w:val="4D5154" w:themeColor="text1" w:themeTint="BF"/>
                <w:sz w:val="24"/>
                <w:szCs w:val="24"/>
              </w:rPr>
              <w:t>Requester = Custody</w:t>
            </w:r>
            <w:r>
              <w:rPr>
                <w:rFonts w:ascii="Calibri" w:eastAsiaTheme="minorEastAsia" w:hAnsi="Calibri" w:cstheme="minorHAnsi"/>
                <w:iCs/>
                <w:color w:val="4D5154" w:themeColor="text1" w:themeTint="BF"/>
                <w:sz w:val="24"/>
                <w:szCs w:val="24"/>
              </w:rPr>
              <w:t xml:space="preserve"> (user won’t be able to escalate or remind themselves).</w:t>
            </w:r>
          </w:p>
          <w:p w14:paraId="05D419DF" w14:textId="77777777" w:rsidR="00AB362F" w:rsidRPr="000346FA" w:rsidRDefault="00AB362F" w:rsidP="003745E3">
            <w:pPr>
              <w:pStyle w:val="ListParagraph"/>
              <w:numPr>
                <w:ilvl w:val="0"/>
                <w:numId w:val="34"/>
              </w:numPr>
              <w:bidi w:val="0"/>
              <w:rPr>
                <w:b/>
                <w:bCs/>
              </w:rPr>
            </w:pPr>
            <w:r w:rsidRPr="000346FA">
              <w:rPr>
                <w:rFonts w:ascii="Calibri" w:eastAsiaTheme="minorEastAsia" w:hAnsi="Calibri" w:cstheme="minorHAnsi"/>
                <w:iCs/>
                <w:color w:val="4D5154" w:themeColor="text1" w:themeTint="BF"/>
                <w:sz w:val="24"/>
                <w:szCs w:val="24"/>
              </w:rPr>
              <w:t>Pending Action Details button will be disabled</w:t>
            </w:r>
            <w:r>
              <w:rPr>
                <w:rFonts w:ascii="Calibri" w:eastAsiaTheme="minorEastAsia" w:hAnsi="Calibri" w:cstheme="minorHAnsi"/>
                <w:iCs/>
                <w:color w:val="4D5154" w:themeColor="text1" w:themeTint="BF"/>
                <w:sz w:val="24"/>
                <w:szCs w:val="24"/>
              </w:rPr>
              <w:t xml:space="preserve"> in case:</w:t>
            </w:r>
          </w:p>
          <w:p w14:paraId="34F126FA" w14:textId="77777777" w:rsidR="00AB362F" w:rsidRPr="00691690"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The ticket status is closed.</w:t>
            </w:r>
          </w:p>
          <w:p w14:paraId="227109AE" w14:textId="2BBCE07F" w:rsidR="00AB362F" w:rsidRPr="000346FA" w:rsidRDefault="00AB362F" w:rsidP="00943BF4">
            <w:pPr>
              <w:pStyle w:val="ListParagraph"/>
              <w:numPr>
                <w:ilvl w:val="0"/>
                <w:numId w:val="34"/>
              </w:numPr>
              <w:bidi w:val="0"/>
              <w:rPr>
                <w:b/>
                <w:bCs/>
              </w:rPr>
            </w:pPr>
            <w:r w:rsidRPr="000346FA">
              <w:rPr>
                <w:rFonts w:ascii="Calibri" w:eastAsiaTheme="minorEastAsia" w:hAnsi="Calibri" w:cstheme="minorHAnsi"/>
                <w:iCs/>
                <w:color w:val="4D5154" w:themeColor="text1" w:themeTint="BF"/>
                <w:sz w:val="24"/>
                <w:szCs w:val="24"/>
              </w:rPr>
              <w:t xml:space="preserve">Pending Action column will </w:t>
            </w:r>
            <w:r w:rsidR="00943BF4">
              <w:rPr>
                <w:rFonts w:ascii="Calibri" w:eastAsiaTheme="minorEastAsia" w:hAnsi="Calibri" w:cstheme="minorHAnsi"/>
                <w:iCs/>
                <w:color w:val="4D5154" w:themeColor="text1" w:themeTint="BF"/>
                <w:sz w:val="24"/>
                <w:szCs w:val="24"/>
              </w:rPr>
              <w:t>contain</w:t>
            </w:r>
            <w:r w:rsidRPr="000346FA">
              <w:rPr>
                <w:rFonts w:ascii="Calibri" w:eastAsiaTheme="minorEastAsia" w:hAnsi="Calibri" w:cstheme="minorHAnsi"/>
                <w:iCs/>
                <w:color w:val="4D5154" w:themeColor="text1" w:themeTint="BF"/>
                <w:sz w:val="24"/>
                <w:szCs w:val="24"/>
              </w:rPr>
              <w:t xml:space="preserve"> </w:t>
            </w:r>
            <w:commentRangeStart w:id="134"/>
            <w:commentRangeStart w:id="135"/>
            <w:commentRangeStart w:id="136"/>
            <w:commentRangeStart w:id="137"/>
            <w:r w:rsidRPr="00943BF4">
              <w:rPr>
                <w:rFonts w:ascii="Calibri" w:eastAsiaTheme="minorEastAsia" w:hAnsi="Calibri" w:cstheme="minorHAnsi"/>
                <w:iCs/>
                <w:strike/>
                <w:color w:val="4D5154" w:themeColor="text1" w:themeTint="BF"/>
                <w:sz w:val="24"/>
                <w:szCs w:val="24"/>
              </w:rPr>
              <w:t>empty</w:t>
            </w:r>
            <w:r>
              <w:rPr>
                <w:rFonts w:ascii="Calibri" w:eastAsiaTheme="minorEastAsia" w:hAnsi="Calibri" w:cstheme="minorHAnsi"/>
                <w:iCs/>
                <w:color w:val="4D5154" w:themeColor="text1" w:themeTint="BF"/>
                <w:sz w:val="24"/>
                <w:szCs w:val="24"/>
              </w:rPr>
              <w:t xml:space="preserve"> </w:t>
            </w:r>
            <w:commentRangeEnd w:id="134"/>
            <w:r w:rsidR="0063331C">
              <w:rPr>
                <w:rStyle w:val="CommentReference"/>
              </w:rPr>
              <w:commentReference w:id="134"/>
            </w:r>
            <w:commentRangeEnd w:id="135"/>
            <w:r w:rsidR="00943BF4">
              <w:rPr>
                <w:rFonts w:ascii="Calibri" w:eastAsiaTheme="minorEastAsia" w:hAnsi="Calibri" w:cstheme="minorHAnsi"/>
                <w:iCs/>
                <w:color w:val="4D5154" w:themeColor="text1" w:themeTint="BF"/>
                <w:sz w:val="24"/>
                <w:szCs w:val="24"/>
              </w:rPr>
              <w:t xml:space="preserve"> “no action” value </w:t>
            </w:r>
            <w:r w:rsidR="00275D24" w:rsidRPr="00943BF4">
              <w:rPr>
                <w:rFonts w:ascii="Calibri" w:eastAsiaTheme="minorEastAsia" w:hAnsi="Calibri" w:cstheme="minorHAnsi"/>
                <w:iCs/>
                <w:color w:val="4D5154" w:themeColor="text1" w:themeTint="BF"/>
                <w:sz w:val="24"/>
                <w:szCs w:val="24"/>
              </w:rPr>
              <w:commentReference w:id="135"/>
            </w:r>
            <w:commentRangeEnd w:id="136"/>
            <w:r w:rsidR="00F5483D" w:rsidRPr="00943BF4">
              <w:rPr>
                <w:rFonts w:ascii="Calibri" w:eastAsiaTheme="minorEastAsia" w:hAnsi="Calibri" w:cstheme="minorHAnsi"/>
                <w:iCs/>
                <w:color w:val="4D5154" w:themeColor="text1" w:themeTint="BF"/>
                <w:sz w:val="24"/>
                <w:szCs w:val="24"/>
              </w:rPr>
              <w:commentReference w:id="136"/>
            </w:r>
            <w:commentRangeEnd w:id="137"/>
            <w:r w:rsidR="00943BF4" w:rsidRPr="00943BF4">
              <w:rPr>
                <w:rFonts w:ascii="Calibri" w:eastAsiaTheme="minorEastAsia" w:hAnsi="Calibri" w:cstheme="minorHAnsi"/>
                <w:iCs/>
                <w:color w:val="4D5154" w:themeColor="text1" w:themeTint="BF"/>
                <w:sz w:val="24"/>
                <w:szCs w:val="24"/>
              </w:rPr>
              <w:commentReference w:id="137"/>
            </w:r>
            <w:r>
              <w:rPr>
                <w:rFonts w:ascii="Calibri" w:eastAsiaTheme="minorEastAsia" w:hAnsi="Calibri" w:cstheme="minorHAnsi"/>
                <w:iCs/>
                <w:color w:val="4D5154" w:themeColor="text1" w:themeTint="BF"/>
                <w:sz w:val="24"/>
                <w:szCs w:val="24"/>
              </w:rPr>
              <w:t>in case:</w:t>
            </w:r>
          </w:p>
          <w:p w14:paraId="658D2F47" w14:textId="77777777" w:rsidR="00AB362F" w:rsidRPr="000346FA" w:rsidRDefault="00AB362F" w:rsidP="003745E3">
            <w:pPr>
              <w:pStyle w:val="ListParagraph"/>
              <w:numPr>
                <w:ilvl w:val="1"/>
                <w:numId w:val="34"/>
              </w:numPr>
              <w:bidi w:val="0"/>
              <w:rPr>
                <w:b/>
                <w:bCs/>
              </w:rPr>
            </w:pPr>
            <w:r>
              <w:rPr>
                <w:rFonts w:ascii="Calibri" w:eastAsiaTheme="minorEastAsia" w:hAnsi="Calibri" w:cstheme="minorHAnsi"/>
                <w:iCs/>
                <w:color w:val="4D5154" w:themeColor="text1" w:themeTint="BF"/>
                <w:sz w:val="24"/>
                <w:szCs w:val="24"/>
              </w:rPr>
              <w:t>The ticket status is closed.</w:t>
            </w:r>
          </w:p>
        </w:tc>
      </w:tr>
    </w:tbl>
    <w:p w14:paraId="782A2420" w14:textId="2AA71439" w:rsidR="00AB362F" w:rsidRDefault="00AB362F" w:rsidP="00AB362F"/>
    <w:p w14:paraId="66380238" w14:textId="14DA253A" w:rsidR="00CB0854" w:rsidRDefault="00CB0854" w:rsidP="00CB0854">
      <w:pPr>
        <w:pStyle w:val="Heading6"/>
        <w:numPr>
          <w:ilvl w:val="0"/>
          <w:numId w:val="30"/>
        </w:numPr>
        <w:rPr>
          <w:rFonts w:cstheme="minorHAnsi"/>
          <w:iCs/>
          <w:szCs w:val="24"/>
        </w:rPr>
      </w:pPr>
      <w:r>
        <w:t xml:space="preserve">Open Tickets on Multi (sites, regions or areas) </w:t>
      </w:r>
      <w:r>
        <w:rPr>
          <w:rFonts w:cstheme="minorHAnsi"/>
          <w:iCs/>
          <w:szCs w:val="24"/>
        </w:rPr>
        <w:t>Use Case</w:t>
      </w:r>
    </w:p>
    <w:p w14:paraId="0DB9FEC8" w14:textId="77777777" w:rsidR="00CB0854" w:rsidRDefault="00CB0854" w:rsidP="00CB0854"/>
    <w:tbl>
      <w:tblPr>
        <w:tblW w:w="0"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44"/>
        <w:gridCol w:w="3144"/>
      </w:tblGrid>
      <w:tr w:rsidR="00CB0854" w14:paraId="49AC5E5C" w14:textId="77777777" w:rsidTr="00CB0854">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36FE95E" w14:textId="77777777" w:rsidR="00CB0854" w:rsidRDefault="00CB0854">
            <w:pPr>
              <w:jc w:val="center"/>
              <w:rPr>
                <w:b/>
                <w:bCs/>
              </w:rPr>
            </w:pPr>
            <w:r>
              <w:rPr>
                <w:b/>
                <w:bCs/>
              </w:rPr>
              <w:t>ID</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7588327" w14:textId="4876D863" w:rsidR="00CB0854" w:rsidRDefault="00CB0854">
            <w:pPr>
              <w:jc w:val="center"/>
              <w:rPr>
                <w:b/>
                <w:bCs/>
                <w:color w:val="282660"/>
                <w:szCs w:val="28"/>
              </w:rPr>
            </w:pPr>
            <w:r>
              <w:rPr>
                <w:b/>
                <w:bCs/>
              </w:rPr>
              <w:t>2</w:t>
            </w:r>
          </w:p>
        </w:tc>
      </w:tr>
      <w:tr w:rsidR="00CB0854" w14:paraId="502F8294"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4ACDE8A" w14:textId="77777777" w:rsidR="00CB0854" w:rsidRDefault="00CB0854">
            <w:pPr>
              <w:jc w:val="center"/>
              <w:rPr>
                <w:b/>
                <w:bCs/>
                <w:color w:val="4D5154"/>
                <w:szCs w:val="24"/>
              </w:rPr>
            </w:pPr>
            <w:r>
              <w:rPr>
                <w:b/>
                <w:bCs/>
              </w:rPr>
              <w:t>Name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26E23C49" w14:textId="08074ECD" w:rsidR="00CB0854" w:rsidRDefault="00CB0854">
            <w:pPr>
              <w:jc w:val="center"/>
            </w:pPr>
            <w:r>
              <w:t>Open Tickets on Multi (sites, regions or areas)</w:t>
            </w:r>
          </w:p>
        </w:tc>
      </w:tr>
      <w:tr w:rsidR="00CB0854" w14:paraId="6BB455DD"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9B13B3C" w14:textId="77777777" w:rsidR="00CB0854" w:rsidRDefault="00CB0854">
            <w:pPr>
              <w:jc w:val="center"/>
              <w:rPr>
                <w:rFonts w:eastAsia="Calibri" w:cs="Calibri"/>
                <w:b/>
                <w:bCs/>
                <w:color w:val="4D5154"/>
                <w:szCs w:val="24"/>
              </w:rPr>
            </w:pPr>
            <w:r>
              <w:rPr>
                <w:b/>
                <w:bCs/>
              </w:rPr>
              <w:t>Version Date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F3A53F9" w14:textId="6F48C4A9" w:rsidR="00CB0854" w:rsidRDefault="00970B51" w:rsidP="00970B51">
            <w:pPr>
              <w:jc w:val="center"/>
            </w:pPr>
            <w:r>
              <w:t>26</w:t>
            </w:r>
            <w:r w:rsidR="00CB0854">
              <w:t>/</w:t>
            </w:r>
            <w:r>
              <w:t>12</w:t>
            </w:r>
            <w:r w:rsidR="00CB0854">
              <w:t>/2021</w:t>
            </w:r>
          </w:p>
        </w:tc>
      </w:tr>
      <w:tr w:rsidR="00CB0854" w14:paraId="2B0C2E54"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04EFA66" w14:textId="77777777" w:rsidR="00CB0854" w:rsidRDefault="00CB0854">
            <w:pPr>
              <w:jc w:val="center"/>
              <w:rPr>
                <w:rFonts w:eastAsia="Calibri" w:cs="Calibri"/>
                <w:b/>
                <w:bCs/>
                <w:color w:val="4D5154"/>
                <w:szCs w:val="24"/>
              </w:rPr>
            </w:pPr>
            <w:r>
              <w:rPr>
                <w:b/>
                <w:bCs/>
              </w:rPr>
              <w:t>Brief Description:</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0E8B8F3" w14:textId="18337D8C" w:rsidR="00CB0854" w:rsidRDefault="00CB0854" w:rsidP="00F02583">
            <w:r>
              <w:t xml:space="preserve">This use case represents open tickets on </w:t>
            </w:r>
            <w:r w:rsidR="00F02583">
              <w:t>multi</w:t>
            </w:r>
            <w:r>
              <w:t xml:space="preserve"> </w:t>
            </w:r>
            <w:r w:rsidR="00F02583">
              <w:t xml:space="preserve">(sites, </w:t>
            </w:r>
            <w:r w:rsidR="004D0F69">
              <w:t>regions,</w:t>
            </w:r>
            <w:r w:rsidR="00F02583">
              <w:t xml:space="preserve"> or areas)</w:t>
            </w:r>
            <w:r>
              <w:t>.</w:t>
            </w:r>
          </w:p>
        </w:tc>
      </w:tr>
      <w:tr w:rsidR="00CB0854" w14:paraId="0E5AC478"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D5A0B89" w14:textId="77777777" w:rsidR="00CB0854" w:rsidRDefault="00CB0854">
            <w:pPr>
              <w:jc w:val="center"/>
              <w:rPr>
                <w:rFonts w:eastAsia="Calibri" w:cs="Calibri"/>
                <w:b/>
                <w:bCs/>
                <w:color w:val="4D5154"/>
                <w:szCs w:val="24"/>
              </w:rPr>
            </w:pPr>
            <w:r>
              <w:rPr>
                <w:b/>
                <w:bCs/>
              </w:rPr>
              <w:t>Business [System] Trigger:</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2793107" w14:textId="052B3C42" w:rsidR="00CB0854" w:rsidRDefault="00CB0854" w:rsidP="004D0F69">
            <w:r>
              <w:t xml:space="preserve">User wants to open tickets on </w:t>
            </w:r>
            <w:r w:rsidR="004D0F69">
              <w:t>multi</w:t>
            </w:r>
            <w:r>
              <w:t xml:space="preserve"> </w:t>
            </w:r>
            <w:r w:rsidR="004D0F69">
              <w:t>(sites, regions, or areas)</w:t>
            </w:r>
            <w:r>
              <w:t>.</w:t>
            </w:r>
          </w:p>
        </w:tc>
      </w:tr>
      <w:tr w:rsidR="00CB0854" w14:paraId="5BD4BABE"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B2FEAC9" w14:textId="77777777" w:rsidR="00CB0854" w:rsidRDefault="00CB0854">
            <w:pPr>
              <w:jc w:val="center"/>
              <w:rPr>
                <w:rFonts w:eastAsia="Calibri" w:cs="Calibri"/>
                <w:b/>
                <w:bCs/>
                <w:color w:val="4D5154"/>
                <w:szCs w:val="24"/>
              </w:rPr>
            </w:pPr>
            <w:r>
              <w:rPr>
                <w:b/>
                <w:bCs/>
              </w:rPr>
              <w:t>Preconditions: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84F0DE5" w14:textId="77777777" w:rsidR="00CB0854" w:rsidRDefault="00CB0854">
            <w:r>
              <w:t>User has to have a permission to access this UI</w:t>
            </w:r>
          </w:p>
        </w:tc>
      </w:tr>
      <w:tr w:rsidR="00CB0854" w14:paraId="2CD35009"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B0CFFD7" w14:textId="77777777" w:rsidR="00CB0854" w:rsidRDefault="00CB0854">
            <w:pPr>
              <w:jc w:val="center"/>
              <w:rPr>
                <w:rFonts w:eastAsia="Calibri" w:cs="Calibri"/>
                <w:b/>
                <w:bCs/>
                <w:color w:val="4D5154"/>
                <w:szCs w:val="24"/>
              </w:rPr>
            </w:pPr>
            <w:r>
              <w:rPr>
                <w:b/>
                <w:bCs/>
              </w:rPr>
              <w:t>Assumptions: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CBF9567" w14:textId="77777777" w:rsidR="00CB0854" w:rsidRDefault="00CB0854">
            <w:pPr>
              <w:jc w:val="center"/>
              <w:rPr>
                <w:bCs/>
              </w:rPr>
            </w:pPr>
            <w:r>
              <w:rPr>
                <w:bCs/>
              </w:rPr>
              <w:t>-</w:t>
            </w:r>
          </w:p>
        </w:tc>
      </w:tr>
      <w:tr w:rsidR="00CB0854" w14:paraId="0B6237ED"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1B224EA" w14:textId="77777777" w:rsidR="00CB0854" w:rsidRDefault="00CB0854">
            <w:pPr>
              <w:jc w:val="center"/>
              <w:rPr>
                <w:rFonts w:eastAsia="Calibri" w:cs="Calibri"/>
                <w:b/>
                <w:bCs/>
                <w:color w:val="4D5154"/>
                <w:szCs w:val="24"/>
              </w:rPr>
            </w:pPr>
            <w:r>
              <w:rPr>
                <w:b/>
                <w:bCs/>
              </w:rPr>
              <w:t>Actor(s):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A3EEEF6" w14:textId="77777777" w:rsidR="00CB0854" w:rsidRDefault="00CB0854">
            <w:r>
              <w:t>Admin, Permitted User</w:t>
            </w:r>
          </w:p>
        </w:tc>
      </w:tr>
      <w:tr w:rsidR="00CB0854" w14:paraId="58B952A1"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208296E" w14:textId="77777777" w:rsidR="00CB0854" w:rsidRDefault="00CB0854">
            <w:pPr>
              <w:jc w:val="center"/>
              <w:rPr>
                <w:rFonts w:eastAsia="Calibri" w:cs="Calibri"/>
                <w:b/>
                <w:bCs/>
                <w:color w:val="4D5154"/>
                <w:szCs w:val="24"/>
              </w:rPr>
            </w:pPr>
            <w:r>
              <w:rPr>
                <w:b/>
                <w:bCs/>
              </w:rPr>
              <w:t>Priority:</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E2A52DB" w14:textId="77777777" w:rsidR="00CB0854" w:rsidRDefault="00CB0854">
            <w:r>
              <w:t>High</w:t>
            </w:r>
          </w:p>
        </w:tc>
      </w:tr>
      <w:tr w:rsidR="00CB0854" w14:paraId="123B3E97" w14:textId="77777777" w:rsidTr="00CB0854">
        <w:trPr>
          <w:trHeight w:val="284"/>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58A3D7BC" w14:textId="77777777" w:rsidR="00CB0854" w:rsidRDefault="00CB0854">
            <w:pPr>
              <w:jc w:val="center"/>
              <w:rPr>
                <w:rFonts w:eastAsia="Calibri" w:cs="Calibri"/>
                <w:b/>
                <w:bCs/>
                <w:color w:val="4D5154"/>
                <w:szCs w:val="24"/>
              </w:rPr>
            </w:pPr>
            <w:r>
              <w:rPr>
                <w:rFonts w:cstheme="minorHAnsi"/>
                <w:b/>
                <w:bCs/>
                <w:szCs w:val="24"/>
              </w:rPr>
              <w:t xml:space="preserve">Basic </w:t>
            </w:r>
            <w:r>
              <w:rPr>
                <w:rFonts w:eastAsia="Calibri" w:cs="Calibri"/>
                <w:b/>
                <w:bCs/>
                <w:color w:val="4D5154"/>
                <w:szCs w:val="24"/>
              </w:rPr>
              <w:t>Flow:</w:t>
            </w:r>
          </w:p>
          <w:p w14:paraId="20981AB2" w14:textId="77777777" w:rsidR="00CB0854" w:rsidRDefault="00CB0854">
            <w:pPr>
              <w:jc w:val="center"/>
              <w:rPr>
                <w:rFonts w:eastAsia="Calibri" w:cs="Calibri"/>
                <w:b/>
                <w:bCs/>
                <w:color w:val="4D5154"/>
                <w:szCs w:val="24"/>
              </w:rPr>
            </w:pPr>
          </w:p>
          <w:p w14:paraId="0644D883" w14:textId="77777777" w:rsidR="00CB0854" w:rsidRDefault="00CB0854">
            <w:pPr>
              <w:jc w:val="center"/>
              <w:rPr>
                <w:rFonts w:eastAsia="Calibri" w:cs="Calibri"/>
                <w:b/>
                <w:bCs/>
                <w:color w:val="4D5154"/>
                <w:szCs w:val="24"/>
              </w:rPr>
            </w:pPr>
          </w:p>
          <w:p w14:paraId="1A32D5C3" w14:textId="77777777" w:rsidR="00CB0854" w:rsidRDefault="00CB0854">
            <w:pPr>
              <w:jc w:val="center"/>
              <w:rPr>
                <w:rFonts w:eastAsia="Calibri" w:cs="Calibri"/>
                <w:b/>
                <w:bCs/>
                <w:color w:val="4D5154"/>
                <w:szCs w:val="24"/>
              </w:rPr>
            </w:pPr>
          </w:p>
          <w:p w14:paraId="2B3F47D9" w14:textId="77777777" w:rsidR="00CB0854" w:rsidRDefault="00CB0854">
            <w:pPr>
              <w:jc w:val="center"/>
              <w:rPr>
                <w:rFonts w:eastAsia="Calibri" w:cs="Calibri"/>
                <w:b/>
                <w:bCs/>
                <w:color w:val="4D5154"/>
                <w:szCs w:val="24"/>
              </w:rPr>
            </w:pPr>
          </w:p>
          <w:p w14:paraId="35B4178A" w14:textId="77777777" w:rsidR="00CB0854" w:rsidRDefault="00CB0854">
            <w:pPr>
              <w:jc w:val="center"/>
              <w:rPr>
                <w:rFonts w:eastAsia="Calibri" w:cs="Calibri"/>
                <w:b/>
                <w:bCs/>
                <w:color w:val="4D5154"/>
                <w:szCs w:val="24"/>
              </w:rPr>
            </w:pPr>
          </w:p>
          <w:p w14:paraId="58F7DC74" w14:textId="77777777" w:rsidR="00CB0854" w:rsidRDefault="00CB0854">
            <w:pPr>
              <w:jc w:val="center"/>
              <w:rPr>
                <w:rFonts w:eastAsia="Calibri" w:cs="Calibri"/>
                <w:b/>
                <w:bCs/>
                <w:color w:val="4D5154"/>
                <w:szCs w:val="24"/>
              </w:rPr>
            </w:pPr>
          </w:p>
          <w:p w14:paraId="37D12762" w14:textId="77777777" w:rsidR="00CB0854" w:rsidRDefault="00CB0854">
            <w:pPr>
              <w:jc w:val="center"/>
              <w:rPr>
                <w:rFonts w:eastAsia="Calibri" w:cs="Calibri"/>
                <w:b/>
                <w:bCs/>
                <w:color w:val="4D5154"/>
                <w:szCs w:val="24"/>
              </w:rPr>
            </w:pPr>
          </w:p>
          <w:p w14:paraId="6DE09AE3" w14:textId="77777777" w:rsidR="00CB0854" w:rsidRDefault="00CB0854">
            <w:pPr>
              <w:jc w:val="center"/>
              <w:rPr>
                <w:rFonts w:eastAsia="Calibri" w:cs="Calibri"/>
                <w:b/>
                <w:bCs/>
                <w:color w:val="4D5154"/>
                <w:szCs w:val="24"/>
              </w:rPr>
            </w:pPr>
          </w:p>
          <w:p w14:paraId="5CA2F0D2" w14:textId="77777777" w:rsidR="00CB0854" w:rsidRDefault="00CB0854">
            <w:pPr>
              <w:jc w:val="center"/>
              <w:rPr>
                <w:rFonts w:eastAsia="Calibri" w:cs="Calibri"/>
                <w:b/>
                <w:bCs/>
                <w:color w:val="4D5154"/>
                <w:szCs w:val="24"/>
              </w:rPr>
            </w:pPr>
          </w:p>
          <w:p w14:paraId="71FD99F4" w14:textId="77777777" w:rsidR="00CB0854" w:rsidRDefault="00CB0854">
            <w:pPr>
              <w:jc w:val="center"/>
              <w:rPr>
                <w:rFonts w:eastAsia="Calibri" w:cs="Calibri"/>
                <w:b/>
                <w:bCs/>
                <w:color w:val="4D5154"/>
                <w:szCs w:val="24"/>
              </w:rPr>
            </w:pPr>
          </w:p>
          <w:p w14:paraId="29081489" w14:textId="77777777" w:rsidR="00CB0854" w:rsidRDefault="00CB0854">
            <w:pPr>
              <w:jc w:val="center"/>
              <w:rPr>
                <w:rFonts w:eastAsia="Calibri" w:cs="Calibri"/>
                <w:b/>
                <w:bCs/>
                <w:color w:val="4D5154"/>
                <w:szCs w:val="24"/>
              </w:rPr>
            </w:pPr>
          </w:p>
          <w:p w14:paraId="36089F04" w14:textId="77777777" w:rsidR="00CB0854" w:rsidRDefault="00CB0854">
            <w:pPr>
              <w:jc w:val="center"/>
              <w:rPr>
                <w:rFonts w:eastAsia="Calibri" w:cs="Calibri"/>
                <w:b/>
                <w:bCs/>
                <w:color w:val="4D5154"/>
                <w:szCs w:val="24"/>
              </w:rPr>
            </w:pPr>
          </w:p>
          <w:p w14:paraId="03C92EBA" w14:textId="77777777" w:rsidR="00CB0854" w:rsidRDefault="00CB0854">
            <w:pPr>
              <w:jc w:val="center"/>
              <w:rPr>
                <w:rFonts w:eastAsia="Calibri" w:cs="Calibri"/>
                <w:b/>
                <w:bCs/>
                <w:color w:val="4D5154"/>
                <w:szCs w:val="24"/>
              </w:rPr>
            </w:pP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581259FB" w14:textId="77777777" w:rsidR="00CB0854" w:rsidRDefault="00CB0854">
            <w:pPr>
              <w:jc w:val="center"/>
            </w:pPr>
            <w:r>
              <w:rPr>
                <w:b/>
              </w:rPr>
              <w:t>Actor Action</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5312C5CD" w14:textId="77777777" w:rsidR="00CB0854" w:rsidRDefault="00CB0854">
            <w:pPr>
              <w:jc w:val="center"/>
              <w:rPr>
                <w:b/>
                <w:bCs/>
              </w:rPr>
            </w:pPr>
            <w:r>
              <w:rPr>
                <w:b/>
                <w:bCs/>
              </w:rPr>
              <w:t>System Response</w:t>
            </w:r>
          </w:p>
        </w:tc>
      </w:tr>
      <w:tr w:rsidR="00CB0854" w14:paraId="424DE301" w14:textId="77777777" w:rsidTr="00CB0854">
        <w:trPr>
          <w:trHeight w:val="284"/>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05DCD6AA" w14:textId="77777777" w:rsidR="00CB0854" w:rsidRDefault="00CB0854">
            <w:pPr>
              <w:rPr>
                <w:rFonts w:eastAsia="Calibri" w:cs="Calibri"/>
                <w:b/>
                <w:bCs/>
                <w:color w:val="4D5154"/>
                <w:szCs w:val="24"/>
              </w:rPr>
            </w:pP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0423E6E4" w14:textId="77777777" w:rsidR="00CB0854" w:rsidRDefault="00CB0854">
            <w:r>
              <w:rPr>
                <w:b/>
              </w:rPr>
              <w:t>Step 1:</w:t>
            </w:r>
            <w:r>
              <w:t xml:space="preserve"> user will click on open ticket button;</w:t>
            </w:r>
          </w:p>
          <w:p w14:paraId="705D75F8" w14:textId="77777777" w:rsidR="00CB0854" w:rsidRDefault="00CB0854"/>
          <w:p w14:paraId="4C838D53" w14:textId="77777777" w:rsidR="00CB0854" w:rsidRDefault="00CB0854"/>
          <w:p w14:paraId="6DD18816" w14:textId="77777777" w:rsidR="00CB0854" w:rsidRDefault="00CB0854"/>
          <w:p w14:paraId="1A5E9327" w14:textId="77777777" w:rsidR="00CB0854" w:rsidRDefault="00CB0854"/>
          <w:p w14:paraId="39400D05" w14:textId="77777777" w:rsidR="00CB0854" w:rsidRDefault="00CB0854">
            <w:pPr>
              <w:rPr>
                <w:b/>
              </w:rPr>
            </w:pPr>
          </w:p>
          <w:p w14:paraId="69404817" w14:textId="77777777" w:rsidR="00CB0854" w:rsidRDefault="00CB0854">
            <w:pPr>
              <w:rPr>
                <w:b/>
              </w:rPr>
            </w:pPr>
          </w:p>
          <w:p w14:paraId="621A7AF0" w14:textId="77777777" w:rsidR="00CB0854" w:rsidRDefault="00CB0854">
            <w:pPr>
              <w:rPr>
                <w:b/>
              </w:rPr>
            </w:pPr>
          </w:p>
          <w:p w14:paraId="2CEB2833" w14:textId="77777777" w:rsidR="00CB0854" w:rsidRDefault="00CB0854">
            <w:pPr>
              <w:rPr>
                <w:b/>
              </w:rPr>
            </w:pPr>
          </w:p>
          <w:p w14:paraId="5471EC4A" w14:textId="77777777" w:rsidR="00CB0854" w:rsidRDefault="00CB0854">
            <w:pPr>
              <w:rPr>
                <w:b/>
              </w:rPr>
            </w:pPr>
          </w:p>
          <w:p w14:paraId="3182C2D4" w14:textId="359F13FA" w:rsidR="00CB0854" w:rsidRDefault="00CB0854">
            <w:pPr>
              <w:rPr>
                <w:b/>
              </w:rPr>
            </w:pPr>
          </w:p>
          <w:p w14:paraId="32CE35A3" w14:textId="605999C7" w:rsidR="00970B51" w:rsidRDefault="00970B51">
            <w:pPr>
              <w:rPr>
                <w:b/>
              </w:rPr>
            </w:pPr>
          </w:p>
          <w:p w14:paraId="686D501E" w14:textId="2BDCBB63" w:rsidR="00970B51" w:rsidRDefault="00970B51">
            <w:pPr>
              <w:rPr>
                <w:b/>
              </w:rPr>
            </w:pPr>
          </w:p>
          <w:p w14:paraId="4E0D8ADF" w14:textId="58645005" w:rsidR="00970B51" w:rsidRDefault="00970B51">
            <w:pPr>
              <w:rPr>
                <w:b/>
              </w:rPr>
            </w:pPr>
          </w:p>
          <w:p w14:paraId="1B5EC827" w14:textId="77777777" w:rsidR="00970B51" w:rsidRDefault="00970B51">
            <w:pPr>
              <w:rPr>
                <w:b/>
              </w:rPr>
            </w:pPr>
          </w:p>
          <w:p w14:paraId="007900BB" w14:textId="4677CB64" w:rsidR="00CB0854" w:rsidRDefault="00CB0854" w:rsidP="00970B51">
            <w:r>
              <w:rPr>
                <w:b/>
              </w:rPr>
              <w:t>Step 3:</w:t>
            </w:r>
            <w:r>
              <w:t xml:space="preserve"> user will select</w:t>
            </w:r>
            <w:r w:rsidR="00970B51">
              <w:t xml:space="preserve"> the required (sites, regions or areas)</w:t>
            </w:r>
            <w:r>
              <w:t xml:space="preserve">, then click on the get button; </w:t>
            </w:r>
          </w:p>
          <w:p w14:paraId="3D1DC4E0" w14:textId="77777777" w:rsidR="00CB0854" w:rsidRDefault="00CB0854"/>
          <w:p w14:paraId="3A168F08" w14:textId="77777777" w:rsidR="00CB0854" w:rsidRDefault="00CB0854"/>
          <w:p w14:paraId="0E79FA0E" w14:textId="77777777" w:rsidR="00CB0854" w:rsidRDefault="00CB0854"/>
          <w:p w14:paraId="787A9DE2" w14:textId="77777777" w:rsidR="00CB0854" w:rsidRDefault="00CB0854"/>
          <w:p w14:paraId="1307ED27" w14:textId="77777777" w:rsidR="00CB0854" w:rsidRDefault="00CB0854"/>
          <w:p w14:paraId="3221A2FF" w14:textId="48D3CA00" w:rsidR="00CB0854" w:rsidRDefault="00CB0854">
            <w:pPr>
              <w:rPr>
                <w:b/>
              </w:rPr>
            </w:pPr>
          </w:p>
          <w:p w14:paraId="7FF94966" w14:textId="77777777" w:rsidR="00970B51" w:rsidRDefault="00970B51">
            <w:pPr>
              <w:rPr>
                <w:b/>
              </w:rPr>
            </w:pPr>
          </w:p>
          <w:p w14:paraId="4F76E275" w14:textId="77777777" w:rsidR="00CB0854" w:rsidRDefault="00CB0854">
            <w:pPr>
              <w:rPr>
                <w:rFonts w:eastAsia="Calibri" w:cs="Calibri"/>
                <w:szCs w:val="24"/>
              </w:rPr>
            </w:pPr>
            <w:r>
              <w:rPr>
                <w:b/>
              </w:rPr>
              <w:t xml:space="preserve">Step 5: </w:t>
            </w:r>
            <w:r>
              <w:rPr>
                <w:bCs/>
              </w:rPr>
              <w:t>user will  select</w:t>
            </w:r>
            <w:r>
              <w:rPr>
                <w:b/>
              </w:rPr>
              <w:t xml:space="preserve"> </w:t>
            </w:r>
            <w:r>
              <w:t>one of workflow templates and its type, then click on save button;</w:t>
            </w: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1EDA89D5" w14:textId="77777777" w:rsidR="00CB0854" w:rsidRDefault="00CB0854">
            <w:pPr>
              <w:rPr>
                <w:rFonts w:eastAsia="Calibri" w:cs="Calibri"/>
                <w:color w:val="4D5154"/>
                <w:szCs w:val="24"/>
              </w:rPr>
            </w:pPr>
          </w:p>
          <w:p w14:paraId="40E6765D" w14:textId="77777777" w:rsidR="00CB0854" w:rsidRDefault="00CB0854">
            <w:pPr>
              <w:rPr>
                <w:b/>
                <w:bCs/>
              </w:rPr>
            </w:pPr>
          </w:p>
          <w:p w14:paraId="64579A49" w14:textId="033F52B3" w:rsidR="00CB0854" w:rsidRDefault="00CB0854">
            <w:r>
              <w:rPr>
                <w:b/>
                <w:bCs/>
              </w:rPr>
              <w:t>Step 2</w:t>
            </w:r>
            <w:r>
              <w:t>: system will display a dialog containing:</w:t>
            </w:r>
          </w:p>
          <w:p w14:paraId="2F5456E0" w14:textId="24DE09D6" w:rsidR="00970B51" w:rsidRDefault="00970B51" w:rsidP="00970B51">
            <w:pPr>
              <w:pStyle w:val="ListParagraph"/>
              <w:numPr>
                <w:ilvl w:val="0"/>
                <w:numId w:val="47"/>
              </w:numPr>
              <w:bidi w:val="0"/>
            </w:pPr>
            <w:r w:rsidRPr="00970B51">
              <w:rPr>
                <w:rFonts w:ascii="Calibri" w:eastAsiaTheme="minorEastAsia" w:hAnsi="Calibri"/>
                <w:color w:val="4D5154" w:themeColor="text1" w:themeTint="BF"/>
                <w:sz w:val="24"/>
              </w:rPr>
              <w:t>Three radio buttons</w:t>
            </w:r>
            <w:r>
              <w:t>:</w:t>
            </w:r>
          </w:p>
          <w:p w14:paraId="70A1CDC3" w14:textId="4B669CE5" w:rsidR="00970B51" w:rsidRPr="00970B51" w:rsidRDefault="00970B51" w:rsidP="00970B51">
            <w:pPr>
              <w:pStyle w:val="ListParagraph"/>
              <w:numPr>
                <w:ilvl w:val="1"/>
                <w:numId w:val="47"/>
              </w:numPr>
              <w:bidi w:val="0"/>
              <w:rPr>
                <w:rFonts w:ascii="Calibri" w:eastAsiaTheme="minorEastAsia" w:hAnsi="Calibri"/>
                <w:color w:val="4D5154" w:themeColor="text1" w:themeTint="BF"/>
                <w:sz w:val="24"/>
              </w:rPr>
            </w:pPr>
            <w:r w:rsidRPr="00970B51">
              <w:rPr>
                <w:rFonts w:ascii="Calibri" w:eastAsiaTheme="minorEastAsia" w:hAnsi="Calibri"/>
                <w:color w:val="4D5154" w:themeColor="text1" w:themeTint="BF"/>
                <w:sz w:val="24"/>
              </w:rPr>
              <w:t>Multi Sites</w:t>
            </w:r>
          </w:p>
          <w:p w14:paraId="3A9DEA10" w14:textId="13996593" w:rsidR="00970B51" w:rsidRPr="00970B51" w:rsidRDefault="00970B51" w:rsidP="00970B51">
            <w:pPr>
              <w:pStyle w:val="ListParagraph"/>
              <w:numPr>
                <w:ilvl w:val="1"/>
                <w:numId w:val="47"/>
              </w:numPr>
              <w:bidi w:val="0"/>
              <w:rPr>
                <w:rFonts w:ascii="Calibri" w:eastAsiaTheme="minorEastAsia" w:hAnsi="Calibri"/>
                <w:color w:val="4D5154" w:themeColor="text1" w:themeTint="BF"/>
                <w:sz w:val="24"/>
              </w:rPr>
            </w:pPr>
            <w:r w:rsidRPr="00970B51">
              <w:rPr>
                <w:rFonts w:ascii="Calibri" w:eastAsiaTheme="minorEastAsia" w:hAnsi="Calibri"/>
                <w:color w:val="4D5154" w:themeColor="text1" w:themeTint="BF"/>
                <w:sz w:val="24"/>
              </w:rPr>
              <w:t>Multi Regions</w:t>
            </w:r>
          </w:p>
          <w:p w14:paraId="3389EE85" w14:textId="5F0BD1AB" w:rsidR="00970B51" w:rsidRPr="00970B51" w:rsidRDefault="00970B51" w:rsidP="00970B51">
            <w:pPr>
              <w:pStyle w:val="ListParagraph"/>
              <w:numPr>
                <w:ilvl w:val="1"/>
                <w:numId w:val="47"/>
              </w:numPr>
              <w:bidi w:val="0"/>
              <w:rPr>
                <w:rFonts w:ascii="Calibri" w:eastAsiaTheme="minorEastAsia" w:hAnsi="Calibri"/>
                <w:color w:val="4D5154" w:themeColor="text1" w:themeTint="BF"/>
                <w:sz w:val="24"/>
              </w:rPr>
            </w:pPr>
            <w:r w:rsidRPr="00970B51">
              <w:rPr>
                <w:rFonts w:ascii="Calibri" w:eastAsiaTheme="minorEastAsia" w:hAnsi="Calibri"/>
                <w:color w:val="4D5154" w:themeColor="text1" w:themeTint="BF"/>
                <w:sz w:val="24"/>
              </w:rPr>
              <w:t>Multi Areas</w:t>
            </w:r>
          </w:p>
          <w:p w14:paraId="0FC6CDD2" w14:textId="18666729" w:rsidR="00CB0854" w:rsidRDefault="00CB0854" w:rsidP="00A82897">
            <w:pPr>
              <w:pStyle w:val="ListParagraph"/>
              <w:numPr>
                <w:ilvl w:val="0"/>
                <w:numId w:val="47"/>
              </w:numPr>
              <w:bidi w:val="0"/>
              <w:spacing w:line="256" w:lineRule="auto"/>
              <w:rPr>
                <w:rFonts w:ascii="Calibri" w:eastAsiaTheme="minorEastAsia" w:hAnsi="Calibri"/>
                <w:color w:val="4D5154" w:themeColor="text1" w:themeTint="BF"/>
                <w:sz w:val="24"/>
              </w:rPr>
            </w:pPr>
            <w:r>
              <w:rPr>
                <w:rFonts w:ascii="Calibri" w:eastAsiaTheme="minorEastAsia" w:hAnsi="Calibri"/>
                <w:color w:val="4D5154" w:themeColor="text1" w:themeTint="BF"/>
                <w:sz w:val="24"/>
              </w:rPr>
              <w:t xml:space="preserve">Multi select dropdown list containing </w:t>
            </w:r>
            <w:r w:rsidR="00970B51">
              <w:rPr>
                <w:rFonts w:ascii="Calibri" w:eastAsiaTheme="minorEastAsia" w:hAnsi="Calibri"/>
                <w:color w:val="4D5154" w:themeColor="text1" w:themeTint="BF"/>
                <w:sz w:val="24"/>
              </w:rPr>
              <w:t>(</w:t>
            </w:r>
            <w:r>
              <w:rPr>
                <w:rFonts w:ascii="Calibri" w:eastAsiaTheme="minorEastAsia" w:hAnsi="Calibri"/>
                <w:color w:val="4D5154" w:themeColor="text1" w:themeTint="BF"/>
                <w:sz w:val="24"/>
              </w:rPr>
              <w:t>all sites</w:t>
            </w:r>
            <w:r w:rsidR="00970B51">
              <w:rPr>
                <w:rFonts w:ascii="Calibri" w:eastAsiaTheme="minorEastAsia" w:hAnsi="Calibri"/>
                <w:color w:val="4D5154" w:themeColor="text1" w:themeTint="BF"/>
                <w:sz w:val="24"/>
              </w:rPr>
              <w:t xml:space="preserve">, all regions or </w:t>
            </w:r>
            <w:r w:rsidR="00A82897">
              <w:rPr>
                <w:rFonts w:ascii="Calibri" w:eastAsiaTheme="minorEastAsia" w:hAnsi="Calibri"/>
                <w:color w:val="4D5154" w:themeColor="text1" w:themeTint="BF"/>
                <w:sz w:val="24"/>
              </w:rPr>
              <w:t>all</w:t>
            </w:r>
            <w:r w:rsidR="00970B51">
              <w:rPr>
                <w:rFonts w:ascii="Calibri" w:eastAsiaTheme="minorEastAsia" w:hAnsi="Calibri"/>
                <w:color w:val="4D5154" w:themeColor="text1" w:themeTint="BF"/>
                <w:sz w:val="24"/>
              </w:rPr>
              <w:t xml:space="preserve"> areas)</w:t>
            </w:r>
            <w:r>
              <w:rPr>
                <w:rFonts w:ascii="Calibri" w:eastAsiaTheme="minorEastAsia" w:hAnsi="Calibri"/>
                <w:color w:val="4D5154" w:themeColor="text1" w:themeTint="BF"/>
                <w:sz w:val="24"/>
              </w:rPr>
              <w:t xml:space="preserve"> </w:t>
            </w:r>
            <w:r w:rsidR="00970B51">
              <w:rPr>
                <w:rFonts w:ascii="Calibri" w:eastAsiaTheme="minorEastAsia" w:hAnsi="Calibri"/>
                <w:color w:val="4D5154" w:themeColor="text1" w:themeTint="BF"/>
                <w:sz w:val="24"/>
              </w:rPr>
              <w:t xml:space="preserve">depends on what radio button is checked, </w:t>
            </w:r>
            <w:r>
              <w:rPr>
                <w:rFonts w:ascii="Calibri" w:eastAsiaTheme="minorEastAsia" w:hAnsi="Calibri"/>
                <w:color w:val="4D5154" w:themeColor="text1" w:themeTint="BF"/>
                <w:sz w:val="24"/>
              </w:rPr>
              <w:t>with a filter on name;</w:t>
            </w:r>
          </w:p>
          <w:p w14:paraId="58D2A8F6" w14:textId="77777777" w:rsidR="00CB0854" w:rsidRDefault="00CB0854" w:rsidP="00CB0854">
            <w:pPr>
              <w:pStyle w:val="ListParagraph"/>
              <w:numPr>
                <w:ilvl w:val="0"/>
                <w:numId w:val="47"/>
              </w:numPr>
              <w:bidi w:val="0"/>
              <w:spacing w:line="256" w:lineRule="auto"/>
              <w:rPr>
                <w:rFonts w:ascii="Calibri" w:eastAsiaTheme="minorEastAsia" w:hAnsi="Calibri"/>
                <w:color w:val="4D5154" w:themeColor="text1" w:themeTint="BF"/>
                <w:sz w:val="24"/>
              </w:rPr>
            </w:pPr>
            <w:r>
              <w:rPr>
                <w:rFonts w:ascii="Calibri" w:eastAsiaTheme="minorEastAsia" w:hAnsi="Calibri"/>
                <w:color w:val="4D5154" w:themeColor="text1" w:themeTint="BF"/>
                <w:sz w:val="24"/>
              </w:rPr>
              <w:t>Button: to get the workflow templates which could be applied on the selected sites;</w:t>
            </w:r>
          </w:p>
          <w:p w14:paraId="24A8BDA2" w14:textId="77777777" w:rsidR="00CB0854" w:rsidRDefault="00CB0854">
            <w:pPr>
              <w:rPr>
                <w:b/>
                <w:bCs/>
              </w:rPr>
            </w:pPr>
          </w:p>
          <w:p w14:paraId="787FC8A3" w14:textId="77777777" w:rsidR="00CB0854" w:rsidRDefault="00CB0854">
            <w:pPr>
              <w:rPr>
                <w:b/>
                <w:bCs/>
              </w:rPr>
            </w:pPr>
          </w:p>
          <w:p w14:paraId="59411EC8" w14:textId="77777777" w:rsidR="00CB0854" w:rsidRDefault="00CB0854">
            <w:pPr>
              <w:rPr>
                <w:b/>
                <w:bCs/>
              </w:rPr>
            </w:pPr>
          </w:p>
          <w:p w14:paraId="3246CB61" w14:textId="77777777" w:rsidR="00CB0854" w:rsidRDefault="00CB0854">
            <w:r>
              <w:rPr>
                <w:b/>
                <w:bCs/>
              </w:rPr>
              <w:t>Step 4</w:t>
            </w:r>
            <w:r>
              <w:t>: system will display a dropdown list containing workflow templates which could be applied on the selected sites and their types if existed;</w:t>
            </w:r>
          </w:p>
          <w:p w14:paraId="60F51137" w14:textId="77777777" w:rsidR="00CB0854" w:rsidRDefault="00CB0854">
            <w:pPr>
              <w:rPr>
                <w:b/>
                <w:bCs/>
              </w:rPr>
            </w:pPr>
          </w:p>
          <w:p w14:paraId="34A26809" w14:textId="77777777" w:rsidR="00CB0854" w:rsidRDefault="00CB0854">
            <w:pPr>
              <w:rPr>
                <w:b/>
                <w:bCs/>
              </w:rPr>
            </w:pPr>
          </w:p>
          <w:p w14:paraId="557E012D" w14:textId="0411181B" w:rsidR="00CB0854" w:rsidRDefault="00CB0854">
            <w:pPr>
              <w:rPr>
                <w:b/>
                <w:bCs/>
              </w:rPr>
            </w:pPr>
          </w:p>
          <w:p w14:paraId="1ED684A0" w14:textId="77777777" w:rsidR="00A82897" w:rsidRDefault="00A82897">
            <w:pPr>
              <w:rPr>
                <w:b/>
                <w:bCs/>
              </w:rPr>
            </w:pPr>
          </w:p>
          <w:p w14:paraId="5E00085E" w14:textId="77777777" w:rsidR="00CB0854" w:rsidRDefault="00CB0854">
            <w:pPr>
              <w:rPr>
                <w:lang w:bidi="ar-LB"/>
              </w:rPr>
            </w:pPr>
            <w:r>
              <w:rPr>
                <w:b/>
                <w:bCs/>
              </w:rPr>
              <w:t>Step 6</w:t>
            </w:r>
            <w:r>
              <w:t>: system will open the tickets on the selected sites then close the dialog.</w:t>
            </w:r>
          </w:p>
        </w:tc>
      </w:tr>
      <w:tr w:rsidR="00CB0854" w14:paraId="38C92959"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10A6392" w14:textId="77777777" w:rsidR="00CB0854" w:rsidRDefault="00CB0854">
            <w:pPr>
              <w:jc w:val="center"/>
              <w:rPr>
                <w:b/>
                <w:bCs/>
                <w:rtl/>
              </w:rPr>
            </w:pPr>
            <w:r>
              <w:rPr>
                <w:b/>
                <w:bCs/>
              </w:rPr>
              <w:t>Alternate Flow:</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69AB972" w14:textId="54616602" w:rsidR="00CB0854" w:rsidRDefault="00CB0854">
            <w:r>
              <w:rPr>
                <w:bCs/>
              </w:rPr>
              <w:t>In case there is no workflow template could be applied on the selected sites</w:t>
            </w:r>
            <w:r w:rsidR="00970B51">
              <w:rPr>
                <w:bCs/>
              </w:rPr>
              <w:t>, regions or areas</w:t>
            </w:r>
            <w:r>
              <w:rPr>
                <w:bCs/>
              </w:rPr>
              <w:t>, system will notify user by displaying a message.</w:t>
            </w:r>
          </w:p>
        </w:tc>
      </w:tr>
      <w:tr w:rsidR="00CB0854" w14:paraId="644606A8" w14:textId="77777777" w:rsidTr="00CB0854">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18441A7E" w14:textId="77777777" w:rsidR="00CB0854" w:rsidRDefault="00CB0854">
            <w:pPr>
              <w:jc w:val="center"/>
              <w:rPr>
                <w:rFonts w:eastAsia="Calibri" w:cs="Calibri"/>
                <w:b/>
                <w:bCs/>
                <w:color w:val="4D5154"/>
                <w:szCs w:val="24"/>
              </w:rPr>
            </w:pPr>
            <w:r>
              <w:rPr>
                <w:b/>
                <w:bCs/>
              </w:rPr>
              <w:t>Post Condition:</w:t>
            </w:r>
          </w:p>
        </w:tc>
        <w:tc>
          <w:tcPr>
            <w:tcW w:w="6288" w:type="dxa"/>
            <w:gridSpan w:val="2"/>
            <w:tcBorders>
              <w:top w:val="single" w:sz="4" w:space="0" w:color="9EA2A6"/>
              <w:left w:val="single" w:sz="4" w:space="0" w:color="9EA2A6"/>
              <w:bottom w:val="single" w:sz="4" w:space="0" w:color="9EA2A6"/>
              <w:right w:val="single" w:sz="4" w:space="0" w:color="9EA2A6"/>
            </w:tcBorders>
            <w:hideMark/>
          </w:tcPr>
          <w:p w14:paraId="07B9217A" w14:textId="77777777" w:rsidR="00CB0854" w:rsidRDefault="00CB0854">
            <w:r>
              <w:t xml:space="preserve">The opened tickets will be found on </w:t>
            </w:r>
            <w:r>
              <w:rPr>
                <w:u w:val="single"/>
              </w:rPr>
              <w:t>Requests Interface</w:t>
            </w:r>
            <w:r>
              <w:t>.</w:t>
            </w:r>
          </w:p>
        </w:tc>
      </w:tr>
      <w:tr w:rsidR="00CB0854" w14:paraId="78346D3E" w14:textId="77777777" w:rsidTr="00CB0854">
        <w:trPr>
          <w:trHeight w:val="350"/>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D7A43DA" w14:textId="77777777" w:rsidR="00CB0854" w:rsidRDefault="00CB0854">
            <w:pPr>
              <w:jc w:val="center"/>
              <w:rPr>
                <w:b/>
                <w:bCs/>
              </w:rPr>
            </w:pPr>
            <w:r>
              <w:rPr>
                <w:b/>
                <w:bCs/>
              </w:rPr>
              <w:t>Business Rules:</w:t>
            </w:r>
          </w:p>
        </w:tc>
        <w:tc>
          <w:tcPr>
            <w:tcW w:w="6288" w:type="dxa"/>
            <w:gridSpan w:val="2"/>
            <w:tcBorders>
              <w:top w:val="single" w:sz="4" w:space="0" w:color="9EA2A6"/>
              <w:left w:val="single" w:sz="4" w:space="0" w:color="9EA2A6"/>
              <w:bottom w:val="single" w:sz="4" w:space="0" w:color="9EA2A6"/>
              <w:right w:val="single" w:sz="4" w:space="0" w:color="9EA2A6"/>
            </w:tcBorders>
            <w:hideMark/>
          </w:tcPr>
          <w:p w14:paraId="068A06D2" w14:textId="512EC202" w:rsidR="00CB0854" w:rsidRDefault="00CB0854">
            <w:r>
              <w:t>The dropdown list of workflow template will be empty in case there is no workflow could be applied on the selected sites</w:t>
            </w:r>
            <w:r w:rsidR="00970B51">
              <w:t xml:space="preserve"> regions or areas</w:t>
            </w:r>
            <w:r>
              <w:t>.</w:t>
            </w:r>
          </w:p>
        </w:tc>
      </w:tr>
    </w:tbl>
    <w:p w14:paraId="0E4FE441" w14:textId="77777777" w:rsidR="00CB0854" w:rsidRDefault="00CB0854" w:rsidP="00CB0854"/>
    <w:p w14:paraId="66BF930A" w14:textId="77777777" w:rsidR="00CB0854" w:rsidRDefault="00CB0854" w:rsidP="00AB362F"/>
    <w:p w14:paraId="03B8C65B" w14:textId="77777777" w:rsidR="00AB362F" w:rsidRDefault="00AB362F" w:rsidP="00AB362F">
      <w:pPr>
        <w:pStyle w:val="Heading4"/>
        <w:rPr>
          <w:rFonts w:eastAsia="Times"/>
          <w:color w:val="4D5154" w:themeColor="text1" w:themeTint="BF"/>
        </w:rPr>
      </w:pPr>
      <w:r>
        <w:rPr>
          <w:rFonts w:eastAsia="Times"/>
          <w:color w:val="4D5154" w:themeColor="text1" w:themeTint="BF"/>
        </w:rPr>
        <w:t>My Pending Requests Test CAses</w:t>
      </w:r>
    </w:p>
    <w:p w14:paraId="629E45BB" w14:textId="77777777" w:rsidR="00AB362F" w:rsidRDefault="00AB362F" w:rsidP="00AB362F">
      <w:pPr>
        <w:tabs>
          <w:tab w:val="left" w:pos="180"/>
          <w:tab w:val="left" w:pos="360"/>
          <w:tab w:val="left" w:pos="720"/>
        </w:tabs>
        <w:spacing w:line="240" w:lineRule="auto"/>
      </w:pPr>
    </w:p>
    <w:p w14:paraId="6CE60B5F" w14:textId="77777777" w:rsidR="00AB362F" w:rsidRDefault="00AB362F" w:rsidP="003745E3">
      <w:pPr>
        <w:pStyle w:val="Heading6"/>
        <w:numPr>
          <w:ilvl w:val="0"/>
          <w:numId w:val="35"/>
        </w:numPr>
        <w:rPr>
          <w:lang w:bidi="ar-SY"/>
        </w:rPr>
      </w:pPr>
      <w:r w:rsidRPr="00DA74A1">
        <w:rPr>
          <w:rFonts w:cstheme="minorHAnsi"/>
          <w:iCs/>
          <w:szCs w:val="24"/>
        </w:rPr>
        <w:t xml:space="preserve">View </w:t>
      </w:r>
      <w:r>
        <w:rPr>
          <w:rFonts w:cstheme="minorHAnsi"/>
          <w:iCs/>
          <w:szCs w:val="24"/>
        </w:rPr>
        <w:t>My Pending Requests</w:t>
      </w:r>
      <w:r w:rsidRPr="00DA74A1">
        <w:rPr>
          <w:rFonts w:cstheme="minorHAnsi"/>
          <w:iCs/>
          <w:szCs w:val="24"/>
        </w:rPr>
        <w:t xml:space="preserve"> </w:t>
      </w:r>
      <w:r>
        <w:rPr>
          <w:rFonts w:cstheme="minorHAnsi"/>
          <w:iCs/>
          <w:szCs w:val="24"/>
        </w:rPr>
        <w:t>Use Case</w:t>
      </w:r>
      <w:r w:rsidRPr="008643F8">
        <w:rPr>
          <w:rFonts w:cstheme="minorHAnsi"/>
          <w:iCs/>
          <w:szCs w:val="24"/>
        </w:rPr>
        <w:t xml:space="preserve"> </w:t>
      </w:r>
    </w:p>
    <w:p w14:paraId="504F1FB1" w14:textId="77777777" w:rsidR="00AB362F" w:rsidRDefault="00AB362F" w:rsidP="00AB362F"/>
    <w:tbl>
      <w:tblPr>
        <w:tblW w:w="9168"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44"/>
        <w:gridCol w:w="3144"/>
      </w:tblGrid>
      <w:tr w:rsidR="00AB362F" w14:paraId="36FE9C3B" w14:textId="77777777" w:rsidTr="00461DE9">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67F9D99" w14:textId="77777777" w:rsidR="00AB362F" w:rsidRDefault="00AB362F" w:rsidP="00461DE9">
            <w:pPr>
              <w:jc w:val="center"/>
            </w:pPr>
            <w:r w:rsidRPr="00AD4494">
              <w:t>ID</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8CDB751" w14:textId="77777777" w:rsidR="00AB362F" w:rsidRPr="009E30EB" w:rsidRDefault="00AB362F" w:rsidP="00461DE9">
            <w:pPr>
              <w:jc w:val="center"/>
              <w:rPr>
                <w:b/>
                <w:bCs/>
                <w:color w:val="282660"/>
                <w:szCs w:val="28"/>
              </w:rPr>
            </w:pPr>
            <w:r w:rsidRPr="009E30EB">
              <w:rPr>
                <w:b/>
                <w:bCs/>
              </w:rPr>
              <w:t>1</w:t>
            </w:r>
          </w:p>
        </w:tc>
      </w:tr>
      <w:tr w:rsidR="00AB362F" w14:paraId="363D1642"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0BC5C4C" w14:textId="77777777" w:rsidR="00AB362F" w:rsidRDefault="00AB362F" w:rsidP="00461DE9">
            <w:pPr>
              <w:jc w:val="center"/>
              <w:rPr>
                <w:color w:val="4D5154"/>
                <w:szCs w:val="24"/>
              </w:rPr>
            </w:pPr>
            <w:r>
              <w:t>Name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352DB9C9" w14:textId="77777777" w:rsidR="00AB362F" w:rsidRPr="00AD4494" w:rsidRDefault="00AB362F" w:rsidP="00461DE9">
            <w:pPr>
              <w:jc w:val="center"/>
            </w:pPr>
            <w:r>
              <w:rPr>
                <w:rFonts w:cstheme="minorHAnsi"/>
                <w:iCs/>
                <w:szCs w:val="24"/>
              </w:rPr>
              <w:t>View My Pending Requests</w:t>
            </w:r>
          </w:p>
        </w:tc>
      </w:tr>
      <w:tr w:rsidR="00AB362F" w14:paraId="3EA05107"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608BAB54" w14:textId="77777777" w:rsidR="00AB362F" w:rsidRDefault="00AB362F" w:rsidP="00461DE9">
            <w:pPr>
              <w:jc w:val="center"/>
              <w:rPr>
                <w:rFonts w:eastAsia="Calibri" w:cs="Calibri"/>
                <w:color w:val="4D5154"/>
                <w:szCs w:val="24"/>
              </w:rPr>
            </w:pPr>
            <w:r>
              <w:t>Version Date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6938AF0C" w14:textId="77777777" w:rsidR="00AB362F" w:rsidRPr="00AD4494" w:rsidRDefault="00AB362F" w:rsidP="00461DE9">
            <w:pPr>
              <w:jc w:val="center"/>
            </w:pPr>
            <w:r>
              <w:t>26</w:t>
            </w:r>
            <w:r w:rsidRPr="00AD4494">
              <w:t>/</w:t>
            </w:r>
            <w:r>
              <w:t>12</w:t>
            </w:r>
            <w:r w:rsidRPr="00AD4494">
              <w:t>/2021</w:t>
            </w:r>
          </w:p>
        </w:tc>
      </w:tr>
      <w:tr w:rsidR="00AB362F" w14:paraId="5DD2D213"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7514213" w14:textId="77777777" w:rsidR="00AB362F" w:rsidRDefault="00AB362F" w:rsidP="00461DE9">
            <w:pPr>
              <w:jc w:val="center"/>
              <w:rPr>
                <w:rFonts w:eastAsia="Calibri" w:cs="Calibri"/>
                <w:color w:val="4D5154"/>
                <w:szCs w:val="24"/>
              </w:rPr>
            </w:pPr>
            <w:r>
              <w:t>Brief Description:</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360A625" w14:textId="77777777" w:rsidR="00AB362F" w:rsidRPr="00AD4494" w:rsidRDefault="00AB362F" w:rsidP="00461DE9">
            <w:pPr>
              <w:tabs>
                <w:tab w:val="left" w:pos="180"/>
                <w:tab w:val="left" w:pos="360"/>
                <w:tab w:val="left" w:pos="720"/>
              </w:tabs>
              <w:spacing w:line="240" w:lineRule="auto"/>
              <w:jc w:val="both"/>
            </w:pPr>
            <w:r w:rsidRPr="001918F3">
              <w:rPr>
                <w:lang w:bidi="ar-SY"/>
              </w:rPr>
              <w:t>This use case represents viewing</w:t>
            </w:r>
            <w:r>
              <w:rPr>
                <w:lang w:bidi="ar-SY"/>
              </w:rPr>
              <w:t xml:space="preserve"> requests </w:t>
            </w:r>
            <w:r>
              <w:t>which are still pending and waiting an action to be executed.</w:t>
            </w:r>
          </w:p>
        </w:tc>
      </w:tr>
      <w:tr w:rsidR="00AB362F" w14:paraId="13C49347"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BD20DD2" w14:textId="77777777" w:rsidR="00AB362F" w:rsidRDefault="00AB362F" w:rsidP="00461DE9">
            <w:pPr>
              <w:jc w:val="center"/>
              <w:rPr>
                <w:rFonts w:eastAsia="Calibri" w:cs="Calibri"/>
                <w:color w:val="4D5154"/>
                <w:szCs w:val="24"/>
              </w:rPr>
            </w:pPr>
            <w:r>
              <w:t>Business [System] Trigger:</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4693936" w14:textId="77777777" w:rsidR="00AB362F" w:rsidRPr="00AD4494" w:rsidRDefault="00AB362F" w:rsidP="00461DE9">
            <w:pPr>
              <w:jc w:val="both"/>
            </w:pPr>
            <w:r w:rsidRPr="001918F3">
              <w:rPr>
                <w:lang w:bidi="ar-SY"/>
              </w:rPr>
              <w:t>User want</w:t>
            </w:r>
            <w:r>
              <w:rPr>
                <w:lang w:bidi="ar-SY"/>
              </w:rPr>
              <w:t>s</w:t>
            </w:r>
            <w:r w:rsidRPr="001918F3">
              <w:rPr>
                <w:lang w:bidi="ar-SY"/>
              </w:rPr>
              <w:t xml:space="preserve"> </w:t>
            </w:r>
            <w:r>
              <w:rPr>
                <w:lang w:bidi="ar-SY"/>
              </w:rPr>
              <w:t>to display all requests which are pending and waiting to be executed by them</w:t>
            </w:r>
            <w:r w:rsidRPr="001918F3">
              <w:rPr>
                <w:lang w:bidi="ar-SY"/>
              </w:rPr>
              <w:t>.</w:t>
            </w:r>
          </w:p>
        </w:tc>
      </w:tr>
      <w:tr w:rsidR="00AB362F" w14:paraId="4324C8A0"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752C948" w14:textId="77777777" w:rsidR="00AB362F" w:rsidRDefault="00AB362F" w:rsidP="00461DE9">
            <w:pPr>
              <w:jc w:val="center"/>
              <w:rPr>
                <w:rFonts w:eastAsia="Calibri" w:cs="Calibri"/>
                <w:color w:val="4D5154"/>
                <w:szCs w:val="24"/>
              </w:rPr>
            </w:pPr>
            <w:r>
              <w:t>Preconditions: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3E00BBBA" w14:textId="77777777" w:rsidR="00AB362F" w:rsidRDefault="00AB362F" w:rsidP="00461DE9">
            <w:pPr>
              <w:rPr>
                <w:lang w:bidi="ar-SY"/>
              </w:rPr>
            </w:pPr>
            <w:r w:rsidRPr="001918F3">
              <w:rPr>
                <w:lang w:bidi="ar-SY"/>
              </w:rPr>
              <w:t>User has to have a permission</w:t>
            </w:r>
          </w:p>
          <w:p w14:paraId="3D2EB00D" w14:textId="77777777" w:rsidR="00AB362F" w:rsidRPr="00AD4494" w:rsidRDefault="00AB362F" w:rsidP="00461DE9">
            <w:pPr>
              <w:jc w:val="center"/>
            </w:pPr>
          </w:p>
        </w:tc>
      </w:tr>
      <w:tr w:rsidR="00AB362F" w14:paraId="16E3DB36"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75317D29" w14:textId="77777777" w:rsidR="00AB362F" w:rsidRDefault="00AB362F" w:rsidP="00461DE9">
            <w:pPr>
              <w:jc w:val="center"/>
              <w:rPr>
                <w:rFonts w:eastAsia="Calibri" w:cs="Calibri"/>
                <w:color w:val="4D5154"/>
                <w:szCs w:val="24"/>
              </w:rPr>
            </w:pPr>
            <w:r>
              <w:t>Assumptions: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69B8256" w14:textId="77777777" w:rsidR="00AB362F" w:rsidRPr="00483DD3" w:rsidRDefault="00AB362F" w:rsidP="00461DE9">
            <w:pPr>
              <w:jc w:val="center"/>
              <w:rPr>
                <w:bCs/>
              </w:rPr>
            </w:pPr>
            <w:r>
              <w:rPr>
                <w:lang w:bidi="ar-SY"/>
              </w:rPr>
              <w:t>-</w:t>
            </w:r>
          </w:p>
        </w:tc>
      </w:tr>
      <w:tr w:rsidR="00AB362F" w14:paraId="3913EB95"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E5D6269" w14:textId="77777777" w:rsidR="00AB362F" w:rsidRDefault="00AB362F" w:rsidP="00461DE9">
            <w:pPr>
              <w:jc w:val="center"/>
              <w:rPr>
                <w:rFonts w:eastAsia="Calibri" w:cs="Calibri"/>
                <w:color w:val="4D5154"/>
                <w:szCs w:val="24"/>
              </w:rPr>
            </w:pPr>
            <w:r>
              <w:t>Actor(s):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F952E0A" w14:textId="77777777" w:rsidR="00AB362F" w:rsidRPr="00AD4494" w:rsidRDefault="00AB362F" w:rsidP="00461DE9">
            <w:r w:rsidRPr="001918F3">
              <w:rPr>
                <w:lang w:bidi="ar-SY"/>
              </w:rPr>
              <w:t>Admin, Permitted User</w:t>
            </w:r>
          </w:p>
        </w:tc>
      </w:tr>
      <w:tr w:rsidR="00AB362F" w14:paraId="6098FFD6"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C418493" w14:textId="77777777" w:rsidR="00AB362F" w:rsidRDefault="00AB362F" w:rsidP="00461DE9">
            <w:pPr>
              <w:jc w:val="center"/>
              <w:rPr>
                <w:rFonts w:eastAsia="Calibri" w:cs="Calibri"/>
                <w:color w:val="4D5154"/>
                <w:szCs w:val="24"/>
              </w:rPr>
            </w:pPr>
            <w:r>
              <w:t>Priority:</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0887E641" w14:textId="77777777" w:rsidR="00AB362F" w:rsidRPr="00AD4494" w:rsidRDefault="00AB362F" w:rsidP="00461DE9">
            <w:r w:rsidRPr="001918F3">
              <w:rPr>
                <w:lang w:bidi="ar-SY"/>
              </w:rPr>
              <w:t>High</w:t>
            </w:r>
          </w:p>
        </w:tc>
      </w:tr>
      <w:tr w:rsidR="00AB362F" w14:paraId="64873B2A" w14:textId="77777777" w:rsidTr="00461DE9">
        <w:trPr>
          <w:trHeight w:val="284"/>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689BA5BB" w14:textId="77777777" w:rsidR="00AB362F" w:rsidRDefault="00AB362F" w:rsidP="00461DE9">
            <w:pPr>
              <w:jc w:val="center"/>
              <w:rPr>
                <w:rFonts w:eastAsia="Calibri" w:cs="Calibri"/>
                <w:color w:val="4D5154"/>
                <w:szCs w:val="24"/>
              </w:rPr>
            </w:pPr>
            <w:r>
              <w:rPr>
                <w:rFonts w:eastAsia="Calibri" w:cs="Calibri"/>
                <w:color w:val="4D5154"/>
                <w:szCs w:val="24"/>
              </w:rPr>
              <w:t>Main Flow:</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3631F3D7" w14:textId="77777777" w:rsidR="00AB362F" w:rsidRDefault="00AB362F" w:rsidP="00461DE9">
            <w:pPr>
              <w:jc w:val="center"/>
            </w:pPr>
            <w:r>
              <w:rPr>
                <w:b/>
              </w:rPr>
              <w:t>Actor Action</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35645114" w14:textId="77777777" w:rsidR="00AB362F" w:rsidRPr="00295C57" w:rsidRDefault="00AB362F" w:rsidP="00461DE9">
            <w:pPr>
              <w:jc w:val="center"/>
              <w:rPr>
                <w:b/>
                <w:bCs/>
              </w:rPr>
            </w:pPr>
            <w:r w:rsidRPr="00295C57">
              <w:rPr>
                <w:b/>
                <w:bCs/>
              </w:rPr>
              <w:t>System Response</w:t>
            </w:r>
          </w:p>
        </w:tc>
      </w:tr>
      <w:tr w:rsidR="00AB362F" w14:paraId="4ED0C638" w14:textId="77777777" w:rsidTr="00461DE9">
        <w:trPr>
          <w:trHeight w:val="20"/>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32F59E5D" w14:textId="77777777" w:rsidR="00AB362F" w:rsidRDefault="00AB362F" w:rsidP="00461DE9">
            <w:pPr>
              <w:rPr>
                <w:color w:val="4D5154"/>
                <w:szCs w:val="24"/>
              </w:rPr>
            </w:pP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13C9230A" w14:textId="77777777" w:rsidR="00AB362F" w:rsidRPr="00F907F5" w:rsidRDefault="00AB362F" w:rsidP="00461DE9">
            <w:pPr>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click on My Pending Requests under Requests;</w:t>
            </w:r>
          </w:p>
          <w:p w14:paraId="2651F487" w14:textId="77777777" w:rsidR="00AB362F" w:rsidRPr="00F907F5" w:rsidRDefault="00AB362F" w:rsidP="00461DE9">
            <w:pPr>
              <w:rPr>
                <w:rFonts w:cstheme="minorHAnsi"/>
                <w:iCs/>
                <w:szCs w:val="24"/>
              </w:rPr>
            </w:pPr>
          </w:p>
          <w:p w14:paraId="311E93DE" w14:textId="77777777" w:rsidR="00AB362F" w:rsidRPr="00F907F5" w:rsidRDefault="00AB362F" w:rsidP="00461DE9">
            <w:pPr>
              <w:rPr>
                <w:rFonts w:cstheme="minorHAnsi"/>
                <w:iCs/>
                <w:szCs w:val="24"/>
              </w:rPr>
            </w:pPr>
          </w:p>
          <w:p w14:paraId="7D1B87A8" w14:textId="77777777" w:rsidR="00AB362F" w:rsidRPr="00F907F5" w:rsidRDefault="00AB362F" w:rsidP="00461DE9">
            <w:pPr>
              <w:rPr>
                <w:rFonts w:cstheme="minorHAnsi"/>
                <w:iCs/>
                <w:szCs w:val="24"/>
              </w:rPr>
            </w:pPr>
          </w:p>
          <w:p w14:paraId="24303A55" w14:textId="77777777" w:rsidR="00AB362F" w:rsidRPr="00F907F5" w:rsidRDefault="00AB362F" w:rsidP="00461DE9">
            <w:pPr>
              <w:rPr>
                <w:rFonts w:cstheme="minorHAnsi"/>
                <w:iCs/>
                <w:szCs w:val="24"/>
              </w:rPr>
            </w:pPr>
          </w:p>
          <w:p w14:paraId="693AA3EC" w14:textId="77777777" w:rsidR="00AB362F" w:rsidRDefault="00AB362F" w:rsidP="00461DE9">
            <w:pPr>
              <w:rPr>
                <w:rFonts w:cstheme="minorHAnsi"/>
                <w:b/>
                <w:bCs/>
                <w:iCs/>
                <w:szCs w:val="24"/>
              </w:rPr>
            </w:pPr>
          </w:p>
          <w:p w14:paraId="09AF74CC" w14:textId="77777777" w:rsidR="00AB362F" w:rsidRDefault="00AB362F" w:rsidP="00461DE9">
            <w:pPr>
              <w:rPr>
                <w:rFonts w:cstheme="minorHAnsi"/>
                <w:b/>
                <w:bCs/>
                <w:iCs/>
                <w:szCs w:val="24"/>
              </w:rPr>
            </w:pPr>
          </w:p>
          <w:p w14:paraId="2B206457" w14:textId="77777777" w:rsidR="00AB362F" w:rsidRDefault="00AB362F" w:rsidP="00461DE9">
            <w:pPr>
              <w:rPr>
                <w:rFonts w:cstheme="minorHAnsi"/>
                <w:b/>
                <w:bCs/>
                <w:iCs/>
                <w:szCs w:val="24"/>
              </w:rPr>
            </w:pPr>
          </w:p>
          <w:p w14:paraId="14B63A38" w14:textId="77777777" w:rsidR="00AB362F" w:rsidRDefault="00AB362F" w:rsidP="00461DE9">
            <w:pPr>
              <w:rPr>
                <w:rFonts w:cstheme="minorHAnsi"/>
                <w:b/>
                <w:bCs/>
                <w:iCs/>
                <w:szCs w:val="24"/>
              </w:rPr>
            </w:pPr>
          </w:p>
          <w:p w14:paraId="2DE43D4D" w14:textId="77777777" w:rsidR="00AB362F" w:rsidRDefault="00AB362F" w:rsidP="00461DE9">
            <w:pPr>
              <w:rPr>
                <w:rFonts w:cstheme="minorHAnsi"/>
                <w:b/>
                <w:bCs/>
                <w:iCs/>
                <w:szCs w:val="24"/>
              </w:rPr>
            </w:pPr>
          </w:p>
          <w:p w14:paraId="28108D57" w14:textId="77777777" w:rsidR="00AB362F" w:rsidRDefault="00AB362F" w:rsidP="00461DE9">
            <w:pPr>
              <w:rPr>
                <w:rFonts w:cstheme="minorHAnsi"/>
                <w:b/>
                <w:bCs/>
                <w:iCs/>
                <w:szCs w:val="24"/>
              </w:rPr>
            </w:pPr>
          </w:p>
          <w:p w14:paraId="1E0AF855" w14:textId="77777777" w:rsidR="00AB362F" w:rsidRDefault="00AB362F" w:rsidP="00461DE9">
            <w:pPr>
              <w:rPr>
                <w:rFonts w:cstheme="minorHAnsi"/>
                <w:b/>
                <w:bCs/>
                <w:iCs/>
                <w:szCs w:val="24"/>
              </w:rPr>
            </w:pPr>
          </w:p>
          <w:p w14:paraId="25E5916C" w14:textId="77777777" w:rsidR="00AB362F" w:rsidRDefault="00AB362F" w:rsidP="00461DE9">
            <w:pPr>
              <w:rPr>
                <w:rFonts w:cstheme="minorHAnsi"/>
                <w:b/>
                <w:bCs/>
                <w:iCs/>
                <w:szCs w:val="24"/>
              </w:rPr>
            </w:pPr>
          </w:p>
          <w:p w14:paraId="7308AD14" w14:textId="77777777" w:rsidR="00AB362F" w:rsidRDefault="00AB362F" w:rsidP="00461DE9">
            <w:pPr>
              <w:rPr>
                <w:rFonts w:cstheme="minorHAnsi"/>
                <w:b/>
                <w:bCs/>
                <w:iCs/>
                <w:szCs w:val="24"/>
              </w:rPr>
            </w:pPr>
          </w:p>
          <w:p w14:paraId="2EE4D818" w14:textId="77777777" w:rsidR="00AB362F" w:rsidRDefault="00AB362F" w:rsidP="00461DE9">
            <w:pPr>
              <w:rPr>
                <w:rFonts w:cstheme="minorHAnsi"/>
                <w:b/>
                <w:bCs/>
                <w:iCs/>
                <w:szCs w:val="24"/>
              </w:rPr>
            </w:pPr>
          </w:p>
          <w:p w14:paraId="1C42E611" w14:textId="77777777" w:rsidR="00AB362F" w:rsidRDefault="00AB362F" w:rsidP="00461DE9">
            <w:pPr>
              <w:rPr>
                <w:rFonts w:cstheme="minorHAnsi"/>
                <w:b/>
                <w:bCs/>
                <w:iCs/>
                <w:szCs w:val="24"/>
              </w:rPr>
            </w:pPr>
          </w:p>
          <w:p w14:paraId="4D80C961" w14:textId="77777777" w:rsidR="00AB362F" w:rsidRDefault="00AB362F" w:rsidP="00461DE9">
            <w:pPr>
              <w:rPr>
                <w:rFonts w:cstheme="minorHAnsi"/>
                <w:b/>
                <w:bCs/>
                <w:iCs/>
                <w:szCs w:val="24"/>
              </w:rPr>
            </w:pPr>
          </w:p>
          <w:p w14:paraId="60BA78B6" w14:textId="77777777" w:rsidR="00AB362F" w:rsidRDefault="00AB362F" w:rsidP="00461DE9">
            <w:pPr>
              <w:rPr>
                <w:rFonts w:cstheme="minorHAnsi"/>
                <w:iCs/>
                <w:szCs w:val="24"/>
              </w:rPr>
            </w:pPr>
          </w:p>
          <w:p w14:paraId="6CB5BC3A" w14:textId="77777777" w:rsidR="00AB362F" w:rsidRDefault="00AB362F" w:rsidP="00461DE9">
            <w:pPr>
              <w:rPr>
                <w:rFonts w:cstheme="minorHAnsi"/>
                <w:iCs/>
                <w:szCs w:val="24"/>
              </w:rPr>
            </w:pPr>
          </w:p>
          <w:p w14:paraId="1302DC4F" w14:textId="77777777" w:rsidR="00AB362F" w:rsidRDefault="00AB362F" w:rsidP="00461DE9">
            <w:pPr>
              <w:rPr>
                <w:rFonts w:cstheme="minorHAnsi"/>
                <w:iCs/>
                <w:szCs w:val="24"/>
              </w:rPr>
            </w:pPr>
          </w:p>
          <w:p w14:paraId="6FCA7114" w14:textId="77777777" w:rsidR="00AB362F" w:rsidRDefault="00AB362F" w:rsidP="00461DE9">
            <w:pPr>
              <w:rPr>
                <w:rFonts w:cstheme="minorHAnsi"/>
                <w:iCs/>
                <w:szCs w:val="24"/>
              </w:rPr>
            </w:pPr>
          </w:p>
          <w:p w14:paraId="4460F6D0" w14:textId="77777777" w:rsidR="00AB362F" w:rsidRDefault="00AB362F" w:rsidP="00461DE9">
            <w:pPr>
              <w:rPr>
                <w:rFonts w:cstheme="minorHAnsi"/>
                <w:iCs/>
                <w:szCs w:val="24"/>
              </w:rPr>
            </w:pPr>
          </w:p>
          <w:p w14:paraId="56E96ECA" w14:textId="77777777" w:rsidR="00AB362F" w:rsidRDefault="00AB362F" w:rsidP="00461DE9">
            <w:pPr>
              <w:rPr>
                <w:rFonts w:cstheme="minorHAnsi"/>
                <w:iCs/>
                <w:szCs w:val="24"/>
              </w:rPr>
            </w:pPr>
          </w:p>
          <w:p w14:paraId="544C246E" w14:textId="77777777" w:rsidR="00AB362F" w:rsidRDefault="00AB362F" w:rsidP="00461DE9">
            <w:pPr>
              <w:rPr>
                <w:rFonts w:cstheme="minorHAnsi"/>
                <w:iCs/>
                <w:szCs w:val="24"/>
              </w:rPr>
            </w:pPr>
          </w:p>
          <w:p w14:paraId="081E8321" w14:textId="77777777" w:rsidR="00AB362F" w:rsidRDefault="00AB362F" w:rsidP="00461DE9">
            <w:pPr>
              <w:rPr>
                <w:rFonts w:cstheme="minorHAnsi"/>
                <w:iCs/>
                <w:szCs w:val="24"/>
              </w:rPr>
            </w:pPr>
          </w:p>
          <w:p w14:paraId="1599436F" w14:textId="77777777" w:rsidR="00AB362F" w:rsidRDefault="00AB362F" w:rsidP="00461DE9">
            <w:pPr>
              <w:rPr>
                <w:rFonts w:cstheme="minorHAnsi"/>
                <w:iCs/>
                <w:szCs w:val="24"/>
              </w:rPr>
            </w:pPr>
          </w:p>
          <w:p w14:paraId="33BCC6E0" w14:textId="77777777" w:rsidR="00AB362F" w:rsidRDefault="00AB362F" w:rsidP="00461DE9">
            <w:pPr>
              <w:rPr>
                <w:rFonts w:cstheme="minorHAnsi"/>
                <w:iCs/>
                <w:szCs w:val="24"/>
              </w:rPr>
            </w:pPr>
          </w:p>
          <w:p w14:paraId="6C265923" w14:textId="77777777" w:rsidR="00AB362F" w:rsidRDefault="00AB362F" w:rsidP="00461DE9">
            <w:pPr>
              <w:rPr>
                <w:rFonts w:cstheme="minorHAnsi"/>
                <w:iCs/>
                <w:szCs w:val="24"/>
              </w:rPr>
            </w:pPr>
          </w:p>
          <w:p w14:paraId="163684C9" w14:textId="77777777" w:rsidR="00AB362F" w:rsidRDefault="00AB362F" w:rsidP="00461DE9">
            <w:pPr>
              <w:rPr>
                <w:rFonts w:cstheme="minorHAnsi"/>
                <w:iCs/>
                <w:szCs w:val="24"/>
              </w:rPr>
            </w:pPr>
          </w:p>
          <w:p w14:paraId="4490CA3E" w14:textId="77777777" w:rsidR="00AB362F" w:rsidRDefault="00AB362F" w:rsidP="00461DE9">
            <w:pPr>
              <w:rPr>
                <w:rFonts w:cstheme="minorHAnsi"/>
                <w:iCs/>
                <w:szCs w:val="24"/>
              </w:rPr>
            </w:pPr>
          </w:p>
          <w:p w14:paraId="01AB8159" w14:textId="77777777" w:rsidR="00AB362F" w:rsidRDefault="00AB362F" w:rsidP="00461DE9">
            <w:pPr>
              <w:rPr>
                <w:rFonts w:cstheme="minorHAnsi"/>
                <w:iCs/>
                <w:szCs w:val="24"/>
              </w:rPr>
            </w:pPr>
          </w:p>
          <w:p w14:paraId="2B8DD820" w14:textId="77777777" w:rsidR="00AB362F" w:rsidRDefault="00AB362F" w:rsidP="00461DE9">
            <w:pPr>
              <w:rPr>
                <w:rFonts w:cstheme="minorHAnsi"/>
                <w:iCs/>
                <w:szCs w:val="24"/>
              </w:rPr>
            </w:pPr>
          </w:p>
          <w:p w14:paraId="7BA8FE38" w14:textId="77777777" w:rsidR="00AB362F" w:rsidRDefault="00AB362F" w:rsidP="00461DE9">
            <w:pPr>
              <w:rPr>
                <w:rFonts w:cstheme="minorHAnsi"/>
                <w:iCs/>
                <w:szCs w:val="24"/>
              </w:rPr>
            </w:pPr>
          </w:p>
          <w:p w14:paraId="1D2D9CD6" w14:textId="77777777" w:rsidR="00AB362F" w:rsidRDefault="00AB362F" w:rsidP="00461DE9">
            <w:pPr>
              <w:rPr>
                <w:rFonts w:cstheme="minorHAnsi"/>
                <w:iCs/>
                <w:szCs w:val="24"/>
              </w:rPr>
            </w:pPr>
          </w:p>
          <w:p w14:paraId="79E68632" w14:textId="77777777" w:rsidR="00AB362F" w:rsidRDefault="00AB362F" w:rsidP="00461DE9">
            <w:pPr>
              <w:rPr>
                <w:rFonts w:cstheme="minorHAnsi"/>
                <w:iCs/>
                <w:szCs w:val="24"/>
              </w:rPr>
            </w:pPr>
          </w:p>
          <w:p w14:paraId="1BB71ECF" w14:textId="77777777" w:rsidR="00AB362F" w:rsidRDefault="00AB362F" w:rsidP="00461DE9">
            <w:pPr>
              <w:rPr>
                <w:rFonts w:cstheme="minorHAnsi"/>
                <w:iCs/>
                <w:szCs w:val="24"/>
              </w:rPr>
            </w:pPr>
          </w:p>
          <w:p w14:paraId="5B259B60" w14:textId="77777777" w:rsidR="00AB362F" w:rsidRDefault="00AB362F" w:rsidP="00461DE9">
            <w:pPr>
              <w:rPr>
                <w:rFonts w:cstheme="minorHAnsi"/>
                <w:iCs/>
                <w:szCs w:val="24"/>
              </w:rPr>
            </w:pPr>
          </w:p>
          <w:p w14:paraId="4CC6AA36" w14:textId="77777777" w:rsidR="00AB362F" w:rsidRDefault="00AB362F" w:rsidP="00461DE9">
            <w:pPr>
              <w:rPr>
                <w:rFonts w:cstheme="minorHAnsi"/>
                <w:iCs/>
                <w:szCs w:val="24"/>
              </w:rPr>
            </w:pPr>
          </w:p>
          <w:p w14:paraId="7C7CA883" w14:textId="77777777" w:rsidR="00AB362F" w:rsidRDefault="00AB362F" w:rsidP="00461DE9">
            <w:pPr>
              <w:rPr>
                <w:rFonts w:cstheme="minorHAnsi"/>
                <w:iCs/>
                <w:szCs w:val="24"/>
              </w:rPr>
            </w:pPr>
          </w:p>
          <w:p w14:paraId="5559B40E" w14:textId="77777777" w:rsidR="00AB362F" w:rsidRDefault="00AB362F" w:rsidP="00461DE9">
            <w:pPr>
              <w:rPr>
                <w:rFonts w:cstheme="minorHAnsi"/>
                <w:iCs/>
                <w:szCs w:val="24"/>
              </w:rPr>
            </w:pPr>
          </w:p>
          <w:p w14:paraId="6D5D70B3" w14:textId="77777777" w:rsidR="00AB362F" w:rsidRDefault="00AB362F" w:rsidP="00461DE9">
            <w:pPr>
              <w:rPr>
                <w:rFonts w:cstheme="minorHAnsi"/>
                <w:iCs/>
                <w:szCs w:val="24"/>
              </w:rPr>
            </w:pPr>
          </w:p>
          <w:p w14:paraId="34B96748" w14:textId="77777777" w:rsidR="00AB362F" w:rsidRDefault="00AB362F" w:rsidP="00461DE9">
            <w:pPr>
              <w:rPr>
                <w:rFonts w:cstheme="minorHAnsi"/>
                <w:iCs/>
                <w:szCs w:val="24"/>
              </w:rPr>
            </w:pPr>
          </w:p>
          <w:p w14:paraId="47BC107E" w14:textId="77777777" w:rsidR="00AB362F" w:rsidRDefault="00AB362F" w:rsidP="00461DE9">
            <w:pPr>
              <w:rPr>
                <w:rFonts w:cstheme="minorHAnsi"/>
                <w:iCs/>
                <w:szCs w:val="24"/>
              </w:rPr>
            </w:pPr>
          </w:p>
          <w:p w14:paraId="14D19BBA" w14:textId="77777777" w:rsidR="00AB362F" w:rsidRDefault="00AB362F" w:rsidP="00461DE9">
            <w:pPr>
              <w:rPr>
                <w:rFonts w:cstheme="minorHAnsi"/>
                <w:iCs/>
                <w:szCs w:val="24"/>
              </w:rPr>
            </w:pPr>
          </w:p>
          <w:p w14:paraId="484FDBE7" w14:textId="77777777" w:rsidR="00AB362F" w:rsidRDefault="00AB362F" w:rsidP="00461DE9">
            <w:pPr>
              <w:rPr>
                <w:rFonts w:cstheme="minorHAnsi"/>
                <w:iCs/>
                <w:szCs w:val="24"/>
              </w:rPr>
            </w:pPr>
          </w:p>
          <w:p w14:paraId="3AB402A3" w14:textId="77777777" w:rsidR="00AB362F" w:rsidRDefault="00AB362F" w:rsidP="00461DE9">
            <w:pPr>
              <w:rPr>
                <w:rFonts w:cstheme="minorHAnsi"/>
                <w:iCs/>
                <w:szCs w:val="24"/>
              </w:rPr>
            </w:pPr>
          </w:p>
          <w:p w14:paraId="26D5F943" w14:textId="77777777" w:rsidR="00AB362F" w:rsidRDefault="00AB362F" w:rsidP="00461DE9">
            <w:pPr>
              <w:rPr>
                <w:rFonts w:cstheme="minorHAnsi"/>
                <w:iCs/>
                <w:szCs w:val="24"/>
              </w:rPr>
            </w:pPr>
          </w:p>
          <w:p w14:paraId="79C85534" w14:textId="77777777" w:rsidR="00AB362F" w:rsidRDefault="00AB362F" w:rsidP="00461DE9">
            <w:pPr>
              <w:rPr>
                <w:rFonts w:cstheme="minorHAnsi"/>
                <w:iCs/>
                <w:szCs w:val="24"/>
              </w:rPr>
            </w:pPr>
          </w:p>
          <w:p w14:paraId="1579B23D" w14:textId="77777777" w:rsidR="00AB362F" w:rsidRDefault="00AB362F" w:rsidP="00461DE9">
            <w:pPr>
              <w:rPr>
                <w:rFonts w:cstheme="minorHAnsi"/>
                <w:iCs/>
                <w:szCs w:val="24"/>
              </w:rPr>
            </w:pPr>
          </w:p>
          <w:p w14:paraId="78B79BDC" w14:textId="77777777" w:rsidR="00AB362F" w:rsidRDefault="00AB362F" w:rsidP="00461DE9">
            <w:pPr>
              <w:rPr>
                <w:rFonts w:cstheme="minorHAnsi"/>
                <w:iCs/>
                <w:szCs w:val="24"/>
              </w:rPr>
            </w:pPr>
          </w:p>
          <w:p w14:paraId="36E32EA0" w14:textId="77777777" w:rsidR="00AB362F" w:rsidRDefault="00AB362F" w:rsidP="00461DE9">
            <w:pPr>
              <w:rPr>
                <w:rFonts w:cstheme="minorHAnsi"/>
                <w:iCs/>
                <w:szCs w:val="24"/>
              </w:rPr>
            </w:pPr>
          </w:p>
          <w:p w14:paraId="44807296" w14:textId="77777777" w:rsidR="00AB362F" w:rsidRDefault="00AB362F" w:rsidP="00461DE9">
            <w:pPr>
              <w:rPr>
                <w:rFonts w:cstheme="minorHAnsi"/>
                <w:iCs/>
                <w:szCs w:val="24"/>
              </w:rPr>
            </w:pPr>
          </w:p>
          <w:p w14:paraId="0EB8C2C1" w14:textId="77777777" w:rsidR="00AB362F" w:rsidRDefault="00AB362F" w:rsidP="00461DE9">
            <w:pPr>
              <w:rPr>
                <w:rFonts w:cstheme="minorHAnsi"/>
                <w:iCs/>
                <w:szCs w:val="24"/>
              </w:rPr>
            </w:pPr>
          </w:p>
          <w:p w14:paraId="61142CEB" w14:textId="77777777" w:rsidR="00AB362F" w:rsidRDefault="00AB362F" w:rsidP="00461DE9">
            <w:pPr>
              <w:rPr>
                <w:rFonts w:cstheme="minorHAnsi"/>
                <w:iCs/>
                <w:szCs w:val="24"/>
              </w:rPr>
            </w:pPr>
          </w:p>
          <w:p w14:paraId="5E0C2629" w14:textId="77777777" w:rsidR="00AB362F" w:rsidRDefault="00AB362F" w:rsidP="00461DE9">
            <w:pPr>
              <w:rPr>
                <w:rFonts w:cstheme="minorHAnsi"/>
                <w:iCs/>
                <w:szCs w:val="24"/>
              </w:rPr>
            </w:pPr>
          </w:p>
          <w:p w14:paraId="1320D73A" w14:textId="77777777" w:rsidR="00AB362F" w:rsidRDefault="00AB362F" w:rsidP="00461DE9">
            <w:pPr>
              <w:rPr>
                <w:rFonts w:cstheme="minorHAnsi"/>
                <w:iCs/>
                <w:szCs w:val="24"/>
              </w:rPr>
            </w:pPr>
          </w:p>
          <w:p w14:paraId="6DED87DC" w14:textId="77777777" w:rsidR="00AB362F" w:rsidRDefault="00AB362F" w:rsidP="00461DE9">
            <w:pPr>
              <w:rPr>
                <w:rFonts w:cstheme="minorHAnsi"/>
                <w:iCs/>
                <w:szCs w:val="24"/>
              </w:rPr>
            </w:pPr>
          </w:p>
          <w:p w14:paraId="4C82012D" w14:textId="77777777" w:rsidR="00AB362F" w:rsidRDefault="00AB362F" w:rsidP="00461DE9">
            <w:pPr>
              <w:rPr>
                <w:rFonts w:cstheme="minorHAnsi"/>
                <w:iCs/>
                <w:szCs w:val="24"/>
              </w:rPr>
            </w:pPr>
          </w:p>
          <w:p w14:paraId="3273F7BC" w14:textId="77777777" w:rsidR="00AB362F" w:rsidRDefault="00AB362F" w:rsidP="00461DE9">
            <w:pPr>
              <w:rPr>
                <w:rFonts w:cstheme="minorHAnsi"/>
                <w:iCs/>
                <w:szCs w:val="24"/>
              </w:rPr>
            </w:pPr>
          </w:p>
          <w:p w14:paraId="25F3BFB7" w14:textId="77777777" w:rsidR="00AB362F" w:rsidRDefault="00AB362F" w:rsidP="00461DE9">
            <w:pPr>
              <w:rPr>
                <w:rFonts w:cstheme="minorHAnsi"/>
                <w:iCs/>
                <w:szCs w:val="24"/>
              </w:rPr>
            </w:pPr>
          </w:p>
          <w:p w14:paraId="130E8FD9" w14:textId="77777777" w:rsidR="00AB362F" w:rsidRDefault="00AB362F" w:rsidP="00461DE9">
            <w:pPr>
              <w:rPr>
                <w:rFonts w:cstheme="minorHAnsi"/>
                <w:iCs/>
                <w:szCs w:val="24"/>
              </w:rPr>
            </w:pPr>
          </w:p>
          <w:p w14:paraId="30B12C6F" w14:textId="77777777" w:rsidR="00AB362F" w:rsidRDefault="00AB362F" w:rsidP="00461DE9">
            <w:pPr>
              <w:rPr>
                <w:rFonts w:cstheme="minorHAnsi"/>
                <w:iCs/>
                <w:szCs w:val="24"/>
              </w:rPr>
            </w:pPr>
          </w:p>
          <w:p w14:paraId="1802656F" w14:textId="77777777" w:rsidR="00AB362F" w:rsidRDefault="00AB362F" w:rsidP="00461DE9">
            <w:pPr>
              <w:rPr>
                <w:rFonts w:cstheme="minorHAnsi"/>
                <w:iCs/>
                <w:szCs w:val="24"/>
              </w:rPr>
            </w:pPr>
          </w:p>
          <w:p w14:paraId="2EFA1543" w14:textId="77777777" w:rsidR="00AB362F" w:rsidRDefault="00AB362F" w:rsidP="00461DE9">
            <w:pPr>
              <w:rPr>
                <w:rFonts w:cstheme="minorHAnsi"/>
                <w:iCs/>
                <w:szCs w:val="24"/>
              </w:rPr>
            </w:pPr>
          </w:p>
          <w:p w14:paraId="4B0E7F2F" w14:textId="77777777" w:rsidR="00AB362F" w:rsidRDefault="00AB362F" w:rsidP="00461DE9">
            <w:pPr>
              <w:rPr>
                <w:rFonts w:cstheme="minorHAnsi"/>
                <w:iCs/>
                <w:szCs w:val="24"/>
              </w:rPr>
            </w:pPr>
          </w:p>
          <w:p w14:paraId="063211BC" w14:textId="77777777" w:rsidR="00AB362F" w:rsidRDefault="00AB362F" w:rsidP="00461DE9">
            <w:pPr>
              <w:rPr>
                <w:rFonts w:cstheme="minorHAnsi"/>
                <w:iCs/>
                <w:szCs w:val="24"/>
              </w:rPr>
            </w:pPr>
          </w:p>
          <w:p w14:paraId="49DEFCBD" w14:textId="77777777" w:rsidR="00AB362F" w:rsidRDefault="00AB362F" w:rsidP="00461DE9">
            <w:pPr>
              <w:rPr>
                <w:rFonts w:cstheme="minorHAnsi"/>
                <w:iCs/>
                <w:szCs w:val="24"/>
              </w:rPr>
            </w:pPr>
          </w:p>
          <w:p w14:paraId="0A92B548" w14:textId="77777777" w:rsidR="00AB362F" w:rsidRDefault="00AB362F" w:rsidP="00461DE9">
            <w:pPr>
              <w:rPr>
                <w:rFonts w:cstheme="minorHAnsi"/>
                <w:iCs/>
                <w:szCs w:val="24"/>
              </w:rPr>
            </w:pPr>
          </w:p>
          <w:p w14:paraId="39413DBC" w14:textId="77777777" w:rsidR="00AB362F" w:rsidRDefault="00AB362F" w:rsidP="00461DE9">
            <w:pPr>
              <w:rPr>
                <w:rFonts w:cstheme="minorHAnsi"/>
                <w:iCs/>
                <w:szCs w:val="24"/>
              </w:rPr>
            </w:pPr>
          </w:p>
          <w:p w14:paraId="16EA2014" w14:textId="77777777" w:rsidR="00AB362F" w:rsidRDefault="00AB362F" w:rsidP="00461DE9">
            <w:pPr>
              <w:rPr>
                <w:rFonts w:cstheme="minorHAnsi"/>
                <w:iCs/>
                <w:szCs w:val="24"/>
              </w:rPr>
            </w:pPr>
          </w:p>
          <w:p w14:paraId="2EDD5D62" w14:textId="77777777" w:rsidR="00AB362F" w:rsidRDefault="00AB362F" w:rsidP="00461DE9">
            <w:pPr>
              <w:rPr>
                <w:rFonts w:cstheme="minorHAnsi"/>
                <w:iCs/>
                <w:szCs w:val="24"/>
              </w:rPr>
            </w:pPr>
          </w:p>
          <w:p w14:paraId="7D544254" w14:textId="77777777" w:rsidR="00AB362F" w:rsidRDefault="00AB362F" w:rsidP="00461DE9">
            <w:pPr>
              <w:rPr>
                <w:rFonts w:cstheme="minorHAnsi"/>
                <w:iCs/>
                <w:szCs w:val="24"/>
              </w:rPr>
            </w:pPr>
          </w:p>
          <w:p w14:paraId="24818688" w14:textId="77777777" w:rsidR="00AB362F" w:rsidRDefault="00AB362F" w:rsidP="00461DE9">
            <w:pPr>
              <w:rPr>
                <w:rFonts w:cstheme="minorHAnsi"/>
                <w:iCs/>
                <w:szCs w:val="24"/>
              </w:rPr>
            </w:pPr>
          </w:p>
          <w:p w14:paraId="1812C62E" w14:textId="77777777" w:rsidR="00AB362F" w:rsidRDefault="00AB362F" w:rsidP="00461DE9">
            <w:pPr>
              <w:rPr>
                <w:rFonts w:cstheme="minorHAnsi"/>
                <w:iCs/>
                <w:szCs w:val="24"/>
              </w:rPr>
            </w:pPr>
          </w:p>
          <w:p w14:paraId="2349A416" w14:textId="77777777" w:rsidR="00AB362F" w:rsidRDefault="00AB362F" w:rsidP="00461DE9">
            <w:pPr>
              <w:rPr>
                <w:rFonts w:cstheme="minorHAnsi"/>
                <w:iCs/>
                <w:szCs w:val="24"/>
              </w:rPr>
            </w:pPr>
          </w:p>
          <w:p w14:paraId="5B289D82" w14:textId="77777777" w:rsidR="00AB362F" w:rsidRDefault="00AB362F" w:rsidP="00461DE9">
            <w:pPr>
              <w:rPr>
                <w:rFonts w:cstheme="minorHAnsi"/>
                <w:iCs/>
                <w:szCs w:val="24"/>
              </w:rPr>
            </w:pPr>
          </w:p>
          <w:p w14:paraId="402F62F0" w14:textId="77777777" w:rsidR="00AB362F" w:rsidRDefault="00AB362F" w:rsidP="00461DE9">
            <w:pPr>
              <w:rPr>
                <w:rFonts w:cstheme="minorHAnsi"/>
                <w:iCs/>
                <w:szCs w:val="24"/>
              </w:rPr>
            </w:pPr>
          </w:p>
          <w:p w14:paraId="74F35B70" w14:textId="77777777" w:rsidR="00AB362F" w:rsidRDefault="00AB362F" w:rsidP="00461DE9">
            <w:pPr>
              <w:rPr>
                <w:rFonts w:cstheme="minorHAnsi"/>
                <w:iCs/>
                <w:szCs w:val="24"/>
              </w:rPr>
            </w:pPr>
          </w:p>
          <w:p w14:paraId="3707D81E" w14:textId="77777777" w:rsidR="00AB362F" w:rsidRDefault="00AB362F" w:rsidP="00461DE9">
            <w:pPr>
              <w:rPr>
                <w:rFonts w:cstheme="minorHAnsi"/>
                <w:iCs/>
                <w:szCs w:val="24"/>
              </w:rPr>
            </w:pPr>
          </w:p>
          <w:p w14:paraId="42FAB743" w14:textId="77777777" w:rsidR="00AB362F" w:rsidRDefault="00AB362F" w:rsidP="00461DE9">
            <w:pPr>
              <w:rPr>
                <w:rFonts w:cstheme="minorHAnsi"/>
                <w:iCs/>
                <w:szCs w:val="24"/>
              </w:rPr>
            </w:pPr>
          </w:p>
          <w:p w14:paraId="2755604E" w14:textId="77777777" w:rsidR="00AB362F" w:rsidRPr="00A475F6" w:rsidRDefault="00AB362F" w:rsidP="00461DE9">
            <w:pPr>
              <w:rPr>
                <w:rFonts w:cstheme="minorHAnsi"/>
                <w:iCs/>
                <w:szCs w:val="24"/>
              </w:rPr>
            </w:pPr>
            <w:r>
              <w:rPr>
                <w:rFonts w:cstheme="minorHAnsi"/>
                <w:iCs/>
                <w:szCs w:val="24"/>
              </w:rPr>
              <w:t>User will be able to execute the pending actions, and view the details of the pending tickets.</w:t>
            </w: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115C5772" w14:textId="77777777" w:rsidR="00AB362F" w:rsidRPr="00F907F5" w:rsidRDefault="00AB362F" w:rsidP="00461DE9">
            <w:pPr>
              <w:rPr>
                <w:rFonts w:cstheme="minorHAnsi"/>
                <w:b/>
                <w:bCs/>
                <w:iCs/>
                <w:szCs w:val="24"/>
              </w:rPr>
            </w:pPr>
          </w:p>
          <w:p w14:paraId="1E93725A" w14:textId="77777777" w:rsidR="00AB362F" w:rsidRPr="00F907F5" w:rsidRDefault="00AB362F" w:rsidP="00461DE9">
            <w:pPr>
              <w:rPr>
                <w:rFonts w:cstheme="minorHAnsi"/>
                <w:b/>
                <w:bCs/>
                <w:iCs/>
                <w:szCs w:val="24"/>
              </w:rPr>
            </w:pPr>
          </w:p>
          <w:p w14:paraId="1996BA8B" w14:textId="77777777" w:rsidR="00AB362F" w:rsidRPr="00F907F5" w:rsidRDefault="00AB362F" w:rsidP="00461DE9">
            <w:pPr>
              <w:rPr>
                <w:rFonts w:cstheme="minorHAnsi"/>
                <w:b/>
                <w:bCs/>
                <w:iCs/>
                <w:szCs w:val="24"/>
              </w:rPr>
            </w:pPr>
          </w:p>
          <w:p w14:paraId="467F23CA" w14:textId="77777777" w:rsidR="00AB362F" w:rsidRDefault="00AB362F" w:rsidP="00461DE9">
            <w:pPr>
              <w:rPr>
                <w:rFonts w:cstheme="minorHAnsi"/>
                <w:b/>
                <w:bCs/>
                <w:iCs/>
                <w:szCs w:val="24"/>
              </w:rPr>
            </w:pPr>
          </w:p>
          <w:p w14:paraId="168CC631" w14:textId="77777777" w:rsidR="00AB362F" w:rsidRDefault="00AB362F" w:rsidP="00461DE9">
            <w:pPr>
              <w:rPr>
                <w:rFonts w:cstheme="minorHAnsi"/>
                <w:iCs/>
                <w:szCs w:val="24"/>
              </w:rPr>
            </w:pPr>
            <w:r w:rsidRPr="00BB3209">
              <w:rPr>
                <w:rFonts w:cstheme="minorHAnsi"/>
                <w:b/>
                <w:bCs/>
                <w:iCs/>
                <w:szCs w:val="24"/>
              </w:rPr>
              <w:t>Step 2</w:t>
            </w:r>
            <w:r w:rsidRPr="00F15C78">
              <w:rPr>
                <w:rFonts w:cstheme="minorHAnsi"/>
                <w:iCs/>
                <w:szCs w:val="24"/>
              </w:rPr>
              <w:t>:</w:t>
            </w:r>
            <w:r w:rsidRPr="00745F10">
              <w:rPr>
                <w:rFonts w:cstheme="minorHAnsi"/>
                <w:iCs/>
                <w:szCs w:val="24"/>
              </w:rPr>
              <w:t xml:space="preserve"> </w:t>
            </w:r>
            <w:r>
              <w:rPr>
                <w:rFonts w:cstheme="minorHAnsi"/>
                <w:iCs/>
                <w:szCs w:val="24"/>
              </w:rPr>
              <w:t>system will display an interface</w:t>
            </w:r>
            <w:r w:rsidRPr="009B6884">
              <w:rPr>
                <w:rFonts w:cstheme="minorHAnsi"/>
                <w:iCs/>
                <w:szCs w:val="24"/>
              </w:rPr>
              <w:t xml:space="preserve"> containing </w:t>
            </w:r>
            <w:r>
              <w:rPr>
                <w:rFonts w:cstheme="minorHAnsi"/>
                <w:iCs/>
                <w:szCs w:val="24"/>
              </w:rPr>
              <w:t>view table composed of these below columns:</w:t>
            </w:r>
          </w:p>
          <w:p w14:paraId="319BF60E" w14:textId="77777777"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4421D9">
              <w:rPr>
                <w:rFonts w:ascii="Calibri" w:eastAsiaTheme="minorEastAsia" w:hAnsi="Calibri" w:cstheme="minorHAnsi"/>
                <w:iCs/>
                <w:color w:val="4D5154" w:themeColor="text1" w:themeTint="BF"/>
                <w:sz w:val="24"/>
                <w:szCs w:val="24"/>
              </w:rPr>
              <w:t>Management:</w:t>
            </w:r>
            <w:r>
              <w:rPr>
                <w:rFonts w:cstheme="minorHAnsi"/>
                <w:iCs/>
                <w:szCs w:val="24"/>
              </w:rPr>
              <w:t xml:space="preserve">  </w:t>
            </w:r>
            <w:r w:rsidRPr="004421D9">
              <w:rPr>
                <w:rFonts w:ascii="Calibri" w:eastAsiaTheme="minorEastAsia" w:hAnsi="Calibri" w:cstheme="minorHAnsi"/>
                <w:iCs/>
                <w:color w:val="4D5154" w:themeColor="text1" w:themeTint="BF"/>
                <w:sz w:val="24"/>
                <w:szCs w:val="24"/>
              </w:rPr>
              <w:t>contains four buttons</w:t>
            </w:r>
            <w:r>
              <w:rPr>
                <w:rFonts w:ascii="Calibri" w:eastAsiaTheme="minorEastAsia" w:hAnsi="Calibri" w:cstheme="minorHAnsi"/>
                <w:iCs/>
                <w:color w:val="4D5154" w:themeColor="text1" w:themeTint="BF"/>
                <w:sz w:val="24"/>
                <w:szCs w:val="24"/>
              </w:rPr>
              <w:t>:</w:t>
            </w:r>
          </w:p>
          <w:p w14:paraId="473B5007" w14:textId="77777777" w:rsidR="00AB362F"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r w:rsidRPr="0075615C">
              <w:rPr>
                <w:rFonts w:ascii="Calibri" w:eastAsiaTheme="minorEastAsia" w:hAnsi="Calibri" w:cstheme="minorHAnsi"/>
                <w:iCs/>
                <w:color w:val="4D5154" w:themeColor="text1" w:themeTint="BF"/>
                <w:sz w:val="24"/>
                <w:szCs w:val="24"/>
              </w:rPr>
              <w:t>Execute Action</w:t>
            </w:r>
            <w:r>
              <w:rPr>
                <w:rFonts w:ascii="Calibri" w:eastAsiaTheme="minorEastAsia" w:hAnsi="Calibri" w:cstheme="minorHAnsi"/>
                <w:iCs/>
                <w:color w:val="4D5154" w:themeColor="text1" w:themeTint="BF"/>
                <w:sz w:val="24"/>
                <w:szCs w:val="24"/>
              </w:rPr>
              <w:t>: to execute the action.</w:t>
            </w:r>
          </w:p>
          <w:p w14:paraId="4979E752" w14:textId="77777777" w:rsidR="00AB362F"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Details: to view the details of the selected ticket.</w:t>
            </w:r>
          </w:p>
          <w:p w14:paraId="64AC1944" w14:textId="77777777" w:rsidR="00AB362F"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commentRangeStart w:id="138"/>
            <w:commentRangeStart w:id="139"/>
            <w:r w:rsidRPr="00B17F7C">
              <w:rPr>
                <w:rFonts w:ascii="Calibri" w:eastAsiaTheme="minorEastAsia" w:hAnsi="Calibri" w:cstheme="minorHAnsi"/>
                <w:iCs/>
                <w:strike/>
                <w:color w:val="4D5154" w:themeColor="text1" w:themeTint="BF"/>
                <w:sz w:val="24"/>
                <w:szCs w:val="24"/>
              </w:rPr>
              <w:t>Escalation: to escalate the pending action to the uppers of its custody by mail</w:t>
            </w:r>
            <w:r>
              <w:rPr>
                <w:rFonts w:ascii="Calibri" w:eastAsiaTheme="minorEastAsia" w:hAnsi="Calibri" w:cstheme="minorHAnsi"/>
                <w:iCs/>
                <w:color w:val="4D5154" w:themeColor="text1" w:themeTint="BF"/>
                <w:sz w:val="24"/>
                <w:szCs w:val="24"/>
              </w:rPr>
              <w:t>.</w:t>
            </w:r>
            <w:commentRangeEnd w:id="138"/>
            <w:r w:rsidR="001959F4">
              <w:rPr>
                <w:rStyle w:val="CommentReference"/>
              </w:rPr>
              <w:commentReference w:id="138"/>
            </w:r>
            <w:commentRangeEnd w:id="139"/>
            <w:r w:rsidR="00B17F7C">
              <w:rPr>
                <w:rStyle w:val="CommentReference"/>
              </w:rPr>
              <w:commentReference w:id="139"/>
            </w:r>
          </w:p>
          <w:p w14:paraId="395235CC" w14:textId="77777777" w:rsidR="00AB362F"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Reminder: to remind the custody of the pending action by mail.</w:t>
            </w:r>
          </w:p>
          <w:p w14:paraId="21E6A2C3" w14:textId="77777777" w:rsidR="00AB362F" w:rsidRDefault="00AB362F" w:rsidP="00461DE9">
            <w:pPr>
              <w:rPr>
                <w:rFonts w:cstheme="minorHAnsi"/>
                <w:iCs/>
                <w:szCs w:val="24"/>
              </w:rPr>
            </w:pPr>
            <w:r>
              <w:rPr>
                <w:rFonts w:cstheme="minorHAnsi"/>
                <w:iCs/>
                <w:szCs w:val="24"/>
              </w:rPr>
              <w:t xml:space="preserve"> </w:t>
            </w:r>
          </w:p>
          <w:p w14:paraId="70EF9D2B" w14:textId="77777777" w:rsidR="00A149D6" w:rsidRDefault="00A149D6"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Id: represents the id of the ticket</w:t>
            </w:r>
          </w:p>
          <w:p w14:paraId="27FEC98A" w14:textId="2DEDFD0F"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7272A8">
              <w:rPr>
                <w:rFonts w:ascii="Calibri" w:eastAsiaTheme="minorEastAsia" w:hAnsi="Calibri" w:cstheme="minorHAnsi"/>
                <w:iCs/>
                <w:color w:val="4D5154" w:themeColor="text1" w:themeTint="BF"/>
                <w:sz w:val="24"/>
                <w:szCs w:val="24"/>
              </w:rPr>
              <w:t>Workflow</w:t>
            </w:r>
            <w:r>
              <w:rPr>
                <w:rFonts w:ascii="Calibri" w:eastAsiaTheme="minorEastAsia" w:hAnsi="Calibri" w:cstheme="minorHAnsi"/>
                <w:iCs/>
                <w:color w:val="4D5154" w:themeColor="text1" w:themeTint="BF"/>
                <w:sz w:val="24"/>
                <w:szCs w:val="24"/>
              </w:rPr>
              <w:t xml:space="preserve"> Name: represents the name of workflow, is it </w:t>
            </w:r>
            <w:commentRangeStart w:id="140"/>
            <w:commentRangeStart w:id="141"/>
            <w:r>
              <w:rPr>
                <w:rFonts w:ascii="Calibri" w:eastAsiaTheme="minorEastAsia" w:hAnsi="Calibri" w:cstheme="minorHAnsi"/>
                <w:iCs/>
                <w:color w:val="4D5154" w:themeColor="text1" w:themeTint="BF"/>
                <w:sz w:val="24"/>
                <w:szCs w:val="24"/>
              </w:rPr>
              <w:t>(collect data, modification data, or new site).</w:t>
            </w:r>
            <w:commentRangeEnd w:id="140"/>
            <w:r w:rsidR="001959F4">
              <w:rPr>
                <w:rStyle w:val="CommentReference"/>
              </w:rPr>
              <w:commentReference w:id="140"/>
            </w:r>
            <w:commentRangeEnd w:id="141"/>
            <w:r w:rsidR="00AB4064">
              <w:rPr>
                <w:rStyle w:val="CommentReference"/>
              </w:rPr>
              <w:commentReference w:id="141"/>
            </w:r>
          </w:p>
          <w:p w14:paraId="74867D89" w14:textId="493252E4" w:rsidR="00AB362F" w:rsidRPr="00046A3E"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 xml:space="preserve">Workflow </w:t>
            </w:r>
            <w:r>
              <w:rPr>
                <w:rFonts w:ascii="Calibri" w:eastAsiaTheme="minorEastAsia" w:hAnsi="Calibri" w:cstheme="minorHAnsi"/>
                <w:iCs/>
                <w:color w:val="4D5154" w:themeColor="text1" w:themeTint="BF"/>
                <w:sz w:val="24"/>
                <w:szCs w:val="24"/>
              </w:rPr>
              <w:t>T</w:t>
            </w:r>
            <w:r w:rsidRPr="00046A3E">
              <w:rPr>
                <w:rFonts w:ascii="Calibri" w:eastAsiaTheme="minorEastAsia" w:hAnsi="Calibri" w:cstheme="minorHAnsi"/>
                <w:iCs/>
                <w:color w:val="4D5154" w:themeColor="text1" w:themeTint="BF"/>
                <w:sz w:val="24"/>
                <w:szCs w:val="24"/>
              </w:rPr>
              <w:t xml:space="preserve">ype: </w:t>
            </w:r>
            <w:r>
              <w:rPr>
                <w:rFonts w:ascii="Calibri" w:eastAsiaTheme="minorEastAsia" w:hAnsi="Calibri" w:cstheme="minorHAnsi"/>
                <w:iCs/>
                <w:color w:val="4D5154" w:themeColor="text1" w:themeTint="BF"/>
                <w:sz w:val="24"/>
                <w:szCs w:val="24"/>
              </w:rPr>
              <w:t xml:space="preserve">represents the type of the workflow, </w:t>
            </w:r>
            <w:r w:rsidR="00A149D6">
              <w:rPr>
                <w:rFonts w:ascii="Calibri" w:eastAsiaTheme="minorEastAsia" w:hAnsi="Calibri" w:cstheme="minorHAnsi"/>
                <w:iCs/>
                <w:color w:val="4D5154" w:themeColor="text1" w:themeTint="BF"/>
                <w:sz w:val="24"/>
                <w:szCs w:val="24"/>
              </w:rPr>
              <w:t>as if</w:t>
            </w:r>
            <w:r>
              <w:rPr>
                <w:rFonts w:ascii="Calibri" w:eastAsiaTheme="minorEastAsia" w:hAnsi="Calibri" w:cstheme="minorHAnsi"/>
                <w:iCs/>
                <w:color w:val="4D5154" w:themeColor="text1" w:themeTint="BF"/>
                <w:sz w:val="24"/>
                <w:szCs w:val="24"/>
              </w:rPr>
              <w:t xml:space="preserve"> the</w:t>
            </w:r>
            <w:r w:rsidRPr="00046A3E">
              <w:rPr>
                <w:rFonts w:ascii="Calibri" w:eastAsiaTheme="minorEastAsia" w:hAnsi="Calibri" w:cstheme="minorHAnsi"/>
                <w:iCs/>
                <w:color w:val="4D5154" w:themeColor="text1" w:themeTint="BF"/>
                <w:sz w:val="24"/>
                <w:szCs w:val="24"/>
              </w:rPr>
              <w:t xml:space="preserve"> workflow </w:t>
            </w:r>
            <w:r>
              <w:rPr>
                <w:rFonts w:ascii="Calibri" w:eastAsiaTheme="minorEastAsia" w:hAnsi="Calibri" w:cstheme="minorHAnsi"/>
                <w:iCs/>
                <w:color w:val="4D5154" w:themeColor="text1" w:themeTint="BF"/>
                <w:sz w:val="24"/>
                <w:szCs w:val="24"/>
              </w:rPr>
              <w:t xml:space="preserve">name </w:t>
            </w:r>
            <w:r w:rsidRPr="00046A3E">
              <w:rPr>
                <w:rFonts w:ascii="Calibri" w:eastAsiaTheme="minorEastAsia" w:hAnsi="Calibri" w:cstheme="minorHAnsi"/>
                <w:iCs/>
                <w:color w:val="4D5154" w:themeColor="text1" w:themeTint="BF"/>
                <w:sz w:val="24"/>
                <w:szCs w:val="24"/>
              </w:rPr>
              <w:t>is Modification</w:t>
            </w:r>
            <w:r>
              <w:rPr>
                <w:rFonts w:ascii="Calibri" w:eastAsiaTheme="minorEastAsia" w:hAnsi="Calibri" w:cstheme="minorHAnsi"/>
                <w:iCs/>
                <w:color w:val="4D5154" w:themeColor="text1" w:themeTint="BF"/>
                <w:sz w:val="24"/>
                <w:szCs w:val="24"/>
              </w:rPr>
              <w:t xml:space="preserve"> data</w:t>
            </w:r>
            <w:r w:rsidRPr="00046A3E">
              <w:rPr>
                <w:rFonts w:ascii="Calibri" w:eastAsiaTheme="minorEastAsia" w:hAnsi="Calibri" w:cstheme="minorHAnsi"/>
                <w:iCs/>
                <w:color w:val="4D5154" w:themeColor="text1" w:themeTint="BF"/>
                <w:sz w:val="24"/>
                <w:szCs w:val="24"/>
              </w:rPr>
              <w:t xml:space="preserve"> the workflow </w:t>
            </w:r>
            <w:r>
              <w:rPr>
                <w:rFonts w:ascii="Calibri" w:eastAsiaTheme="minorEastAsia" w:hAnsi="Calibri" w:cstheme="minorHAnsi"/>
                <w:iCs/>
                <w:color w:val="4D5154" w:themeColor="text1" w:themeTint="BF"/>
                <w:sz w:val="24"/>
                <w:szCs w:val="24"/>
              </w:rPr>
              <w:t>type</w:t>
            </w:r>
            <w:r w:rsidRPr="00046A3E">
              <w:rPr>
                <w:rFonts w:ascii="Calibri" w:eastAsiaTheme="minorEastAsia" w:hAnsi="Calibri" w:cstheme="minorHAnsi"/>
                <w:iCs/>
                <w:color w:val="4D5154" w:themeColor="text1" w:themeTint="BF"/>
                <w:sz w:val="24"/>
                <w:szCs w:val="24"/>
              </w:rPr>
              <w:t xml:space="preserve"> will be</w:t>
            </w:r>
            <w:r>
              <w:rPr>
                <w:rFonts w:ascii="Calibri" w:eastAsiaTheme="minorEastAsia" w:hAnsi="Calibri" w:cstheme="minorHAnsi"/>
                <w:iCs/>
                <w:color w:val="4D5154" w:themeColor="text1" w:themeTint="BF"/>
                <w:sz w:val="24"/>
                <w:szCs w:val="24"/>
              </w:rPr>
              <w:t xml:space="preserve"> (</w:t>
            </w:r>
            <w:r w:rsidRPr="00046A3E">
              <w:rPr>
                <w:rFonts w:ascii="Calibri" w:eastAsiaTheme="minorEastAsia" w:hAnsi="Calibri" w:cstheme="minorHAnsi"/>
                <w:iCs/>
                <w:color w:val="4D5154" w:themeColor="text1" w:themeTint="BF"/>
                <w:sz w:val="24"/>
                <w:szCs w:val="24"/>
              </w:rPr>
              <w:t xml:space="preserve">on </w:t>
            </w:r>
            <w:r>
              <w:rPr>
                <w:rFonts w:ascii="Calibri" w:eastAsiaTheme="minorEastAsia" w:hAnsi="Calibri" w:cstheme="minorHAnsi"/>
                <w:iCs/>
                <w:color w:val="4D5154" w:themeColor="text1" w:themeTint="BF"/>
                <w:sz w:val="24"/>
                <w:szCs w:val="24"/>
              </w:rPr>
              <w:t>c</w:t>
            </w:r>
            <w:r w:rsidRPr="00046A3E">
              <w:rPr>
                <w:rFonts w:ascii="Calibri" w:eastAsiaTheme="minorEastAsia" w:hAnsi="Calibri" w:cstheme="minorHAnsi"/>
                <w:iCs/>
                <w:color w:val="4D5154" w:themeColor="text1" w:themeTint="BF"/>
                <w:sz w:val="24"/>
                <w:szCs w:val="24"/>
              </w:rPr>
              <w:t xml:space="preserve">ivil </w:t>
            </w:r>
            <w:r>
              <w:rPr>
                <w:rFonts w:ascii="Calibri" w:eastAsiaTheme="minorEastAsia" w:hAnsi="Calibri" w:cstheme="minorHAnsi"/>
                <w:iCs/>
                <w:color w:val="4D5154" w:themeColor="text1" w:themeTint="BF"/>
                <w:sz w:val="24"/>
                <w:szCs w:val="24"/>
              </w:rPr>
              <w:t>s</w:t>
            </w:r>
            <w:r w:rsidRPr="00046A3E">
              <w:rPr>
                <w:rFonts w:ascii="Calibri" w:eastAsiaTheme="minorEastAsia" w:hAnsi="Calibri" w:cstheme="minorHAnsi"/>
                <w:iCs/>
                <w:color w:val="4D5154" w:themeColor="text1" w:themeTint="BF"/>
                <w:sz w:val="24"/>
                <w:szCs w:val="24"/>
              </w:rPr>
              <w:t>teel</w:t>
            </w:r>
            <w:r>
              <w:rPr>
                <w:rFonts w:ascii="Calibri" w:eastAsiaTheme="minorEastAsia" w:hAnsi="Calibri" w:cstheme="minorHAnsi"/>
                <w:iCs/>
                <w:color w:val="4D5154" w:themeColor="text1" w:themeTint="BF"/>
                <w:sz w:val="24"/>
                <w:szCs w:val="24"/>
              </w:rPr>
              <w:t xml:space="preserve"> or other equipment on location)</w:t>
            </w:r>
            <w:r w:rsidRPr="00046A3E">
              <w:rPr>
                <w:rFonts w:ascii="Calibri" w:eastAsiaTheme="minorEastAsia" w:hAnsi="Calibri" w:cstheme="minorHAnsi"/>
                <w:iCs/>
                <w:color w:val="4D5154" w:themeColor="text1" w:themeTint="BF"/>
                <w:sz w:val="24"/>
                <w:szCs w:val="24"/>
              </w:rPr>
              <w:t>.</w:t>
            </w:r>
          </w:p>
          <w:p w14:paraId="7CD45296" w14:textId="77777777" w:rsidR="008E32D6" w:rsidRDefault="00A149D6" w:rsidP="008E32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Region</w:t>
            </w:r>
            <w:r w:rsidR="008E32D6">
              <w:rPr>
                <w:rFonts w:ascii="Calibri" w:eastAsiaTheme="minorEastAsia" w:hAnsi="Calibri" w:cstheme="minorHAnsi"/>
                <w:iCs/>
                <w:color w:val="4D5154" w:themeColor="text1" w:themeTint="BF"/>
                <w:sz w:val="24"/>
                <w:szCs w:val="24"/>
              </w:rPr>
              <w:t>: represents the region where the site is exist</w:t>
            </w:r>
          </w:p>
          <w:p w14:paraId="2AF5ECC2" w14:textId="3D535DC3" w:rsidR="008E32D6" w:rsidRDefault="00A149D6" w:rsidP="008E32D6">
            <w:pPr>
              <w:pStyle w:val="CommentText"/>
              <w:numPr>
                <w:ilvl w:val="0"/>
                <w:numId w:val="32"/>
              </w:numPr>
              <w:bidi w:val="0"/>
              <w:rPr>
                <w:rFonts w:ascii="Calibri" w:eastAsiaTheme="minorEastAsia" w:hAnsi="Calibri" w:cstheme="minorHAnsi"/>
                <w:iCs/>
                <w:color w:val="4D5154" w:themeColor="text1" w:themeTint="BF"/>
                <w:sz w:val="24"/>
                <w:szCs w:val="24"/>
              </w:rPr>
            </w:pPr>
            <w:r w:rsidRPr="00A149D6">
              <w:rPr>
                <w:rFonts w:ascii="Calibri" w:eastAsiaTheme="minorEastAsia" w:hAnsi="Calibri" w:cstheme="minorHAnsi"/>
                <w:iCs/>
                <w:color w:val="4D5154" w:themeColor="text1" w:themeTint="BF"/>
                <w:sz w:val="24"/>
                <w:szCs w:val="24"/>
              </w:rPr>
              <w:t>Area</w:t>
            </w:r>
            <w:r w:rsidR="008E32D6">
              <w:rPr>
                <w:rFonts w:ascii="Calibri" w:eastAsiaTheme="minorEastAsia" w:hAnsi="Calibri" w:cstheme="minorHAnsi"/>
                <w:iCs/>
                <w:color w:val="4D5154" w:themeColor="text1" w:themeTint="BF"/>
                <w:sz w:val="24"/>
                <w:szCs w:val="24"/>
              </w:rPr>
              <w:t>: represents the area where the site is exist</w:t>
            </w:r>
          </w:p>
          <w:p w14:paraId="668AD8C5" w14:textId="68B057BA" w:rsidR="00AB362F" w:rsidRPr="00046A3E"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Site Name</w:t>
            </w:r>
            <w:r>
              <w:rPr>
                <w:rFonts w:ascii="Calibri" w:eastAsiaTheme="minorEastAsia" w:hAnsi="Calibri" w:cstheme="minorHAnsi"/>
                <w:iCs/>
                <w:color w:val="4D5154" w:themeColor="text1" w:themeTint="BF"/>
                <w:sz w:val="24"/>
                <w:szCs w:val="24"/>
              </w:rPr>
              <w:t>: represents the name of the site.</w:t>
            </w:r>
            <w:r w:rsidRPr="00046A3E">
              <w:rPr>
                <w:rFonts w:ascii="Calibri" w:eastAsiaTheme="minorEastAsia" w:hAnsi="Calibri" w:cstheme="minorHAnsi"/>
                <w:iCs/>
                <w:color w:val="4D5154" w:themeColor="text1" w:themeTint="BF"/>
                <w:sz w:val="24"/>
                <w:szCs w:val="24"/>
              </w:rPr>
              <w:t xml:space="preserve"> </w:t>
            </w:r>
          </w:p>
          <w:p w14:paraId="77AADBE6" w14:textId="77777777" w:rsidR="00AB362F" w:rsidRPr="00840341"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Site Code: represent the code of the site.</w:t>
            </w:r>
          </w:p>
          <w:p w14:paraId="70C2FAB1" w14:textId="77777777" w:rsidR="00AB362F" w:rsidRPr="00046A3E"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 xml:space="preserve">Pending </w:t>
            </w:r>
            <w:r w:rsidRPr="00046A3E">
              <w:rPr>
                <w:rFonts w:ascii="Calibri" w:eastAsiaTheme="minorEastAsia" w:hAnsi="Calibri" w:cstheme="minorHAnsi"/>
                <w:iCs/>
                <w:color w:val="4D5154" w:themeColor="text1" w:themeTint="BF"/>
                <w:sz w:val="24"/>
                <w:szCs w:val="24"/>
              </w:rPr>
              <w:t xml:space="preserve">Action: </w:t>
            </w:r>
            <w:r>
              <w:rPr>
                <w:rFonts w:ascii="Calibri" w:eastAsiaTheme="minorEastAsia" w:hAnsi="Calibri" w:cstheme="minorHAnsi"/>
                <w:iCs/>
                <w:color w:val="4D5154" w:themeColor="text1" w:themeTint="BF"/>
                <w:sz w:val="24"/>
                <w:szCs w:val="24"/>
              </w:rPr>
              <w:t>represents which action to be executed now.</w:t>
            </w:r>
            <w:r w:rsidRPr="00046A3E">
              <w:rPr>
                <w:rFonts w:ascii="Calibri" w:eastAsiaTheme="minorEastAsia" w:hAnsi="Calibri" w:cstheme="minorHAnsi"/>
                <w:iCs/>
                <w:color w:val="4D5154" w:themeColor="text1" w:themeTint="BF"/>
                <w:sz w:val="24"/>
                <w:szCs w:val="24"/>
              </w:rPr>
              <w:t xml:space="preserve"> </w:t>
            </w:r>
          </w:p>
          <w:p w14:paraId="03184720" w14:textId="77777777" w:rsidR="00AB362F" w:rsidRPr="00046A3E"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 xml:space="preserve">Custody: </w:t>
            </w:r>
            <w:r>
              <w:rPr>
                <w:rFonts w:ascii="Calibri" w:eastAsiaTheme="minorEastAsia" w:hAnsi="Calibri" w:cstheme="minorHAnsi"/>
                <w:iCs/>
                <w:color w:val="4D5154" w:themeColor="text1" w:themeTint="BF"/>
                <w:sz w:val="24"/>
                <w:szCs w:val="24"/>
              </w:rPr>
              <w:t>represents the group where the ticket is pending now (the group that the pending action is assigned to).</w:t>
            </w:r>
          </w:p>
          <w:p w14:paraId="556D3C9D" w14:textId="77777777"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Action Date: represents the da</w:t>
            </w:r>
            <w:r w:rsidRPr="00046A3E">
              <w:rPr>
                <w:rFonts w:ascii="Calibri" w:eastAsiaTheme="minorEastAsia" w:hAnsi="Calibri" w:cstheme="minorHAnsi"/>
                <w:iCs/>
                <w:color w:val="4D5154" w:themeColor="text1" w:themeTint="BF"/>
                <w:sz w:val="24"/>
                <w:szCs w:val="24"/>
              </w:rPr>
              <w:t xml:space="preserve">te </w:t>
            </w:r>
            <w:r>
              <w:rPr>
                <w:rFonts w:ascii="Calibri" w:eastAsiaTheme="minorEastAsia" w:hAnsi="Calibri" w:cstheme="minorHAnsi"/>
                <w:iCs/>
                <w:color w:val="4D5154" w:themeColor="text1" w:themeTint="BF"/>
                <w:sz w:val="24"/>
                <w:szCs w:val="24"/>
              </w:rPr>
              <w:t>when the system assigned the action to be executed.</w:t>
            </w:r>
          </w:p>
          <w:p w14:paraId="5ABB3066" w14:textId="77777777"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Create</w:t>
            </w:r>
            <w:r w:rsidRPr="00046A3E">
              <w:rPr>
                <w:rFonts w:ascii="Calibri" w:eastAsiaTheme="minorEastAsia" w:hAnsi="Calibri" w:cstheme="minorHAnsi"/>
                <w:iCs/>
                <w:color w:val="4D5154" w:themeColor="text1" w:themeTint="BF"/>
                <w:sz w:val="24"/>
                <w:szCs w:val="24"/>
              </w:rPr>
              <w:t xml:space="preserve"> Date</w:t>
            </w:r>
            <w:r>
              <w:rPr>
                <w:rFonts w:ascii="Calibri" w:eastAsiaTheme="minorEastAsia" w:hAnsi="Calibri" w:cstheme="minorHAnsi"/>
                <w:iCs/>
                <w:color w:val="4D5154" w:themeColor="text1" w:themeTint="BF"/>
                <w:sz w:val="24"/>
                <w:szCs w:val="24"/>
              </w:rPr>
              <w:t>: represents the date of creating the ticket.</w:t>
            </w:r>
          </w:p>
          <w:p w14:paraId="5A3C8FF8" w14:textId="77777777"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Status: represents the status of the ticket is it (pending, closed, data validation, data correction, under study…etc.)</w:t>
            </w:r>
          </w:p>
          <w:p w14:paraId="606C11E8" w14:textId="77777777" w:rsidR="00AB362F" w:rsidRDefault="00AB362F" w:rsidP="00A149D6">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Requested BY:</w:t>
            </w:r>
            <w:r>
              <w:t xml:space="preserve"> </w:t>
            </w:r>
            <w:r w:rsidRPr="00887D03">
              <w:rPr>
                <w:rFonts w:ascii="Calibri" w:eastAsiaTheme="minorEastAsia" w:hAnsi="Calibri" w:cstheme="minorHAnsi"/>
                <w:iCs/>
                <w:color w:val="4D5154" w:themeColor="text1" w:themeTint="BF"/>
                <w:sz w:val="24"/>
                <w:szCs w:val="24"/>
              </w:rPr>
              <w:t xml:space="preserve">represents the name of the </w:t>
            </w:r>
            <w:r>
              <w:rPr>
                <w:rFonts w:ascii="Calibri" w:eastAsiaTheme="minorEastAsia" w:hAnsi="Calibri" w:cstheme="minorHAnsi"/>
                <w:iCs/>
                <w:color w:val="4D5154" w:themeColor="text1" w:themeTint="BF"/>
                <w:sz w:val="24"/>
                <w:szCs w:val="24"/>
              </w:rPr>
              <w:t>actor</w:t>
            </w:r>
            <w:r w:rsidRPr="00887D03">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which the requester user belongs to (EX: i</w:t>
            </w:r>
            <w:r w:rsidRPr="00887D03">
              <w:rPr>
                <w:rFonts w:ascii="Calibri" w:eastAsiaTheme="minorEastAsia" w:hAnsi="Calibri" w:cstheme="minorHAnsi"/>
                <w:iCs/>
                <w:color w:val="4D5154" w:themeColor="text1" w:themeTint="BF"/>
                <w:sz w:val="24"/>
                <w:szCs w:val="24"/>
              </w:rPr>
              <w:t>f the requester is Arwa from OSS t</w:t>
            </w:r>
            <w:r>
              <w:rPr>
                <w:rFonts w:ascii="Calibri" w:eastAsiaTheme="minorEastAsia" w:hAnsi="Calibri" w:cstheme="minorHAnsi"/>
                <w:iCs/>
                <w:color w:val="4D5154" w:themeColor="text1" w:themeTint="BF"/>
                <w:sz w:val="24"/>
                <w:szCs w:val="24"/>
              </w:rPr>
              <w:t>eam and the requester actor is OSS,</w:t>
            </w:r>
            <w:r w:rsidRPr="00887D03">
              <w:rPr>
                <w:rFonts w:ascii="Calibri" w:eastAsiaTheme="minorEastAsia" w:hAnsi="Calibri" w:cstheme="minorHAnsi"/>
                <w:iCs/>
                <w:color w:val="4D5154" w:themeColor="text1" w:themeTint="BF"/>
                <w:sz w:val="24"/>
                <w:szCs w:val="24"/>
              </w:rPr>
              <w:t xml:space="preserve"> so requested by will be OSS</w:t>
            </w:r>
            <w:r>
              <w:rPr>
                <w:rFonts w:ascii="Calibri" w:eastAsiaTheme="minorEastAsia" w:hAnsi="Calibri" w:cstheme="minorHAnsi"/>
                <w:iCs/>
                <w:color w:val="4D5154" w:themeColor="text1" w:themeTint="BF"/>
                <w:sz w:val="24"/>
                <w:szCs w:val="24"/>
              </w:rPr>
              <w:t>)</w:t>
            </w:r>
          </w:p>
          <w:p w14:paraId="2CF7D1F1" w14:textId="77777777" w:rsidR="00AB362F" w:rsidRDefault="00AB362F" w:rsidP="00461DE9">
            <w:pPr>
              <w:pStyle w:val="CommentText"/>
              <w:bidi w:val="0"/>
              <w:ind w:left="360"/>
              <w:rPr>
                <w:rFonts w:ascii="Calibri" w:eastAsiaTheme="minorEastAsia" w:hAnsi="Calibri" w:cstheme="minorHAnsi"/>
                <w:iCs/>
                <w:color w:val="4D5154" w:themeColor="text1" w:themeTint="BF"/>
                <w:sz w:val="24"/>
                <w:szCs w:val="24"/>
              </w:rPr>
            </w:pPr>
          </w:p>
          <w:p w14:paraId="3A3DCA2A" w14:textId="77777777" w:rsidR="00AB362F" w:rsidRPr="00046A3E" w:rsidRDefault="00AB362F" w:rsidP="00461DE9">
            <w:pPr>
              <w:pStyle w:val="CommentText"/>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example: civil team approved the task on 10/07/2021 then system assign</w:t>
            </w:r>
            <w:r>
              <w:rPr>
                <w:rFonts w:ascii="Calibri" w:eastAsiaTheme="minorEastAsia" w:hAnsi="Calibri" w:cstheme="minorHAnsi"/>
                <w:iCs/>
                <w:color w:val="4D5154" w:themeColor="text1" w:themeTint="BF"/>
                <w:sz w:val="24"/>
                <w:szCs w:val="24"/>
              </w:rPr>
              <w:t>ed</w:t>
            </w:r>
            <w:r w:rsidRPr="00046A3E">
              <w:rPr>
                <w:rFonts w:ascii="Calibri" w:eastAsiaTheme="minorEastAsia" w:hAnsi="Calibri" w:cstheme="minorHAnsi"/>
                <w:iCs/>
                <w:color w:val="4D5154" w:themeColor="text1" w:themeTint="BF"/>
                <w:sz w:val="24"/>
                <w:szCs w:val="24"/>
              </w:rPr>
              <w:t xml:space="preserve"> the ticket to SO:</w:t>
            </w:r>
          </w:p>
          <w:p w14:paraId="6F818F43" w14:textId="77777777" w:rsidR="00AB362F" w:rsidRPr="00046A3E"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Needed Action: Insert Data</w:t>
            </w:r>
          </w:p>
          <w:p w14:paraId="5861EDA8" w14:textId="77777777" w:rsidR="00AB362F" w:rsidRPr="00046A3E"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Custody: SO</w:t>
            </w:r>
          </w:p>
          <w:p w14:paraId="3FE72AA9" w14:textId="77777777" w:rsidR="00AB362F" w:rsidRPr="00046A3E" w:rsidRDefault="00AB362F" w:rsidP="00A149D6">
            <w:pPr>
              <w:pStyle w:val="CommentText"/>
              <w:numPr>
                <w:ilvl w:val="1"/>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Action Date: 10/07/2021</w:t>
            </w:r>
          </w:p>
          <w:p w14:paraId="225C6D10" w14:textId="77777777" w:rsidR="00AB362F" w:rsidRDefault="00AB362F" w:rsidP="00461DE9">
            <w:pPr>
              <w:spacing w:line="240" w:lineRule="auto"/>
              <w:ind w:left="90"/>
            </w:pPr>
          </w:p>
        </w:tc>
      </w:tr>
      <w:tr w:rsidR="00AB362F" w14:paraId="43D3DCFB"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A513028" w14:textId="77777777" w:rsidR="00AB362F" w:rsidRDefault="00AB362F" w:rsidP="00461DE9">
            <w:pPr>
              <w:jc w:val="center"/>
            </w:pPr>
            <w:r>
              <w:t>Alternate Flow:</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7B131E4" w14:textId="77777777" w:rsidR="00AB362F" w:rsidRPr="00483DD3" w:rsidRDefault="00AB362F" w:rsidP="00461DE9">
            <w:pPr>
              <w:jc w:val="center"/>
              <w:rPr>
                <w:rtl/>
              </w:rPr>
            </w:pPr>
            <w:r w:rsidRPr="00F907F5">
              <w:rPr>
                <w:rFonts w:cstheme="minorHAnsi"/>
                <w:iCs/>
                <w:szCs w:val="24"/>
                <w:rtl/>
              </w:rPr>
              <w:t>----</w:t>
            </w:r>
          </w:p>
        </w:tc>
      </w:tr>
      <w:tr w:rsidR="00AB362F" w14:paraId="30F78903"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1D16B44" w14:textId="77777777" w:rsidR="00AB362F" w:rsidRDefault="00AB362F" w:rsidP="00461DE9">
            <w:pPr>
              <w:jc w:val="center"/>
              <w:rPr>
                <w:rFonts w:eastAsia="Calibri" w:cs="Calibri"/>
                <w:color w:val="4D5154"/>
                <w:szCs w:val="24"/>
              </w:rPr>
            </w:pPr>
            <w:r>
              <w:t>Post Condition:</w:t>
            </w:r>
          </w:p>
        </w:tc>
        <w:tc>
          <w:tcPr>
            <w:tcW w:w="6288" w:type="dxa"/>
            <w:gridSpan w:val="2"/>
            <w:tcBorders>
              <w:top w:val="single" w:sz="4" w:space="0" w:color="9EA2A6"/>
              <w:left w:val="single" w:sz="4" w:space="0" w:color="9EA2A6"/>
              <w:bottom w:val="single" w:sz="4" w:space="0" w:color="9EA2A6"/>
              <w:right w:val="single" w:sz="4" w:space="0" w:color="9EA2A6"/>
            </w:tcBorders>
            <w:hideMark/>
          </w:tcPr>
          <w:p w14:paraId="4A0CE0A0" w14:textId="77777777" w:rsidR="00AB362F" w:rsidRPr="00BC4F8E" w:rsidRDefault="00AB362F" w:rsidP="003745E3">
            <w:pPr>
              <w:pStyle w:val="ListParagraph"/>
              <w:numPr>
                <w:ilvl w:val="0"/>
                <w:numId w:val="34"/>
              </w:numPr>
              <w:bidi w:val="0"/>
              <w:rPr>
                <w:rFonts w:ascii="Calibri" w:eastAsiaTheme="minorEastAsia" w:hAnsi="Calibri" w:cstheme="minorHAnsi"/>
                <w:iCs/>
                <w:color w:val="4D5154" w:themeColor="text1" w:themeTint="BF"/>
                <w:sz w:val="24"/>
                <w:szCs w:val="24"/>
              </w:rPr>
            </w:pPr>
            <w:commentRangeStart w:id="142"/>
            <w:commentRangeStart w:id="143"/>
            <w:r w:rsidRPr="00BC4F8E">
              <w:rPr>
                <w:rFonts w:ascii="Calibri" w:eastAsiaTheme="minorEastAsia" w:hAnsi="Calibri" w:cstheme="minorHAnsi"/>
                <w:iCs/>
                <w:color w:val="4D5154" w:themeColor="text1" w:themeTint="BF"/>
                <w:sz w:val="24"/>
                <w:szCs w:val="24"/>
              </w:rPr>
              <w:t xml:space="preserve">All the tickets </w:t>
            </w:r>
            <w:r>
              <w:rPr>
                <w:rFonts w:ascii="Calibri" w:eastAsiaTheme="minorEastAsia" w:hAnsi="Calibri" w:cstheme="minorHAnsi"/>
                <w:iCs/>
                <w:color w:val="4D5154" w:themeColor="text1" w:themeTint="BF"/>
                <w:sz w:val="24"/>
                <w:szCs w:val="24"/>
              </w:rPr>
              <w:t>which pending for</w:t>
            </w:r>
            <w:r w:rsidRPr="00BC4F8E">
              <w:rPr>
                <w:rFonts w:ascii="Calibri" w:eastAsiaTheme="minorEastAsia" w:hAnsi="Calibri" w:cstheme="minorHAnsi"/>
                <w:iCs/>
                <w:color w:val="4D5154" w:themeColor="text1" w:themeTint="BF"/>
                <w:sz w:val="24"/>
                <w:szCs w:val="24"/>
              </w:rPr>
              <w:t xml:space="preserve"> the </w:t>
            </w:r>
            <w:r>
              <w:rPr>
                <w:rFonts w:ascii="Calibri" w:eastAsiaTheme="minorEastAsia" w:hAnsi="Calibri" w:cstheme="minorHAnsi"/>
                <w:iCs/>
                <w:color w:val="4D5154" w:themeColor="text1" w:themeTint="BF"/>
                <w:sz w:val="24"/>
                <w:szCs w:val="24"/>
              </w:rPr>
              <w:t xml:space="preserve">current </w:t>
            </w:r>
            <w:r w:rsidRPr="00BC4F8E">
              <w:rPr>
                <w:rFonts w:ascii="Calibri" w:eastAsiaTheme="minorEastAsia" w:hAnsi="Calibri" w:cstheme="minorHAnsi"/>
                <w:iCs/>
                <w:color w:val="4D5154" w:themeColor="text1" w:themeTint="BF"/>
                <w:sz w:val="24"/>
                <w:szCs w:val="24"/>
              </w:rPr>
              <w:t>user will be displayed in the table view.</w:t>
            </w:r>
            <w:commentRangeEnd w:id="142"/>
            <w:r w:rsidR="00B137A1">
              <w:rPr>
                <w:rStyle w:val="CommentReference"/>
              </w:rPr>
              <w:commentReference w:id="142"/>
            </w:r>
            <w:commentRangeEnd w:id="143"/>
            <w:r w:rsidR="0046138A">
              <w:rPr>
                <w:rStyle w:val="CommentReference"/>
              </w:rPr>
              <w:commentReference w:id="143"/>
            </w:r>
          </w:p>
          <w:p w14:paraId="6B123A8E" w14:textId="77777777" w:rsidR="00AB362F" w:rsidRPr="0002728D" w:rsidRDefault="00AB362F" w:rsidP="003745E3">
            <w:pPr>
              <w:pStyle w:val="ListParagraph"/>
              <w:numPr>
                <w:ilvl w:val="0"/>
                <w:numId w:val="34"/>
              </w:numPr>
              <w:bidi w:val="0"/>
              <w:rPr>
                <w:rFonts w:cstheme="minorHAnsi"/>
                <w:iCs/>
                <w:szCs w:val="24"/>
              </w:rPr>
            </w:pPr>
            <w:r w:rsidRPr="00BC4F8E">
              <w:rPr>
                <w:rFonts w:ascii="Calibri" w:eastAsiaTheme="minorEastAsia" w:hAnsi="Calibri" w:cstheme="minorHAnsi"/>
                <w:iCs/>
                <w:color w:val="4D5154" w:themeColor="text1" w:themeTint="BF"/>
                <w:sz w:val="24"/>
                <w:szCs w:val="24"/>
              </w:rPr>
              <w:t xml:space="preserve">User will be able to </w:t>
            </w:r>
            <w:r>
              <w:rPr>
                <w:rFonts w:ascii="Calibri" w:eastAsiaTheme="minorEastAsia" w:hAnsi="Calibri" w:cstheme="minorHAnsi"/>
                <w:iCs/>
                <w:color w:val="4D5154" w:themeColor="text1" w:themeTint="BF"/>
                <w:sz w:val="24"/>
                <w:szCs w:val="24"/>
              </w:rPr>
              <w:t>execute</w:t>
            </w:r>
            <w:r w:rsidRPr="00BC4F8E">
              <w:rPr>
                <w:rFonts w:ascii="Calibri" w:eastAsiaTheme="minorEastAsia" w:hAnsi="Calibri" w:cstheme="minorHAnsi"/>
                <w:iCs/>
                <w:color w:val="4D5154" w:themeColor="text1" w:themeTint="BF"/>
                <w:sz w:val="24"/>
                <w:szCs w:val="24"/>
              </w:rPr>
              <w:t xml:space="preserve"> the action which the ticket is pending at</w:t>
            </w:r>
            <w:r>
              <w:rPr>
                <w:rFonts w:ascii="Calibri" w:eastAsiaTheme="minorEastAsia" w:hAnsi="Calibri" w:cstheme="minorHAnsi"/>
                <w:iCs/>
                <w:color w:val="4D5154" w:themeColor="text1" w:themeTint="BF"/>
                <w:sz w:val="24"/>
                <w:szCs w:val="24"/>
              </w:rPr>
              <w:t>.</w:t>
            </w:r>
          </w:p>
          <w:p w14:paraId="355D5106" w14:textId="77777777" w:rsidR="00AB362F" w:rsidRPr="002545D7" w:rsidRDefault="00AB362F" w:rsidP="003745E3">
            <w:pPr>
              <w:pStyle w:val="ListParagraph"/>
              <w:numPr>
                <w:ilvl w:val="0"/>
                <w:numId w:val="34"/>
              </w:numPr>
              <w:bidi w:val="0"/>
              <w:rPr>
                <w:rFonts w:cstheme="minorHAnsi"/>
                <w:iCs/>
                <w:szCs w:val="24"/>
              </w:rPr>
            </w:pPr>
            <w:r w:rsidRPr="00BC4F8E">
              <w:rPr>
                <w:rFonts w:ascii="Calibri" w:eastAsiaTheme="minorEastAsia" w:hAnsi="Calibri" w:cstheme="minorHAnsi"/>
                <w:iCs/>
                <w:color w:val="4D5154" w:themeColor="text1" w:themeTint="BF"/>
                <w:sz w:val="24"/>
                <w:szCs w:val="24"/>
              </w:rPr>
              <w:t>User will be able to display the details of the</w:t>
            </w:r>
            <w:r>
              <w:rPr>
                <w:rFonts w:ascii="Calibri" w:eastAsiaTheme="minorEastAsia" w:hAnsi="Calibri" w:cstheme="minorHAnsi"/>
                <w:iCs/>
                <w:color w:val="4D5154" w:themeColor="text1" w:themeTint="BF"/>
                <w:sz w:val="24"/>
                <w:szCs w:val="24"/>
              </w:rPr>
              <w:t xml:space="preserve"> pending</w:t>
            </w:r>
            <w:r w:rsidRPr="00BC4F8E">
              <w:rPr>
                <w:rFonts w:ascii="Calibri" w:eastAsiaTheme="minorEastAsia" w:hAnsi="Calibri" w:cstheme="minorHAnsi"/>
                <w:iCs/>
                <w:color w:val="4D5154" w:themeColor="text1" w:themeTint="BF"/>
                <w:sz w:val="24"/>
                <w:szCs w:val="24"/>
              </w:rPr>
              <w:t xml:space="preserve"> tickets.</w:t>
            </w:r>
          </w:p>
          <w:p w14:paraId="57FA1B56" w14:textId="77777777" w:rsidR="00AB362F" w:rsidRPr="002545D7" w:rsidRDefault="00AB362F" w:rsidP="003745E3">
            <w:pPr>
              <w:pStyle w:val="ListParagraph"/>
              <w:numPr>
                <w:ilvl w:val="0"/>
                <w:numId w:val="34"/>
              </w:numPr>
              <w:bidi w:val="0"/>
              <w:rPr>
                <w:rFonts w:cstheme="minorHAnsi"/>
                <w:iCs/>
                <w:szCs w:val="24"/>
              </w:rPr>
            </w:pPr>
            <w:r w:rsidRPr="002545D7">
              <w:rPr>
                <w:rFonts w:ascii="Calibri" w:eastAsiaTheme="minorEastAsia" w:hAnsi="Calibri" w:cstheme="minorHAnsi"/>
                <w:iCs/>
                <w:color w:val="4D5154" w:themeColor="text1" w:themeTint="BF"/>
                <w:sz w:val="24"/>
                <w:szCs w:val="24"/>
              </w:rPr>
              <w:t xml:space="preserve">User won’t be able to escalate or send reminders to their pending </w:t>
            </w:r>
            <w:r>
              <w:rPr>
                <w:rFonts w:ascii="Calibri" w:eastAsiaTheme="minorEastAsia" w:hAnsi="Calibri" w:cstheme="minorHAnsi"/>
                <w:iCs/>
                <w:color w:val="4D5154" w:themeColor="text1" w:themeTint="BF"/>
                <w:sz w:val="24"/>
                <w:szCs w:val="24"/>
              </w:rPr>
              <w:t>requests</w:t>
            </w:r>
            <w:r w:rsidRPr="002545D7">
              <w:rPr>
                <w:rFonts w:ascii="Calibri" w:eastAsiaTheme="minorEastAsia" w:hAnsi="Calibri" w:cstheme="minorHAnsi"/>
                <w:iCs/>
                <w:color w:val="4D5154" w:themeColor="text1" w:themeTint="BF"/>
                <w:sz w:val="24"/>
                <w:szCs w:val="24"/>
              </w:rPr>
              <w:t>.</w:t>
            </w:r>
          </w:p>
        </w:tc>
      </w:tr>
      <w:tr w:rsidR="00AB362F" w14:paraId="1A8987B3" w14:textId="77777777" w:rsidTr="00461DE9">
        <w:trPr>
          <w:trHeight w:val="350"/>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34FF89B" w14:textId="77777777" w:rsidR="00AB362F" w:rsidRDefault="00AB362F" w:rsidP="00461DE9">
            <w:pPr>
              <w:jc w:val="center"/>
            </w:pPr>
            <w:r>
              <w:t>Business Rules:</w:t>
            </w:r>
          </w:p>
        </w:tc>
        <w:tc>
          <w:tcPr>
            <w:tcW w:w="6288" w:type="dxa"/>
            <w:gridSpan w:val="2"/>
            <w:tcBorders>
              <w:top w:val="single" w:sz="4" w:space="0" w:color="9EA2A6"/>
              <w:left w:val="single" w:sz="4" w:space="0" w:color="9EA2A6"/>
              <w:bottom w:val="single" w:sz="4" w:space="0" w:color="9EA2A6"/>
              <w:right w:val="single" w:sz="4" w:space="0" w:color="9EA2A6"/>
            </w:tcBorders>
          </w:tcPr>
          <w:p w14:paraId="4E0114D8" w14:textId="77777777" w:rsidR="00AB362F" w:rsidRPr="00483DD3" w:rsidRDefault="00AB362F" w:rsidP="003745E3">
            <w:pPr>
              <w:pStyle w:val="ListParagraph"/>
              <w:numPr>
                <w:ilvl w:val="0"/>
                <w:numId w:val="34"/>
              </w:numPr>
              <w:bidi w:val="0"/>
              <w:rPr>
                <w:b/>
                <w:bCs/>
                <w:strike/>
              </w:rPr>
            </w:pPr>
            <w:r>
              <w:rPr>
                <w:rFonts w:ascii="Calibri" w:eastAsiaTheme="minorEastAsia" w:hAnsi="Calibri" w:cstheme="minorHAnsi"/>
                <w:iCs/>
                <w:color w:val="4D5154" w:themeColor="text1" w:themeTint="BF"/>
                <w:sz w:val="24"/>
                <w:szCs w:val="24"/>
              </w:rPr>
              <w:t>Escalation and Reminder buttons will be disabled for all the requests displayed in My Pending.</w:t>
            </w:r>
          </w:p>
        </w:tc>
      </w:tr>
    </w:tbl>
    <w:p w14:paraId="2927A0B7" w14:textId="77777777" w:rsidR="00AB362F" w:rsidRDefault="00AB362F" w:rsidP="00AB362F">
      <w:pPr>
        <w:spacing w:after="200"/>
        <w:rPr>
          <w:rFonts w:cs="Calibri"/>
          <w:color w:val="4D5154"/>
        </w:rPr>
      </w:pPr>
    </w:p>
    <w:p w14:paraId="704D5948" w14:textId="77777777" w:rsidR="00AB362F" w:rsidRDefault="00AB362F" w:rsidP="003745E3">
      <w:pPr>
        <w:pStyle w:val="Heading6"/>
        <w:numPr>
          <w:ilvl w:val="0"/>
          <w:numId w:val="35"/>
        </w:numPr>
        <w:rPr>
          <w:rFonts w:cstheme="minorHAnsi"/>
          <w:iCs/>
          <w:szCs w:val="24"/>
        </w:rPr>
      </w:pPr>
      <w:r>
        <w:t>Execute</w:t>
      </w:r>
      <w:r w:rsidRPr="00D8727F">
        <w:rPr>
          <w:rFonts w:cstheme="minorHAnsi"/>
          <w:iCs/>
          <w:szCs w:val="24"/>
        </w:rPr>
        <w:t xml:space="preserve"> </w:t>
      </w:r>
      <w:r>
        <w:rPr>
          <w:rFonts w:cstheme="minorHAnsi"/>
          <w:iCs/>
          <w:szCs w:val="24"/>
        </w:rPr>
        <w:t>Pending Action</w:t>
      </w:r>
      <w:r w:rsidRPr="002640D3">
        <w:rPr>
          <w:b w:val="0"/>
          <w:bCs/>
          <w:lang w:bidi="ar-SY"/>
        </w:rPr>
        <w:t xml:space="preserve"> </w:t>
      </w:r>
      <w:r w:rsidRPr="0081167D">
        <w:rPr>
          <w:rFonts w:cstheme="minorHAnsi"/>
          <w:iCs/>
          <w:szCs w:val="24"/>
        </w:rPr>
        <w:t>Use Case</w:t>
      </w:r>
    </w:p>
    <w:p w14:paraId="6266FFF6"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r>
        <w:rPr>
          <w:rFonts w:eastAsia="Times" w:cstheme="minorHAnsi"/>
          <w:szCs w:val="20"/>
        </w:rPr>
        <w:t>As the execution of actions is agreed in PO, and explained in details in UI scenario document, here in this use case we will explain the executing of pending actions in general and we will mention the business rules regarding the actions which their execution is modified after CR3.</w:t>
      </w:r>
    </w:p>
    <w:p w14:paraId="24767449"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p>
    <w:p w14:paraId="6F57C7EB"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r>
        <w:rPr>
          <w:rFonts w:eastAsia="Times" w:cstheme="minorHAnsi"/>
          <w:szCs w:val="20"/>
        </w:rPr>
        <w:t>Upon the new requirement to give TLIS user the ability to compare between the data inserted through “insert data” action and the one which modified through “update data” action, the execution UIs of these three actions (telecom validation, civil validation, and civil decision) are modified</w:t>
      </w:r>
      <w:r w:rsidRPr="000129C9">
        <w:rPr>
          <w:rFonts w:eastAsia="Times" w:cstheme="minorHAnsi"/>
          <w:szCs w:val="20"/>
        </w:rPr>
        <w:t>.</w:t>
      </w:r>
    </w:p>
    <w:p w14:paraId="159D7371"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r>
        <w:rPr>
          <w:rFonts w:eastAsia="Times" w:cstheme="minorHAnsi"/>
          <w:szCs w:val="20"/>
        </w:rPr>
        <w:t>The modification was that the UI will contain a button to perform the required comparisons, by click on it, system will display two lists, one of them shows the original inserted data and the another one shows the updated one.</w:t>
      </w:r>
    </w:p>
    <w:p w14:paraId="54626D46"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p>
    <w:p w14:paraId="5F06EB3F"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r>
        <w:rPr>
          <w:rFonts w:eastAsia="Times" w:cstheme="minorHAnsi"/>
          <w:szCs w:val="20"/>
        </w:rPr>
        <w:t xml:space="preserve">User will be able to perform the comparison through these actions only if the actions insert data and update data were executed previously in this ticket. </w:t>
      </w:r>
    </w:p>
    <w:p w14:paraId="277BC168" w14:textId="77777777" w:rsidR="00AB362F" w:rsidRDefault="00AB362F" w:rsidP="00AB362F">
      <w:pPr>
        <w:tabs>
          <w:tab w:val="left" w:pos="180"/>
          <w:tab w:val="left" w:pos="360"/>
          <w:tab w:val="left" w:pos="720"/>
        </w:tabs>
        <w:spacing w:line="240" w:lineRule="auto"/>
        <w:ind w:left="720"/>
        <w:jc w:val="both"/>
        <w:rPr>
          <w:rFonts w:eastAsia="Times" w:cstheme="minorHAnsi"/>
          <w:szCs w:val="20"/>
        </w:rPr>
      </w:pPr>
    </w:p>
    <w:p w14:paraId="51B76D60" w14:textId="77777777" w:rsidR="00AB362F" w:rsidRPr="000129C9" w:rsidRDefault="00AB362F" w:rsidP="00AB362F">
      <w:pPr>
        <w:tabs>
          <w:tab w:val="left" w:pos="180"/>
          <w:tab w:val="left" w:pos="360"/>
          <w:tab w:val="left" w:pos="720"/>
        </w:tabs>
        <w:spacing w:line="240" w:lineRule="auto"/>
        <w:ind w:left="720"/>
        <w:jc w:val="both"/>
        <w:rPr>
          <w:rFonts w:eastAsia="Times" w:cstheme="minorHAnsi"/>
          <w:szCs w:val="20"/>
        </w:rPr>
      </w:pPr>
    </w:p>
    <w:p w14:paraId="04EBD75E" w14:textId="77777777" w:rsidR="00AB362F" w:rsidRPr="008759AB" w:rsidRDefault="00AB362F" w:rsidP="00AB362F"/>
    <w:p w14:paraId="66B1DC4E" w14:textId="77777777" w:rsidR="00AB362F" w:rsidRDefault="00AB362F" w:rsidP="00AB362F"/>
    <w:tbl>
      <w:tblPr>
        <w:tblStyle w:val="GridTable1Light"/>
        <w:tblW w:w="9085" w:type="dxa"/>
        <w:jc w:val="center"/>
        <w:tblLook w:val="01E0" w:firstRow="1" w:lastRow="1" w:firstColumn="1" w:lastColumn="1" w:noHBand="0" w:noVBand="0"/>
      </w:tblPr>
      <w:tblGrid>
        <w:gridCol w:w="2419"/>
        <w:gridCol w:w="3183"/>
        <w:gridCol w:w="3483"/>
      </w:tblGrid>
      <w:tr w:rsidR="00AB362F" w:rsidRPr="005E2148" w14:paraId="540CEC38" w14:textId="77777777" w:rsidTr="00461DE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05D8E27" w14:textId="77777777" w:rsidR="00AB362F" w:rsidRPr="00F90290" w:rsidRDefault="00AB362F" w:rsidP="00461DE9">
            <w:pPr>
              <w:jc w:val="center"/>
              <w:rPr>
                <w:rFonts w:cstheme="minorHAnsi"/>
                <w:szCs w:val="24"/>
              </w:rPr>
            </w:pPr>
            <w:r w:rsidRPr="00F90290">
              <w:rPr>
                <w:rFonts w:cstheme="minorHAnsi"/>
                <w:szCs w:val="24"/>
              </w:rPr>
              <w:br w:type="page"/>
            </w:r>
            <w:r w:rsidRPr="006A13AA">
              <w:rPr>
                <w:rFonts w:cstheme="minorHAnsi"/>
                <w:szCs w:val="24"/>
              </w:rPr>
              <w:t>ID</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302344A3" w14:textId="3AFDFD78" w:rsidR="00AB362F" w:rsidRPr="00FA3743" w:rsidRDefault="00461DE9" w:rsidP="00461DE9">
            <w:pPr>
              <w:jc w:val="center"/>
              <w:rPr>
                <w:rFonts w:cstheme="minorHAnsi"/>
                <w:iCs/>
                <w:color w:val="282660" w:themeColor="text2"/>
                <w:sz w:val="28"/>
                <w:szCs w:val="28"/>
              </w:rPr>
            </w:pPr>
            <w:r>
              <w:rPr>
                <w:rFonts w:eastAsiaTheme="minorHAnsi" w:cstheme="minorHAnsi"/>
                <w:iCs/>
                <w:szCs w:val="24"/>
                <w:lang w:bidi="ar-SY"/>
              </w:rPr>
              <w:t>2</w:t>
            </w:r>
          </w:p>
        </w:tc>
      </w:tr>
      <w:tr w:rsidR="00AB362F" w:rsidRPr="00F90290" w14:paraId="26150ABA"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ECEF35E" w14:textId="77777777" w:rsidR="00AB362F" w:rsidRPr="00F90290" w:rsidRDefault="00AB362F" w:rsidP="00461DE9">
            <w:pPr>
              <w:jc w:val="center"/>
              <w:rPr>
                <w:rFonts w:cstheme="minorHAnsi"/>
                <w:szCs w:val="24"/>
              </w:rPr>
            </w:pPr>
            <w:r w:rsidRPr="00F90290">
              <w:rPr>
                <w:rFonts w:cstheme="minorHAnsi"/>
                <w:szCs w:val="24"/>
              </w:rPr>
              <w:t>Name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345B1A84" w14:textId="77777777" w:rsidR="00AB362F" w:rsidRPr="004F4C7F" w:rsidRDefault="00AB362F" w:rsidP="00461DE9">
            <w:pPr>
              <w:jc w:val="center"/>
              <w:rPr>
                <w:b w:val="0"/>
                <w:bCs w:val="0"/>
                <w:rtl/>
                <w:lang w:bidi="ar-SY"/>
              </w:rPr>
            </w:pPr>
            <w:r>
              <w:rPr>
                <w:b w:val="0"/>
                <w:bCs w:val="0"/>
                <w:lang w:bidi="ar-SY"/>
              </w:rPr>
              <w:t>Execute</w:t>
            </w:r>
            <w:r w:rsidRPr="002F7922">
              <w:rPr>
                <w:b w:val="0"/>
                <w:bCs w:val="0"/>
                <w:lang w:bidi="ar-SY"/>
              </w:rPr>
              <w:t xml:space="preserve"> </w:t>
            </w:r>
            <w:r>
              <w:rPr>
                <w:b w:val="0"/>
                <w:bCs w:val="0"/>
                <w:lang w:bidi="ar-SY"/>
              </w:rPr>
              <w:t>Pending Action</w:t>
            </w:r>
            <w:r w:rsidRPr="002640D3">
              <w:rPr>
                <w:b w:val="0"/>
                <w:bCs w:val="0"/>
                <w:lang w:bidi="ar-SY"/>
              </w:rPr>
              <w:t xml:space="preserve"> </w:t>
            </w:r>
          </w:p>
        </w:tc>
      </w:tr>
      <w:tr w:rsidR="00AB362F" w:rsidRPr="00F90290" w14:paraId="514C4E08"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0495412" w14:textId="77777777" w:rsidR="00AB362F" w:rsidRPr="00F90290" w:rsidRDefault="00AB362F" w:rsidP="00461DE9">
            <w:pPr>
              <w:jc w:val="center"/>
              <w:rPr>
                <w:rFonts w:cstheme="minorHAnsi"/>
                <w:szCs w:val="24"/>
              </w:rPr>
            </w:pPr>
            <w:r w:rsidRPr="00F90290">
              <w:rPr>
                <w:rFonts w:cstheme="minorHAnsi"/>
                <w:szCs w:val="24"/>
              </w:rPr>
              <w:t>Version</w:t>
            </w:r>
            <w:r>
              <w:rPr>
                <w:rFonts w:cstheme="minorHAnsi"/>
                <w:szCs w:val="24"/>
              </w:rPr>
              <w:t xml:space="preserve"> Date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682AE97D" w14:textId="77777777" w:rsidR="00AB362F" w:rsidRPr="004F4C7F" w:rsidRDefault="00AB362F" w:rsidP="00461DE9">
            <w:pPr>
              <w:jc w:val="center"/>
              <w:rPr>
                <w:b w:val="0"/>
                <w:bCs w:val="0"/>
              </w:rPr>
            </w:pPr>
            <w:r>
              <w:rPr>
                <w:b w:val="0"/>
                <w:bCs w:val="0"/>
              </w:rPr>
              <w:t>13</w:t>
            </w:r>
            <w:r w:rsidRPr="004F4C7F">
              <w:rPr>
                <w:b w:val="0"/>
                <w:bCs w:val="0"/>
              </w:rPr>
              <w:t>/</w:t>
            </w:r>
            <w:r>
              <w:rPr>
                <w:b w:val="0"/>
                <w:bCs w:val="0"/>
              </w:rPr>
              <w:t>12</w:t>
            </w:r>
            <w:r w:rsidRPr="004F4C7F">
              <w:rPr>
                <w:b w:val="0"/>
                <w:bCs w:val="0"/>
              </w:rPr>
              <w:t>/2021</w:t>
            </w:r>
          </w:p>
        </w:tc>
      </w:tr>
      <w:tr w:rsidR="00AB362F" w:rsidRPr="005E2148" w14:paraId="639F1474" w14:textId="77777777" w:rsidTr="00461DE9">
        <w:trPr>
          <w:trHeight w:val="56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75A58C7"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Brief Description: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600CBC42" w14:textId="77777777" w:rsidR="00AB362F" w:rsidRPr="004F4C7F" w:rsidRDefault="00AB362F" w:rsidP="00461DE9">
            <w:pPr>
              <w:rPr>
                <w:b w:val="0"/>
                <w:bCs w:val="0"/>
              </w:rPr>
            </w:pPr>
            <w:r w:rsidRPr="004F4C7F">
              <w:rPr>
                <w:b w:val="0"/>
                <w:bCs w:val="0"/>
                <w:lang w:bidi="ar-SY"/>
              </w:rPr>
              <w:t xml:space="preserve">This use case represents </w:t>
            </w:r>
            <w:r>
              <w:rPr>
                <w:b w:val="0"/>
                <w:bCs w:val="0"/>
                <w:lang w:bidi="ar-SY"/>
              </w:rPr>
              <w:t>executing the pending action</w:t>
            </w:r>
            <w:r>
              <w:t>.</w:t>
            </w:r>
          </w:p>
        </w:tc>
      </w:tr>
      <w:tr w:rsidR="00AB362F" w:rsidRPr="005E2148" w14:paraId="3F8B317A" w14:textId="77777777" w:rsidTr="00461DE9">
        <w:trPr>
          <w:trHeight w:val="853"/>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8E0963B"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Business [System] Trigger:</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AF04B73" w14:textId="77777777" w:rsidR="00AB362F" w:rsidRPr="004F4C7F" w:rsidRDefault="00AB362F" w:rsidP="00461DE9">
            <w:pPr>
              <w:rPr>
                <w:b w:val="0"/>
                <w:bCs w:val="0"/>
                <w:i/>
                <w:lang w:bidi="ar-SY"/>
              </w:rPr>
            </w:pPr>
            <w:r w:rsidRPr="004F4C7F">
              <w:rPr>
                <w:b w:val="0"/>
                <w:bCs w:val="0"/>
                <w:lang w:bidi="ar-SY"/>
              </w:rPr>
              <w:t>User want</w:t>
            </w:r>
            <w:r>
              <w:rPr>
                <w:b w:val="0"/>
                <w:bCs w:val="0"/>
                <w:lang w:bidi="ar-SY"/>
              </w:rPr>
              <w:t>s</w:t>
            </w:r>
            <w:r w:rsidRPr="004F4C7F">
              <w:rPr>
                <w:b w:val="0"/>
                <w:bCs w:val="0"/>
                <w:lang w:bidi="ar-SY"/>
              </w:rPr>
              <w:t xml:space="preserve"> </w:t>
            </w:r>
            <w:r>
              <w:rPr>
                <w:b w:val="0"/>
                <w:bCs w:val="0"/>
                <w:lang w:bidi="ar-SY"/>
              </w:rPr>
              <w:t>to execute the pending action</w:t>
            </w:r>
            <w:r>
              <w:t>.</w:t>
            </w:r>
          </w:p>
        </w:tc>
      </w:tr>
      <w:tr w:rsidR="00AB362F" w:rsidRPr="005E2148" w14:paraId="096C6398" w14:textId="77777777" w:rsidTr="00461DE9">
        <w:trPr>
          <w:trHeight w:val="440"/>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9F5DFB9"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Preconditions: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4894A435" w14:textId="77777777" w:rsidR="00AB362F" w:rsidRPr="004F4C7F" w:rsidRDefault="00AB362F" w:rsidP="00461DE9">
            <w:pPr>
              <w:rPr>
                <w:b w:val="0"/>
                <w:bCs w:val="0"/>
                <w:lang w:bidi="ar-SY"/>
              </w:rPr>
            </w:pPr>
            <w:r w:rsidRPr="004F4C7F">
              <w:rPr>
                <w:b w:val="0"/>
                <w:bCs w:val="0"/>
                <w:lang w:bidi="ar-SY"/>
              </w:rPr>
              <w:t>User has to have a permission to access this UI.</w:t>
            </w:r>
          </w:p>
        </w:tc>
      </w:tr>
      <w:tr w:rsidR="00AB362F" w:rsidRPr="005E2148" w14:paraId="7640A33B"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E3565A2"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Assumptions: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188C029" w14:textId="77777777" w:rsidR="00AB362F" w:rsidRPr="00ED41A0" w:rsidRDefault="00AB362F" w:rsidP="00461DE9">
            <w:pPr>
              <w:jc w:val="center"/>
              <w:rPr>
                <w:lang w:bidi="ar-SY"/>
              </w:rPr>
            </w:pPr>
            <w:r w:rsidRPr="00ED41A0">
              <w:rPr>
                <w:lang w:bidi="ar-SY"/>
              </w:rPr>
              <w:t>-</w:t>
            </w:r>
          </w:p>
        </w:tc>
      </w:tr>
      <w:tr w:rsidR="00AB362F" w:rsidRPr="005E2148" w14:paraId="06BE66D1" w14:textId="77777777" w:rsidTr="00461DE9">
        <w:trPr>
          <w:trHeight w:val="44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8C3136F"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Actor(s):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ECD5839" w14:textId="77777777" w:rsidR="00AB362F" w:rsidRPr="004F4C7F" w:rsidRDefault="00AB362F" w:rsidP="00461DE9">
            <w:pPr>
              <w:rPr>
                <w:b w:val="0"/>
                <w:bCs w:val="0"/>
                <w:lang w:bidi="ar-SY"/>
              </w:rPr>
            </w:pPr>
            <w:r w:rsidRPr="004F4C7F">
              <w:rPr>
                <w:b w:val="0"/>
                <w:bCs w:val="0"/>
                <w:lang w:bidi="ar-SY"/>
              </w:rPr>
              <w:t>Admin, Permitted User</w:t>
            </w:r>
          </w:p>
        </w:tc>
      </w:tr>
      <w:tr w:rsidR="00AB362F" w:rsidRPr="005E2148" w14:paraId="4B6D561D" w14:textId="77777777" w:rsidTr="00461DE9">
        <w:trPr>
          <w:trHeight w:val="465"/>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17B06D0"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Priority:</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7C13DD0" w14:textId="77777777" w:rsidR="00AB362F" w:rsidRPr="004F4C7F" w:rsidRDefault="00AB362F" w:rsidP="00461DE9">
            <w:pPr>
              <w:rPr>
                <w:b w:val="0"/>
                <w:bCs w:val="0"/>
              </w:rPr>
            </w:pPr>
            <w:r w:rsidRPr="004F4C7F">
              <w:rPr>
                <w:b w:val="0"/>
                <w:bCs w:val="0"/>
              </w:rPr>
              <w:t>High</w:t>
            </w:r>
          </w:p>
        </w:tc>
      </w:tr>
      <w:tr w:rsidR="00AB362F" w:rsidRPr="005E2148" w14:paraId="06CCD390" w14:textId="77777777" w:rsidTr="00461DE9">
        <w:trPr>
          <w:trHeight w:val="432"/>
          <w:jc w:val="center"/>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3C8D729F" w14:textId="77777777" w:rsidR="00AB362F" w:rsidRPr="00F90290" w:rsidRDefault="00AB362F" w:rsidP="00461DE9">
            <w:pPr>
              <w:pBdr>
                <w:left w:val="single" w:sz="18" w:space="4" w:color="auto"/>
              </w:pBdr>
              <w:jc w:val="center"/>
              <w:rPr>
                <w:rFonts w:cstheme="minorHAnsi"/>
                <w:szCs w:val="24"/>
              </w:rPr>
            </w:pPr>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p>
        </w:tc>
        <w:tc>
          <w:tcPr>
            <w:tcW w:w="3183" w:type="dxa"/>
            <w:shd w:val="clear" w:color="auto" w:fill="E6E7E8" w:themeFill="text1" w:themeFillTint="1A"/>
          </w:tcPr>
          <w:p w14:paraId="197320AB" w14:textId="77777777" w:rsidR="00AB362F" w:rsidRPr="00F907F5" w:rsidRDefault="00AB362F" w:rsidP="00461DE9">
            <w:pPr>
              <w:jc w:val="center"/>
              <w:cnfStyle w:val="000000000000" w:firstRow="0" w:lastRow="0" w:firstColumn="0" w:lastColumn="0" w:oddVBand="0" w:evenVBand="0" w:oddHBand="0" w:evenHBand="0" w:firstRowFirstColumn="0" w:firstRowLastColumn="0" w:lastRowFirstColumn="0" w:lastRowLastColumn="0"/>
              <w:rPr>
                <w:rFonts w:cstheme="minorHAnsi"/>
                <w:b/>
                <w:bCs/>
                <w:iCs/>
                <w:szCs w:val="24"/>
              </w:rPr>
            </w:pPr>
            <w:r w:rsidRPr="00F907F5">
              <w:rPr>
                <w:rFonts w:cstheme="minorHAnsi"/>
                <w:b/>
                <w:bCs/>
                <w:iCs/>
                <w:szCs w:val="24"/>
              </w:rPr>
              <w:t>Actor Action</w:t>
            </w:r>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70B910F7" w14:textId="77777777" w:rsidR="00AB362F" w:rsidRPr="00F907F5" w:rsidRDefault="00AB362F" w:rsidP="00461DE9">
            <w:pPr>
              <w:jc w:val="center"/>
              <w:rPr>
                <w:rFonts w:cstheme="minorHAnsi"/>
                <w:iCs/>
                <w:szCs w:val="24"/>
              </w:rPr>
            </w:pPr>
            <w:r w:rsidRPr="00F907F5">
              <w:rPr>
                <w:rFonts w:cstheme="minorHAnsi"/>
                <w:iCs/>
                <w:szCs w:val="24"/>
              </w:rPr>
              <w:t>System Response</w:t>
            </w:r>
          </w:p>
        </w:tc>
      </w:tr>
      <w:tr w:rsidR="00AB362F" w:rsidRPr="005E2148" w14:paraId="7D2AFF90" w14:textId="77777777" w:rsidTr="00461DE9">
        <w:trPr>
          <w:trHeight w:val="1547"/>
          <w:jc w:val="center"/>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7ADCEA4A" w14:textId="77777777" w:rsidR="00AB362F" w:rsidRPr="00F90290" w:rsidRDefault="00AB362F" w:rsidP="00461DE9">
            <w:pPr>
              <w:pBdr>
                <w:left w:val="single" w:sz="18" w:space="4" w:color="auto"/>
              </w:pBdr>
              <w:jc w:val="center"/>
              <w:rPr>
                <w:rFonts w:cstheme="minorHAnsi"/>
                <w:szCs w:val="24"/>
              </w:rPr>
            </w:pPr>
          </w:p>
        </w:tc>
        <w:tc>
          <w:tcPr>
            <w:tcW w:w="3183" w:type="dxa"/>
          </w:tcPr>
          <w:p w14:paraId="081514D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 xml:space="preserve">user will click on </w:t>
            </w:r>
            <w:r>
              <w:t>the execute button under Management column next to the pending request they want to execute;</w:t>
            </w:r>
          </w:p>
          <w:p w14:paraId="2BCC5A30"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9ACA91F"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4FE0E14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012E500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8C11F7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3E01867"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715115E"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E4816D8"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0EA1323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90F2D7C" w14:textId="77777777" w:rsidR="00AB362F" w:rsidRPr="00F907F5"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B47A88">
              <w:rPr>
                <w:rFonts w:cstheme="minorHAnsi"/>
                <w:b/>
                <w:bCs/>
                <w:iCs/>
                <w:szCs w:val="24"/>
              </w:rPr>
              <w:t>Step 3</w:t>
            </w:r>
            <w:r>
              <w:rPr>
                <w:rFonts w:cstheme="minorHAnsi"/>
                <w:iCs/>
                <w:szCs w:val="24"/>
              </w:rPr>
              <w:t xml:space="preserve">: </w:t>
            </w:r>
            <w:r w:rsidRPr="00027922">
              <w:rPr>
                <w:rFonts w:cstheme="minorHAnsi"/>
                <w:iCs/>
                <w:szCs w:val="24"/>
              </w:rPr>
              <w:t xml:space="preserve">user will </w:t>
            </w:r>
            <w:r>
              <w:rPr>
                <w:rFonts w:cstheme="minorHAnsi"/>
                <w:iCs/>
                <w:szCs w:val="24"/>
              </w:rPr>
              <w:t>do the required business to execute the action;</w:t>
            </w:r>
          </w:p>
        </w:tc>
        <w:tc>
          <w:tcPr>
            <w:cnfStyle w:val="000100000000" w:firstRow="0" w:lastRow="0" w:firstColumn="0" w:lastColumn="1" w:oddVBand="0" w:evenVBand="0" w:oddHBand="0" w:evenHBand="0" w:firstRowFirstColumn="0" w:firstRowLastColumn="0" w:lastRowFirstColumn="0" w:lastRowLastColumn="0"/>
            <w:tcW w:w="3483" w:type="dxa"/>
          </w:tcPr>
          <w:p w14:paraId="3650C3EA" w14:textId="77777777" w:rsidR="00AB362F" w:rsidRPr="00F907F5" w:rsidRDefault="00AB362F" w:rsidP="00461DE9">
            <w:pPr>
              <w:rPr>
                <w:rFonts w:cstheme="minorHAnsi"/>
                <w:b w:val="0"/>
                <w:bCs w:val="0"/>
                <w:iCs/>
                <w:szCs w:val="24"/>
              </w:rPr>
            </w:pPr>
          </w:p>
          <w:p w14:paraId="5378C7FD" w14:textId="77777777" w:rsidR="00AB362F" w:rsidRDefault="00AB362F" w:rsidP="00461DE9">
            <w:pPr>
              <w:rPr>
                <w:rFonts w:cstheme="minorHAnsi"/>
                <w:b w:val="0"/>
                <w:bCs w:val="0"/>
                <w:iCs/>
                <w:szCs w:val="24"/>
              </w:rPr>
            </w:pPr>
          </w:p>
          <w:p w14:paraId="5B9D28E6" w14:textId="77777777" w:rsidR="00AB362F" w:rsidRDefault="00AB362F" w:rsidP="00461DE9">
            <w:pPr>
              <w:rPr>
                <w:rFonts w:cstheme="minorHAnsi"/>
                <w:iCs/>
                <w:szCs w:val="24"/>
              </w:rPr>
            </w:pPr>
          </w:p>
          <w:p w14:paraId="3736E04A" w14:textId="77777777" w:rsidR="00AB362F" w:rsidRDefault="00AB362F" w:rsidP="00461DE9">
            <w:pPr>
              <w:rPr>
                <w:rFonts w:cstheme="minorHAnsi"/>
                <w:iCs/>
                <w:szCs w:val="24"/>
              </w:rPr>
            </w:pPr>
          </w:p>
          <w:p w14:paraId="4F473D77" w14:textId="77777777" w:rsidR="00AB362F" w:rsidRDefault="00AB362F" w:rsidP="00461DE9">
            <w:pPr>
              <w:rPr>
                <w:rFonts w:cstheme="minorHAnsi"/>
                <w:iCs/>
                <w:szCs w:val="24"/>
              </w:rPr>
            </w:pPr>
          </w:p>
          <w:p w14:paraId="7B0DDC1D" w14:textId="77777777" w:rsidR="00AB362F" w:rsidRDefault="00AB362F" w:rsidP="00461DE9">
            <w:pPr>
              <w:rPr>
                <w:rFonts w:cstheme="minorHAnsi"/>
                <w:b w:val="0"/>
                <w:bCs w:val="0"/>
                <w:iCs/>
                <w:szCs w:val="24"/>
              </w:rPr>
            </w:pPr>
            <w:r w:rsidRPr="00D414D7">
              <w:rPr>
                <w:rFonts w:cstheme="minorHAnsi"/>
                <w:iCs/>
                <w:szCs w:val="24"/>
              </w:rPr>
              <w:t xml:space="preserve">Step </w:t>
            </w:r>
            <w:r>
              <w:rPr>
                <w:rFonts w:cstheme="minorHAnsi"/>
                <w:iCs/>
                <w:szCs w:val="24"/>
              </w:rPr>
              <w:t>2</w:t>
            </w:r>
            <w:r w:rsidRPr="00F907F5">
              <w:rPr>
                <w:rFonts w:cstheme="minorHAnsi"/>
                <w:iCs/>
                <w:szCs w:val="24"/>
              </w:rPr>
              <w:t xml:space="preserve">: </w:t>
            </w:r>
            <w:r w:rsidRPr="00E06A14">
              <w:rPr>
                <w:rFonts w:cstheme="minorHAnsi"/>
                <w:b w:val="0"/>
                <w:bCs w:val="0"/>
                <w:iCs/>
                <w:szCs w:val="24"/>
              </w:rPr>
              <w:t xml:space="preserve">system will display </w:t>
            </w:r>
            <w:r>
              <w:rPr>
                <w:rFonts w:cstheme="minorHAnsi"/>
                <w:b w:val="0"/>
                <w:bCs w:val="0"/>
                <w:iCs/>
                <w:szCs w:val="24"/>
              </w:rPr>
              <w:t>the suitable execution interface based on the pending action user want to execute;</w:t>
            </w:r>
          </w:p>
          <w:p w14:paraId="5DC2353A" w14:textId="77777777" w:rsidR="00AB362F" w:rsidRDefault="00AB362F" w:rsidP="00461DE9">
            <w:pPr>
              <w:rPr>
                <w:rFonts w:cstheme="minorHAnsi"/>
                <w:b w:val="0"/>
                <w:bCs w:val="0"/>
                <w:iCs/>
                <w:szCs w:val="24"/>
              </w:rPr>
            </w:pPr>
          </w:p>
          <w:p w14:paraId="7E80D319" w14:textId="77777777" w:rsidR="00AB362F" w:rsidRDefault="00AB362F" w:rsidP="00461DE9">
            <w:pPr>
              <w:rPr>
                <w:rFonts w:cstheme="minorHAnsi"/>
                <w:b w:val="0"/>
                <w:bCs w:val="0"/>
                <w:iCs/>
                <w:szCs w:val="24"/>
              </w:rPr>
            </w:pPr>
            <w:r>
              <w:rPr>
                <w:rFonts w:cstheme="minorHAnsi"/>
                <w:b w:val="0"/>
                <w:bCs w:val="0"/>
                <w:iCs/>
                <w:szCs w:val="24"/>
              </w:rPr>
              <w:t xml:space="preserve">The executing interfaces content is explained in details in UI scenario. </w:t>
            </w:r>
          </w:p>
          <w:p w14:paraId="2F2F6EE7" w14:textId="77777777" w:rsidR="00AB362F" w:rsidRDefault="00AB362F" w:rsidP="00461DE9">
            <w:pPr>
              <w:rPr>
                <w:rFonts w:cstheme="minorHAnsi"/>
                <w:b w:val="0"/>
                <w:bCs w:val="0"/>
                <w:iCs/>
                <w:szCs w:val="24"/>
              </w:rPr>
            </w:pPr>
            <w:r w:rsidRPr="00007A99">
              <w:rPr>
                <w:rFonts w:cstheme="minorHAnsi"/>
                <w:b w:val="0"/>
                <w:bCs w:val="0"/>
                <w:iCs/>
                <w:szCs w:val="24"/>
              </w:rPr>
              <w:t xml:space="preserve"> </w:t>
            </w:r>
          </w:p>
          <w:p w14:paraId="49BE6178" w14:textId="77777777" w:rsidR="00AB362F" w:rsidRDefault="00AB362F" w:rsidP="00461DE9">
            <w:pPr>
              <w:rPr>
                <w:rFonts w:cstheme="minorHAnsi"/>
                <w:b w:val="0"/>
                <w:bCs w:val="0"/>
                <w:iCs/>
                <w:szCs w:val="24"/>
              </w:rPr>
            </w:pPr>
          </w:p>
          <w:p w14:paraId="27AE125C" w14:textId="77777777" w:rsidR="00AB362F" w:rsidRDefault="00AB362F" w:rsidP="00461DE9">
            <w:pPr>
              <w:rPr>
                <w:rFonts w:cstheme="minorHAnsi"/>
                <w:iCs/>
                <w:szCs w:val="24"/>
              </w:rPr>
            </w:pPr>
          </w:p>
          <w:p w14:paraId="5C031E20" w14:textId="77777777" w:rsidR="00AB362F" w:rsidRDefault="00AB362F" w:rsidP="00461DE9">
            <w:pPr>
              <w:rPr>
                <w:rFonts w:cstheme="minorHAnsi"/>
                <w:iCs/>
                <w:szCs w:val="24"/>
              </w:rPr>
            </w:pPr>
          </w:p>
          <w:p w14:paraId="7EA78F22" w14:textId="77777777" w:rsidR="00AB362F" w:rsidRPr="00721EE2" w:rsidRDefault="00AB362F" w:rsidP="00461DE9">
            <w:pPr>
              <w:rPr>
                <w:rFonts w:cstheme="minorHAnsi"/>
                <w:iCs/>
                <w:szCs w:val="24"/>
              </w:rPr>
            </w:pPr>
            <w:r w:rsidRPr="00D414D7">
              <w:rPr>
                <w:rFonts w:cstheme="minorHAnsi"/>
                <w:iCs/>
                <w:szCs w:val="24"/>
              </w:rPr>
              <w:t xml:space="preserve">Step </w:t>
            </w:r>
            <w:r>
              <w:rPr>
                <w:rFonts w:cstheme="minorHAnsi"/>
                <w:iCs/>
                <w:szCs w:val="24"/>
              </w:rPr>
              <w:t>4</w:t>
            </w:r>
            <w:r w:rsidRPr="00F907F5">
              <w:rPr>
                <w:rFonts w:cstheme="minorHAnsi"/>
                <w:iCs/>
                <w:szCs w:val="24"/>
              </w:rPr>
              <w:t xml:space="preserve">: </w:t>
            </w:r>
            <w:r w:rsidRPr="00E06A14">
              <w:rPr>
                <w:rFonts w:cstheme="minorHAnsi"/>
                <w:b w:val="0"/>
                <w:bCs w:val="0"/>
                <w:iCs/>
                <w:szCs w:val="24"/>
              </w:rPr>
              <w:t xml:space="preserve">system will </w:t>
            </w:r>
            <w:r>
              <w:rPr>
                <w:rFonts w:cstheme="minorHAnsi"/>
                <w:b w:val="0"/>
                <w:bCs w:val="0"/>
                <w:iCs/>
                <w:szCs w:val="24"/>
              </w:rPr>
              <w:t>execute the action then move to the next one in the workflow.</w:t>
            </w:r>
          </w:p>
        </w:tc>
      </w:tr>
      <w:tr w:rsidR="00AB362F" w:rsidRPr="005E2148" w14:paraId="75AC8EC4" w14:textId="77777777" w:rsidTr="00461DE9">
        <w:trPr>
          <w:trHeight w:val="288"/>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59B2D06" w14:textId="77777777" w:rsidR="00AB362F" w:rsidRPr="00F90290" w:rsidRDefault="00AB362F" w:rsidP="00461DE9">
            <w:pPr>
              <w:pBdr>
                <w:left w:val="single" w:sz="18" w:space="4" w:color="auto"/>
              </w:pBdr>
              <w:jc w:val="center"/>
              <w:rPr>
                <w:rFonts w:cstheme="minorHAnsi"/>
                <w:szCs w:val="24"/>
                <w:rtl/>
                <w:lang w:bidi="ar-SY"/>
              </w:rPr>
            </w:pPr>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D1B26CE" w14:textId="77777777" w:rsidR="00AB362F" w:rsidRPr="00F907F5" w:rsidRDefault="00AB362F" w:rsidP="00461DE9">
            <w:pPr>
              <w:jc w:val="center"/>
              <w:rPr>
                <w:rFonts w:cstheme="minorHAnsi"/>
                <w:b w:val="0"/>
                <w:bCs w:val="0"/>
                <w:iCs/>
                <w:szCs w:val="24"/>
              </w:rPr>
            </w:pPr>
            <w:r>
              <w:rPr>
                <w:rFonts w:cstheme="minorHAnsi"/>
                <w:iCs/>
                <w:szCs w:val="24"/>
                <w:rtl/>
              </w:rPr>
              <w:t>--</w:t>
            </w:r>
          </w:p>
        </w:tc>
      </w:tr>
      <w:tr w:rsidR="00AB362F" w:rsidRPr="005E2148" w14:paraId="6C919AB1"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7EDDE8D" w14:textId="77777777" w:rsidR="00AB362F" w:rsidRPr="00F90290" w:rsidRDefault="00AB362F" w:rsidP="00461DE9">
            <w:pPr>
              <w:jc w:val="center"/>
              <w:rPr>
                <w:rFonts w:cstheme="minorHAnsi"/>
                <w:szCs w:val="24"/>
                <w:rtl/>
              </w:rPr>
            </w:pPr>
            <w:commentRangeStart w:id="144"/>
            <w:commentRangeStart w:id="145"/>
            <w:r>
              <w:rPr>
                <w:rFonts w:cstheme="minorHAnsi"/>
                <w:szCs w:val="24"/>
              </w:rPr>
              <w:t>Post C</w:t>
            </w:r>
            <w:r w:rsidRPr="00F90290">
              <w:rPr>
                <w:rFonts w:cstheme="minorHAnsi"/>
                <w:szCs w:val="24"/>
              </w:rPr>
              <w:t>ondition:</w:t>
            </w:r>
            <w:commentRangeEnd w:id="144"/>
            <w:r w:rsidR="006B1A63">
              <w:rPr>
                <w:rStyle w:val="CommentReference"/>
                <w:rFonts w:asciiTheme="minorHAnsi" w:eastAsiaTheme="minorHAnsi" w:hAnsiTheme="minorHAnsi"/>
                <w:b w:val="0"/>
                <w:bCs w:val="0"/>
                <w:color w:val="auto"/>
              </w:rPr>
              <w:commentReference w:id="144"/>
            </w:r>
            <w:commentRangeEnd w:id="145"/>
            <w:r w:rsidR="0046138A">
              <w:rPr>
                <w:rStyle w:val="CommentReference"/>
                <w:rFonts w:asciiTheme="minorHAnsi" w:eastAsiaTheme="minorHAnsi" w:hAnsiTheme="minorHAnsi"/>
                <w:b w:val="0"/>
                <w:bCs w:val="0"/>
                <w:color w:val="auto"/>
              </w:rPr>
              <w:commentReference w:id="145"/>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B7FB00B" w14:textId="77777777" w:rsidR="00AB362F" w:rsidRPr="00F907F5" w:rsidRDefault="00AB362F" w:rsidP="00461DE9">
            <w:pPr>
              <w:rPr>
                <w:rFonts w:cstheme="minorHAnsi"/>
                <w:b w:val="0"/>
                <w:bCs w:val="0"/>
                <w:iCs/>
                <w:szCs w:val="24"/>
                <w:lang w:bidi="ar-SY"/>
              </w:rPr>
            </w:pPr>
          </w:p>
        </w:tc>
      </w:tr>
      <w:tr w:rsidR="00AB362F" w:rsidRPr="005E2148" w14:paraId="7DC3A7B7" w14:textId="77777777" w:rsidTr="00461DE9">
        <w:trPr>
          <w:cnfStyle w:val="010000000000" w:firstRow="0" w:lastRow="1"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8E86C84" w14:textId="77777777" w:rsidR="00AB362F" w:rsidRPr="00F90290" w:rsidRDefault="00AB362F" w:rsidP="00461DE9">
            <w:pPr>
              <w:jc w:val="center"/>
              <w:rPr>
                <w:rFonts w:cstheme="minorHAnsi"/>
                <w:szCs w:val="24"/>
              </w:rPr>
            </w:pPr>
            <w:r w:rsidRPr="00F90290">
              <w:rPr>
                <w:rFonts w:cstheme="minorHAnsi"/>
                <w:szCs w:val="24"/>
              </w:rPr>
              <w:t>Business Rule</w:t>
            </w:r>
            <w:r>
              <w:rPr>
                <w:rFonts w:cstheme="minorHAnsi"/>
                <w:szCs w:val="24"/>
              </w:rPr>
              <w:t>s</w:t>
            </w:r>
            <w:r w:rsidRPr="00F90290">
              <w:rPr>
                <w:rFonts w:cstheme="minorHAnsi"/>
                <w:szCs w:val="24"/>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797D34D" w14:textId="77777777" w:rsidR="00AB362F" w:rsidRPr="00333DB4" w:rsidRDefault="00AB362F" w:rsidP="00461DE9">
            <w:pPr>
              <w:rPr>
                <w:rFonts w:eastAsia="Times" w:cstheme="minorHAnsi"/>
                <w:b w:val="0"/>
                <w:bCs w:val="0"/>
                <w:szCs w:val="20"/>
              </w:rPr>
            </w:pPr>
            <w:r w:rsidRPr="00333DB4">
              <w:rPr>
                <w:rFonts w:cstheme="minorHAnsi"/>
                <w:b w:val="0"/>
                <w:bCs w:val="0"/>
                <w:iCs/>
                <w:szCs w:val="24"/>
              </w:rPr>
              <w:t xml:space="preserve">In </w:t>
            </w:r>
            <w:r w:rsidRPr="00333DB4">
              <w:rPr>
                <w:rFonts w:eastAsia="Times" w:cstheme="minorHAnsi"/>
                <w:b w:val="0"/>
                <w:bCs w:val="0"/>
                <w:szCs w:val="20"/>
              </w:rPr>
              <w:t>telecom validation, civil validation, and civil decision actions:</w:t>
            </w:r>
          </w:p>
          <w:p w14:paraId="16921887" w14:textId="77777777" w:rsidR="00AB362F" w:rsidRPr="00033FCC" w:rsidRDefault="00AB362F" w:rsidP="00461DE9">
            <w:pPr>
              <w:rPr>
                <w:rFonts w:cstheme="minorHAnsi"/>
                <w:iCs/>
                <w:szCs w:val="24"/>
              </w:rPr>
            </w:pPr>
            <w:r>
              <w:rPr>
                <w:rFonts w:eastAsia="Times" w:cstheme="minorHAnsi"/>
                <w:b w:val="0"/>
                <w:bCs w:val="0"/>
                <w:szCs w:val="20"/>
              </w:rPr>
              <w:t>t</w:t>
            </w:r>
            <w:r w:rsidRPr="00333DB4">
              <w:rPr>
                <w:rFonts w:eastAsia="Times" w:cstheme="minorHAnsi"/>
                <w:b w:val="0"/>
                <w:bCs w:val="0"/>
                <w:szCs w:val="20"/>
              </w:rPr>
              <w:t xml:space="preserve">he </w:t>
            </w:r>
            <w:r>
              <w:rPr>
                <w:rFonts w:eastAsia="Times" w:cstheme="minorHAnsi"/>
                <w:b w:val="0"/>
                <w:bCs w:val="0"/>
                <w:szCs w:val="20"/>
              </w:rPr>
              <w:t>comparison</w:t>
            </w:r>
            <w:r w:rsidRPr="00333DB4">
              <w:rPr>
                <w:rFonts w:eastAsia="Times" w:cstheme="minorHAnsi"/>
                <w:b w:val="0"/>
                <w:bCs w:val="0"/>
                <w:szCs w:val="20"/>
              </w:rPr>
              <w:t xml:space="preserve"> button will be enabled only if there are</w:t>
            </w:r>
            <w:r>
              <w:rPr>
                <w:rFonts w:eastAsia="Times" w:cstheme="minorHAnsi"/>
                <w:b w:val="0"/>
                <w:bCs w:val="0"/>
                <w:szCs w:val="20"/>
              </w:rPr>
              <w:t>,</w:t>
            </w:r>
            <w:r w:rsidRPr="00333DB4">
              <w:rPr>
                <w:rFonts w:eastAsia="Times" w:cstheme="minorHAnsi"/>
                <w:b w:val="0"/>
                <w:bCs w:val="0"/>
                <w:szCs w:val="20"/>
              </w:rPr>
              <w:t xml:space="preserve"> insert data and update data </w:t>
            </w:r>
            <w:r>
              <w:rPr>
                <w:rFonts w:eastAsia="Times" w:cstheme="minorHAnsi"/>
                <w:b w:val="0"/>
                <w:bCs w:val="0"/>
                <w:szCs w:val="20"/>
              </w:rPr>
              <w:t xml:space="preserve">actions </w:t>
            </w:r>
            <w:r w:rsidRPr="00333DB4">
              <w:rPr>
                <w:rFonts w:eastAsia="Times" w:cstheme="minorHAnsi"/>
                <w:b w:val="0"/>
                <w:bCs w:val="0"/>
                <w:szCs w:val="20"/>
              </w:rPr>
              <w:t>executed previously in this ticket.</w:t>
            </w:r>
            <w:r>
              <w:rPr>
                <w:rFonts w:eastAsia="Times" w:cstheme="minorHAnsi"/>
                <w:szCs w:val="20"/>
              </w:rPr>
              <w:t xml:space="preserve">  </w:t>
            </w:r>
          </w:p>
        </w:tc>
      </w:tr>
    </w:tbl>
    <w:p w14:paraId="56060BEB" w14:textId="77777777" w:rsidR="00AB362F" w:rsidRDefault="00AB362F" w:rsidP="00AB362F"/>
    <w:p w14:paraId="41041AB3" w14:textId="77777777" w:rsidR="00AB362F" w:rsidRDefault="00AB362F" w:rsidP="00AB362F">
      <w:pPr>
        <w:pStyle w:val="Heading4"/>
        <w:rPr>
          <w:rFonts w:eastAsia="Times"/>
          <w:color w:val="4D5154" w:themeColor="text1" w:themeTint="BF"/>
        </w:rPr>
      </w:pPr>
      <w:r>
        <w:rPr>
          <w:rFonts w:eastAsia="Times"/>
          <w:color w:val="4D5154" w:themeColor="text1" w:themeTint="BF"/>
        </w:rPr>
        <w:t>All Requests Test CAses</w:t>
      </w:r>
    </w:p>
    <w:p w14:paraId="5581272F" w14:textId="77777777" w:rsidR="00AB362F" w:rsidRDefault="00AB362F" w:rsidP="00AB362F">
      <w:pPr>
        <w:rPr>
          <w:rFonts w:eastAsia="Times"/>
        </w:rPr>
      </w:pPr>
    </w:p>
    <w:p w14:paraId="56C90DF7" w14:textId="77777777" w:rsidR="00AB362F" w:rsidRDefault="00AB362F" w:rsidP="003745E3">
      <w:pPr>
        <w:pStyle w:val="Heading6"/>
        <w:numPr>
          <w:ilvl w:val="0"/>
          <w:numId w:val="41"/>
        </w:numPr>
        <w:rPr>
          <w:lang w:bidi="ar-SY"/>
        </w:rPr>
      </w:pPr>
      <w:r w:rsidRPr="00DA74A1">
        <w:rPr>
          <w:rFonts w:cstheme="minorHAnsi"/>
          <w:iCs/>
          <w:szCs w:val="24"/>
        </w:rPr>
        <w:t xml:space="preserve">View </w:t>
      </w:r>
      <w:r>
        <w:rPr>
          <w:rFonts w:cstheme="minorHAnsi"/>
          <w:iCs/>
          <w:szCs w:val="24"/>
        </w:rPr>
        <w:t>All Requests</w:t>
      </w:r>
      <w:r w:rsidRPr="00DA74A1">
        <w:rPr>
          <w:rFonts w:cstheme="minorHAnsi"/>
          <w:iCs/>
          <w:szCs w:val="24"/>
        </w:rPr>
        <w:t xml:space="preserve"> </w:t>
      </w:r>
      <w:r>
        <w:rPr>
          <w:rFonts w:cstheme="minorHAnsi"/>
          <w:iCs/>
          <w:szCs w:val="24"/>
        </w:rPr>
        <w:t>Use Case</w:t>
      </w:r>
      <w:r w:rsidRPr="008643F8">
        <w:rPr>
          <w:rFonts w:cstheme="minorHAnsi"/>
          <w:iCs/>
          <w:szCs w:val="24"/>
        </w:rPr>
        <w:t xml:space="preserve"> </w:t>
      </w:r>
    </w:p>
    <w:p w14:paraId="7A29990A" w14:textId="77777777" w:rsidR="00AB362F" w:rsidRDefault="00AB362F" w:rsidP="00AB362F"/>
    <w:tbl>
      <w:tblPr>
        <w:tblW w:w="9168" w:type="dxa"/>
        <w:jc w:val="center"/>
        <w:tblBorders>
          <w:top w:val="single" w:sz="4" w:space="0" w:color="9EA2A6"/>
          <w:left w:val="single" w:sz="4" w:space="0" w:color="9EA2A6"/>
          <w:bottom w:val="single" w:sz="4" w:space="0" w:color="9EA2A6"/>
          <w:right w:val="single" w:sz="4" w:space="0" w:color="9EA2A6"/>
          <w:insideH w:val="single" w:sz="4" w:space="0" w:color="9EA2A6"/>
          <w:insideV w:val="single" w:sz="4" w:space="0" w:color="9EA2A6"/>
        </w:tblBorders>
        <w:tblLayout w:type="fixed"/>
        <w:tblLook w:val="01E0" w:firstRow="1" w:lastRow="1" w:firstColumn="1" w:lastColumn="1" w:noHBand="0" w:noVBand="0"/>
      </w:tblPr>
      <w:tblGrid>
        <w:gridCol w:w="2880"/>
        <w:gridCol w:w="3144"/>
        <w:gridCol w:w="3144"/>
      </w:tblGrid>
      <w:tr w:rsidR="00AB362F" w14:paraId="15CE7304" w14:textId="77777777" w:rsidTr="00461DE9">
        <w:trPr>
          <w:trHeight w:val="329"/>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8E10C72" w14:textId="77777777" w:rsidR="00AB362F" w:rsidRDefault="00AB362F" w:rsidP="00461DE9">
            <w:pPr>
              <w:jc w:val="center"/>
            </w:pPr>
            <w:r w:rsidRPr="00AD4494">
              <w:t>ID</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5CA735F9" w14:textId="77777777" w:rsidR="00AB362F" w:rsidRPr="009E30EB" w:rsidRDefault="00AB362F" w:rsidP="00461DE9">
            <w:pPr>
              <w:jc w:val="center"/>
              <w:rPr>
                <w:b/>
                <w:bCs/>
                <w:color w:val="282660"/>
                <w:szCs w:val="28"/>
              </w:rPr>
            </w:pPr>
            <w:r w:rsidRPr="009E30EB">
              <w:rPr>
                <w:b/>
                <w:bCs/>
              </w:rPr>
              <w:t>1</w:t>
            </w:r>
          </w:p>
        </w:tc>
      </w:tr>
      <w:tr w:rsidR="00AB362F" w14:paraId="5A60F8F8"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C1F26F6" w14:textId="77777777" w:rsidR="00AB362F" w:rsidRDefault="00AB362F" w:rsidP="00461DE9">
            <w:pPr>
              <w:jc w:val="center"/>
              <w:rPr>
                <w:color w:val="4D5154"/>
                <w:szCs w:val="24"/>
              </w:rPr>
            </w:pPr>
            <w:r>
              <w:t>Name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E6E7E8"/>
            <w:hideMark/>
          </w:tcPr>
          <w:p w14:paraId="42268249" w14:textId="77777777" w:rsidR="00AB362F" w:rsidRPr="00AD4494" w:rsidRDefault="00AB362F" w:rsidP="00461DE9">
            <w:pPr>
              <w:jc w:val="center"/>
            </w:pPr>
            <w:r>
              <w:rPr>
                <w:rFonts w:cstheme="minorHAnsi"/>
                <w:iCs/>
                <w:szCs w:val="24"/>
              </w:rPr>
              <w:t>View All Requests</w:t>
            </w:r>
          </w:p>
        </w:tc>
      </w:tr>
      <w:tr w:rsidR="00AB362F" w14:paraId="57FE9293"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53C22C0" w14:textId="77777777" w:rsidR="00AB362F" w:rsidRDefault="00AB362F" w:rsidP="00461DE9">
            <w:pPr>
              <w:jc w:val="center"/>
              <w:rPr>
                <w:rFonts w:eastAsia="Calibri" w:cs="Calibri"/>
                <w:color w:val="4D5154"/>
                <w:szCs w:val="24"/>
              </w:rPr>
            </w:pPr>
            <w:r>
              <w:t>Version Date</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F0E05B9" w14:textId="77777777" w:rsidR="00AB362F" w:rsidRPr="00AD4494" w:rsidRDefault="00AB362F" w:rsidP="00461DE9">
            <w:pPr>
              <w:jc w:val="center"/>
            </w:pPr>
            <w:r>
              <w:t>26</w:t>
            </w:r>
            <w:r w:rsidRPr="00AD4494">
              <w:t>/</w:t>
            </w:r>
            <w:r>
              <w:t>12</w:t>
            </w:r>
            <w:r w:rsidRPr="00AD4494">
              <w:t>/2021</w:t>
            </w:r>
          </w:p>
        </w:tc>
      </w:tr>
      <w:tr w:rsidR="00AB362F" w14:paraId="0CEF40A5"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C4A01B8" w14:textId="77777777" w:rsidR="00AB362F" w:rsidRDefault="00AB362F" w:rsidP="00461DE9">
            <w:pPr>
              <w:jc w:val="center"/>
              <w:rPr>
                <w:rFonts w:eastAsia="Calibri" w:cs="Calibri"/>
                <w:color w:val="4D5154"/>
                <w:szCs w:val="24"/>
              </w:rPr>
            </w:pPr>
            <w:r>
              <w:t>Brief Description:</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E30D466" w14:textId="77777777" w:rsidR="00AB362F" w:rsidRPr="00DB6777" w:rsidRDefault="00AB362F" w:rsidP="00461DE9">
            <w:pPr>
              <w:tabs>
                <w:tab w:val="left" w:pos="180"/>
                <w:tab w:val="left" w:pos="360"/>
                <w:tab w:val="left" w:pos="720"/>
              </w:tabs>
              <w:jc w:val="both"/>
              <w:rPr>
                <w:rFonts w:eastAsia="Times" w:cstheme="minorHAnsi"/>
                <w:szCs w:val="20"/>
                <w:rtl/>
              </w:rPr>
            </w:pPr>
            <w:r w:rsidRPr="00DB6777">
              <w:rPr>
                <w:rFonts w:eastAsia="Times" w:cstheme="minorHAnsi"/>
                <w:szCs w:val="20"/>
              </w:rPr>
              <w:t xml:space="preserve">This use case represents viewing all requests in TLIS regardless who create them </w:t>
            </w:r>
            <w:r>
              <w:rPr>
                <w:rFonts w:eastAsia="Times" w:cstheme="minorHAnsi"/>
                <w:szCs w:val="20"/>
              </w:rPr>
              <w:t>or what is</w:t>
            </w:r>
            <w:r w:rsidRPr="00DB6777">
              <w:rPr>
                <w:rFonts w:eastAsia="Times" w:cstheme="minorHAnsi"/>
                <w:szCs w:val="20"/>
              </w:rPr>
              <w:t xml:space="preserve"> the request status.</w:t>
            </w:r>
          </w:p>
          <w:p w14:paraId="52511DC0" w14:textId="77777777" w:rsidR="00AB362F" w:rsidRPr="00AD4494" w:rsidRDefault="00AB362F" w:rsidP="00461DE9">
            <w:pPr>
              <w:tabs>
                <w:tab w:val="left" w:pos="180"/>
                <w:tab w:val="left" w:pos="360"/>
                <w:tab w:val="left" w:pos="720"/>
              </w:tabs>
              <w:spacing w:line="240" w:lineRule="auto"/>
            </w:pPr>
          </w:p>
        </w:tc>
      </w:tr>
      <w:tr w:rsidR="00AB362F" w14:paraId="19B48FA4"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18FB103" w14:textId="77777777" w:rsidR="00AB362F" w:rsidRDefault="00AB362F" w:rsidP="00461DE9">
            <w:pPr>
              <w:jc w:val="center"/>
              <w:rPr>
                <w:rFonts w:eastAsia="Calibri" w:cs="Calibri"/>
                <w:color w:val="4D5154"/>
                <w:szCs w:val="24"/>
              </w:rPr>
            </w:pPr>
            <w:r>
              <w:t>Business [System] Trigger:</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086AD57" w14:textId="77777777" w:rsidR="00AB362F" w:rsidRPr="00AD4494" w:rsidRDefault="00AB362F" w:rsidP="00461DE9">
            <w:r w:rsidRPr="001918F3">
              <w:rPr>
                <w:lang w:bidi="ar-SY"/>
              </w:rPr>
              <w:t>User want</w:t>
            </w:r>
            <w:r>
              <w:rPr>
                <w:lang w:bidi="ar-SY"/>
              </w:rPr>
              <w:t>s</w:t>
            </w:r>
            <w:r w:rsidRPr="001918F3">
              <w:rPr>
                <w:lang w:bidi="ar-SY"/>
              </w:rPr>
              <w:t xml:space="preserve"> </w:t>
            </w:r>
            <w:r>
              <w:rPr>
                <w:lang w:bidi="ar-SY"/>
              </w:rPr>
              <w:t>to display all requests in TLIS</w:t>
            </w:r>
            <w:r w:rsidRPr="001918F3">
              <w:rPr>
                <w:lang w:bidi="ar-SY"/>
              </w:rPr>
              <w:t>.</w:t>
            </w:r>
          </w:p>
        </w:tc>
      </w:tr>
      <w:tr w:rsidR="00AB362F" w14:paraId="503CEF1C"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3EF7406C" w14:textId="77777777" w:rsidR="00AB362F" w:rsidRDefault="00AB362F" w:rsidP="00461DE9">
            <w:pPr>
              <w:jc w:val="center"/>
              <w:rPr>
                <w:rFonts w:eastAsia="Calibri" w:cs="Calibri"/>
                <w:color w:val="4D5154"/>
                <w:szCs w:val="24"/>
              </w:rPr>
            </w:pPr>
            <w:r>
              <w:t>Preconditions: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2E6F51C4" w14:textId="77777777" w:rsidR="00AB362F" w:rsidRDefault="00AB362F" w:rsidP="00461DE9">
            <w:pPr>
              <w:rPr>
                <w:lang w:bidi="ar-SY"/>
              </w:rPr>
            </w:pPr>
            <w:r w:rsidRPr="001918F3">
              <w:rPr>
                <w:lang w:bidi="ar-SY"/>
              </w:rPr>
              <w:t>User has to have a permission</w:t>
            </w:r>
          </w:p>
          <w:p w14:paraId="7FA0A092" w14:textId="77777777" w:rsidR="00AB362F" w:rsidRPr="00AD4494" w:rsidRDefault="00AB362F" w:rsidP="00461DE9">
            <w:pPr>
              <w:jc w:val="center"/>
            </w:pPr>
          </w:p>
        </w:tc>
      </w:tr>
      <w:tr w:rsidR="00AB362F" w14:paraId="4E934AA2"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4CADD891" w14:textId="77777777" w:rsidR="00AB362F" w:rsidRDefault="00AB362F" w:rsidP="00461DE9">
            <w:pPr>
              <w:jc w:val="center"/>
              <w:rPr>
                <w:rFonts w:eastAsia="Calibri" w:cs="Calibri"/>
                <w:color w:val="4D5154"/>
                <w:szCs w:val="24"/>
              </w:rPr>
            </w:pPr>
            <w:r>
              <w:t>Assumptions: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445A12E2" w14:textId="77777777" w:rsidR="00AB362F" w:rsidRPr="00483DD3" w:rsidRDefault="00AB362F" w:rsidP="00461DE9">
            <w:pPr>
              <w:jc w:val="center"/>
              <w:rPr>
                <w:bCs/>
              </w:rPr>
            </w:pPr>
            <w:r>
              <w:rPr>
                <w:lang w:bidi="ar-SY"/>
              </w:rPr>
              <w:t>-</w:t>
            </w:r>
          </w:p>
        </w:tc>
      </w:tr>
      <w:tr w:rsidR="00AB362F" w14:paraId="0EC924D5"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03A2FD3A" w14:textId="77777777" w:rsidR="00AB362F" w:rsidRDefault="00AB362F" w:rsidP="00461DE9">
            <w:pPr>
              <w:jc w:val="center"/>
              <w:rPr>
                <w:rFonts w:eastAsia="Calibri" w:cs="Calibri"/>
                <w:color w:val="4D5154"/>
                <w:szCs w:val="24"/>
              </w:rPr>
            </w:pPr>
            <w:r>
              <w:t>Actor(s):</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ED93B6A" w14:textId="77777777" w:rsidR="00AB362F" w:rsidRPr="00AD4494" w:rsidRDefault="00AB362F" w:rsidP="00461DE9">
            <w:r w:rsidRPr="001918F3">
              <w:rPr>
                <w:lang w:bidi="ar-SY"/>
              </w:rPr>
              <w:t>Admin, Permitted User</w:t>
            </w:r>
          </w:p>
        </w:tc>
      </w:tr>
      <w:tr w:rsidR="00AB362F" w14:paraId="11645AB3"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596B241" w14:textId="77777777" w:rsidR="00AB362F" w:rsidRDefault="00AB362F" w:rsidP="00461DE9">
            <w:pPr>
              <w:jc w:val="center"/>
              <w:rPr>
                <w:rFonts w:eastAsia="Calibri" w:cs="Calibri"/>
                <w:color w:val="4D5154"/>
                <w:szCs w:val="24"/>
              </w:rPr>
            </w:pPr>
            <w:r>
              <w:t>Priority:</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11414E45" w14:textId="77777777" w:rsidR="00AB362F" w:rsidRPr="00AD4494" w:rsidRDefault="00AB362F" w:rsidP="00461DE9">
            <w:r w:rsidRPr="001918F3">
              <w:rPr>
                <w:lang w:bidi="ar-SY"/>
              </w:rPr>
              <w:t>High</w:t>
            </w:r>
          </w:p>
        </w:tc>
      </w:tr>
      <w:tr w:rsidR="00AB362F" w14:paraId="0FFD6E66" w14:textId="77777777" w:rsidTr="00461DE9">
        <w:trPr>
          <w:trHeight w:val="284"/>
          <w:jc w:val="center"/>
        </w:trPr>
        <w:tc>
          <w:tcPr>
            <w:tcW w:w="2880" w:type="dxa"/>
            <w:vMerge w:val="restart"/>
            <w:tcBorders>
              <w:top w:val="single" w:sz="4" w:space="0" w:color="9EA2A6"/>
              <w:left w:val="single" w:sz="4" w:space="0" w:color="9EA2A6"/>
              <w:bottom w:val="single" w:sz="4" w:space="0" w:color="9EA2A6"/>
              <w:right w:val="single" w:sz="4" w:space="0" w:color="9EA2A6"/>
            </w:tcBorders>
            <w:shd w:val="clear" w:color="auto" w:fill="E6E7E8"/>
          </w:tcPr>
          <w:p w14:paraId="51F85041" w14:textId="77777777" w:rsidR="00AB362F" w:rsidRDefault="00AB362F" w:rsidP="00461DE9">
            <w:pPr>
              <w:jc w:val="center"/>
              <w:rPr>
                <w:rFonts w:eastAsia="Calibri" w:cs="Calibri"/>
                <w:color w:val="4D5154"/>
                <w:szCs w:val="24"/>
              </w:rPr>
            </w:pPr>
            <w:r>
              <w:rPr>
                <w:rFonts w:eastAsia="Calibri" w:cs="Calibri"/>
                <w:color w:val="4D5154"/>
                <w:szCs w:val="24"/>
              </w:rPr>
              <w:t>Main Flow:</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3E2BB58A" w14:textId="77777777" w:rsidR="00AB362F" w:rsidRDefault="00AB362F" w:rsidP="00461DE9">
            <w:pPr>
              <w:jc w:val="center"/>
            </w:pPr>
            <w:r>
              <w:rPr>
                <w:b/>
              </w:rPr>
              <w:t>Actor Action</w:t>
            </w:r>
          </w:p>
        </w:tc>
        <w:tc>
          <w:tcPr>
            <w:tcW w:w="3144" w:type="dxa"/>
            <w:tcBorders>
              <w:top w:val="single" w:sz="4" w:space="0" w:color="9EA2A6"/>
              <w:left w:val="single" w:sz="4" w:space="0" w:color="9EA2A6"/>
              <w:bottom w:val="single" w:sz="4" w:space="0" w:color="9EA2A6"/>
              <w:right w:val="single" w:sz="4" w:space="0" w:color="9EA2A6"/>
            </w:tcBorders>
            <w:shd w:val="clear" w:color="auto" w:fill="E6E7E8"/>
            <w:hideMark/>
          </w:tcPr>
          <w:p w14:paraId="2DE04680" w14:textId="77777777" w:rsidR="00AB362F" w:rsidRPr="00295C57" w:rsidRDefault="00AB362F" w:rsidP="00461DE9">
            <w:pPr>
              <w:jc w:val="center"/>
              <w:rPr>
                <w:b/>
                <w:bCs/>
              </w:rPr>
            </w:pPr>
            <w:r w:rsidRPr="00295C57">
              <w:rPr>
                <w:b/>
                <w:bCs/>
              </w:rPr>
              <w:t>System Response</w:t>
            </w:r>
          </w:p>
        </w:tc>
      </w:tr>
      <w:tr w:rsidR="00AB362F" w14:paraId="09AF4C14" w14:textId="77777777" w:rsidTr="00461DE9">
        <w:trPr>
          <w:trHeight w:val="20"/>
          <w:jc w:val="center"/>
        </w:trPr>
        <w:tc>
          <w:tcPr>
            <w:tcW w:w="2880" w:type="dxa"/>
            <w:vMerge/>
            <w:tcBorders>
              <w:top w:val="single" w:sz="4" w:space="0" w:color="9EA2A6"/>
              <w:left w:val="single" w:sz="4" w:space="0" w:color="9EA2A6"/>
              <w:bottom w:val="single" w:sz="4" w:space="0" w:color="9EA2A6"/>
              <w:right w:val="single" w:sz="4" w:space="0" w:color="9EA2A6"/>
            </w:tcBorders>
            <w:vAlign w:val="center"/>
            <w:hideMark/>
          </w:tcPr>
          <w:p w14:paraId="088106FD" w14:textId="77777777" w:rsidR="00AB362F" w:rsidRDefault="00AB362F" w:rsidP="00461DE9">
            <w:pPr>
              <w:rPr>
                <w:color w:val="4D5154"/>
                <w:szCs w:val="24"/>
              </w:rPr>
            </w:pP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58F5D9C5" w14:textId="77777777" w:rsidR="00AB362F" w:rsidRPr="00F907F5" w:rsidRDefault="00AB362F" w:rsidP="00461DE9">
            <w:pPr>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user</w:t>
            </w:r>
            <w:r w:rsidRPr="00F907F5">
              <w:rPr>
                <w:rFonts w:cstheme="minorHAnsi"/>
                <w:iCs/>
                <w:szCs w:val="24"/>
              </w:rPr>
              <w:t xml:space="preserve"> </w:t>
            </w:r>
            <w:r>
              <w:rPr>
                <w:rFonts w:cstheme="minorHAnsi"/>
                <w:iCs/>
                <w:szCs w:val="24"/>
              </w:rPr>
              <w:t>click on All Requests under Requests;</w:t>
            </w:r>
          </w:p>
          <w:p w14:paraId="6AB04DCE" w14:textId="77777777" w:rsidR="00AB362F" w:rsidRPr="00F907F5" w:rsidRDefault="00AB362F" w:rsidP="00461DE9">
            <w:pPr>
              <w:rPr>
                <w:rFonts w:cstheme="minorHAnsi"/>
                <w:iCs/>
                <w:szCs w:val="24"/>
              </w:rPr>
            </w:pPr>
          </w:p>
          <w:p w14:paraId="08A5BF9E" w14:textId="77777777" w:rsidR="00AB362F" w:rsidRPr="00F907F5" w:rsidRDefault="00AB362F" w:rsidP="00461DE9">
            <w:pPr>
              <w:rPr>
                <w:rFonts w:cstheme="minorHAnsi"/>
                <w:iCs/>
                <w:szCs w:val="24"/>
              </w:rPr>
            </w:pPr>
          </w:p>
          <w:p w14:paraId="59B4B377" w14:textId="77777777" w:rsidR="00AB362F" w:rsidRPr="00F907F5" w:rsidRDefault="00AB362F" w:rsidP="00461DE9">
            <w:pPr>
              <w:rPr>
                <w:rFonts w:cstheme="minorHAnsi"/>
                <w:iCs/>
                <w:szCs w:val="24"/>
              </w:rPr>
            </w:pPr>
          </w:p>
          <w:p w14:paraId="0455B660" w14:textId="77777777" w:rsidR="00AB362F" w:rsidRPr="00F907F5" w:rsidRDefault="00AB362F" w:rsidP="00461DE9">
            <w:pPr>
              <w:rPr>
                <w:rFonts w:cstheme="minorHAnsi"/>
                <w:iCs/>
                <w:szCs w:val="24"/>
              </w:rPr>
            </w:pPr>
          </w:p>
          <w:p w14:paraId="674221B1" w14:textId="77777777" w:rsidR="00AB362F" w:rsidRDefault="00AB362F" w:rsidP="00461DE9">
            <w:pPr>
              <w:rPr>
                <w:rFonts w:cstheme="minorHAnsi"/>
                <w:b/>
                <w:bCs/>
                <w:iCs/>
                <w:szCs w:val="24"/>
              </w:rPr>
            </w:pPr>
          </w:p>
          <w:p w14:paraId="6F137291" w14:textId="77777777" w:rsidR="00AB362F" w:rsidRDefault="00AB362F" w:rsidP="00461DE9">
            <w:pPr>
              <w:rPr>
                <w:rFonts w:cstheme="minorHAnsi"/>
                <w:b/>
                <w:bCs/>
                <w:iCs/>
                <w:szCs w:val="24"/>
              </w:rPr>
            </w:pPr>
          </w:p>
          <w:p w14:paraId="581F1AC3" w14:textId="77777777" w:rsidR="00AB362F" w:rsidRDefault="00AB362F" w:rsidP="00461DE9">
            <w:pPr>
              <w:rPr>
                <w:rFonts w:cstheme="minorHAnsi"/>
                <w:b/>
                <w:bCs/>
                <w:iCs/>
                <w:szCs w:val="24"/>
              </w:rPr>
            </w:pPr>
          </w:p>
          <w:p w14:paraId="3C528EDF" w14:textId="77777777" w:rsidR="00AB362F" w:rsidRDefault="00AB362F" w:rsidP="00461DE9">
            <w:pPr>
              <w:rPr>
                <w:rFonts w:cstheme="minorHAnsi"/>
                <w:b/>
                <w:bCs/>
                <w:iCs/>
                <w:szCs w:val="24"/>
              </w:rPr>
            </w:pPr>
          </w:p>
          <w:p w14:paraId="463FC74B" w14:textId="77777777" w:rsidR="00AB362F" w:rsidRDefault="00AB362F" w:rsidP="00461DE9">
            <w:pPr>
              <w:rPr>
                <w:rFonts w:cstheme="minorHAnsi"/>
                <w:b/>
                <w:bCs/>
                <w:iCs/>
                <w:szCs w:val="24"/>
              </w:rPr>
            </w:pPr>
          </w:p>
          <w:p w14:paraId="17CD70A0" w14:textId="77777777" w:rsidR="00AB362F" w:rsidRDefault="00AB362F" w:rsidP="00461DE9">
            <w:pPr>
              <w:rPr>
                <w:rFonts w:cstheme="minorHAnsi"/>
                <w:b/>
                <w:bCs/>
                <w:iCs/>
                <w:szCs w:val="24"/>
              </w:rPr>
            </w:pPr>
          </w:p>
          <w:p w14:paraId="3F665E93" w14:textId="77777777" w:rsidR="00AB362F" w:rsidRDefault="00AB362F" w:rsidP="00461DE9">
            <w:pPr>
              <w:rPr>
                <w:rFonts w:cstheme="minorHAnsi"/>
                <w:b/>
                <w:bCs/>
                <w:iCs/>
                <w:szCs w:val="24"/>
              </w:rPr>
            </w:pPr>
          </w:p>
          <w:p w14:paraId="55470CEF" w14:textId="77777777" w:rsidR="00AB362F" w:rsidRDefault="00AB362F" w:rsidP="00461DE9">
            <w:pPr>
              <w:rPr>
                <w:rFonts w:cstheme="minorHAnsi"/>
                <w:b/>
                <w:bCs/>
                <w:iCs/>
                <w:szCs w:val="24"/>
              </w:rPr>
            </w:pPr>
          </w:p>
          <w:p w14:paraId="21C81D5E" w14:textId="77777777" w:rsidR="00AB362F" w:rsidRDefault="00AB362F" w:rsidP="00461DE9">
            <w:pPr>
              <w:rPr>
                <w:rFonts w:cstheme="minorHAnsi"/>
                <w:b/>
                <w:bCs/>
                <w:iCs/>
                <w:szCs w:val="24"/>
              </w:rPr>
            </w:pPr>
          </w:p>
          <w:p w14:paraId="151B723F" w14:textId="77777777" w:rsidR="00AB362F" w:rsidRDefault="00AB362F" w:rsidP="00461DE9">
            <w:pPr>
              <w:rPr>
                <w:rFonts w:cstheme="minorHAnsi"/>
                <w:b/>
                <w:bCs/>
                <w:iCs/>
                <w:szCs w:val="24"/>
              </w:rPr>
            </w:pPr>
          </w:p>
          <w:p w14:paraId="58FA9F38" w14:textId="77777777" w:rsidR="00AB362F" w:rsidRDefault="00AB362F" w:rsidP="00461DE9">
            <w:pPr>
              <w:rPr>
                <w:rFonts w:cstheme="minorHAnsi"/>
                <w:b/>
                <w:bCs/>
                <w:iCs/>
                <w:szCs w:val="24"/>
              </w:rPr>
            </w:pPr>
          </w:p>
          <w:p w14:paraId="21BB1A5C" w14:textId="77777777" w:rsidR="00AB362F" w:rsidRDefault="00AB362F" w:rsidP="00461DE9">
            <w:pPr>
              <w:rPr>
                <w:rFonts w:cstheme="minorHAnsi"/>
                <w:b/>
                <w:bCs/>
                <w:iCs/>
                <w:szCs w:val="24"/>
              </w:rPr>
            </w:pPr>
          </w:p>
          <w:p w14:paraId="21EF0E4B" w14:textId="77777777" w:rsidR="00AB362F" w:rsidRDefault="00AB362F" w:rsidP="00461DE9">
            <w:pPr>
              <w:rPr>
                <w:rFonts w:cstheme="minorHAnsi"/>
                <w:iCs/>
                <w:szCs w:val="24"/>
              </w:rPr>
            </w:pPr>
          </w:p>
          <w:p w14:paraId="6B042909" w14:textId="77777777" w:rsidR="00AB362F" w:rsidRDefault="00AB362F" w:rsidP="00461DE9">
            <w:pPr>
              <w:rPr>
                <w:rFonts w:cstheme="minorHAnsi"/>
                <w:iCs/>
                <w:szCs w:val="24"/>
              </w:rPr>
            </w:pPr>
          </w:p>
          <w:p w14:paraId="19A73DA6" w14:textId="77777777" w:rsidR="00AB362F" w:rsidRDefault="00AB362F" w:rsidP="00461DE9">
            <w:pPr>
              <w:rPr>
                <w:rFonts w:cstheme="minorHAnsi"/>
                <w:iCs/>
                <w:szCs w:val="24"/>
              </w:rPr>
            </w:pPr>
          </w:p>
          <w:p w14:paraId="3FF4DB0D" w14:textId="77777777" w:rsidR="00AB362F" w:rsidRDefault="00AB362F" w:rsidP="00461DE9">
            <w:pPr>
              <w:rPr>
                <w:rFonts w:cstheme="minorHAnsi"/>
                <w:iCs/>
                <w:szCs w:val="24"/>
              </w:rPr>
            </w:pPr>
          </w:p>
          <w:p w14:paraId="2F846215" w14:textId="77777777" w:rsidR="00AB362F" w:rsidRDefault="00AB362F" w:rsidP="00461DE9">
            <w:pPr>
              <w:rPr>
                <w:rFonts w:cstheme="minorHAnsi"/>
                <w:iCs/>
                <w:szCs w:val="24"/>
              </w:rPr>
            </w:pPr>
          </w:p>
          <w:p w14:paraId="04B389BD" w14:textId="77777777" w:rsidR="00AB362F" w:rsidRDefault="00AB362F" w:rsidP="00461DE9">
            <w:pPr>
              <w:rPr>
                <w:rFonts w:cstheme="minorHAnsi"/>
                <w:iCs/>
                <w:szCs w:val="24"/>
              </w:rPr>
            </w:pPr>
          </w:p>
          <w:p w14:paraId="76B7BD6C" w14:textId="77777777" w:rsidR="00AB362F" w:rsidRDefault="00AB362F" w:rsidP="00461DE9">
            <w:pPr>
              <w:rPr>
                <w:rFonts w:cstheme="minorHAnsi"/>
                <w:iCs/>
                <w:szCs w:val="24"/>
              </w:rPr>
            </w:pPr>
          </w:p>
          <w:p w14:paraId="01EAC70F" w14:textId="77777777" w:rsidR="00AB362F" w:rsidRDefault="00AB362F" w:rsidP="00461DE9">
            <w:pPr>
              <w:rPr>
                <w:rFonts w:cstheme="minorHAnsi"/>
                <w:iCs/>
                <w:szCs w:val="24"/>
              </w:rPr>
            </w:pPr>
          </w:p>
          <w:p w14:paraId="26E33071" w14:textId="77777777" w:rsidR="00AB362F" w:rsidRDefault="00AB362F" w:rsidP="00461DE9">
            <w:pPr>
              <w:rPr>
                <w:rFonts w:cstheme="minorHAnsi"/>
                <w:iCs/>
                <w:szCs w:val="24"/>
              </w:rPr>
            </w:pPr>
          </w:p>
          <w:p w14:paraId="74C6160C" w14:textId="77777777" w:rsidR="00AB362F" w:rsidRDefault="00AB362F" w:rsidP="00461DE9">
            <w:pPr>
              <w:rPr>
                <w:rFonts w:cstheme="minorHAnsi"/>
                <w:iCs/>
                <w:szCs w:val="24"/>
              </w:rPr>
            </w:pPr>
          </w:p>
          <w:p w14:paraId="6E48C7A3" w14:textId="77777777" w:rsidR="00AB362F" w:rsidRDefault="00AB362F" w:rsidP="00461DE9">
            <w:pPr>
              <w:rPr>
                <w:rFonts w:cstheme="minorHAnsi"/>
                <w:iCs/>
                <w:szCs w:val="24"/>
              </w:rPr>
            </w:pPr>
          </w:p>
          <w:p w14:paraId="791FAD06" w14:textId="77777777" w:rsidR="00AB362F" w:rsidRDefault="00AB362F" w:rsidP="00461DE9">
            <w:pPr>
              <w:rPr>
                <w:rFonts w:cstheme="minorHAnsi"/>
                <w:iCs/>
                <w:szCs w:val="24"/>
              </w:rPr>
            </w:pPr>
          </w:p>
          <w:p w14:paraId="4F3DC646" w14:textId="77777777" w:rsidR="00AB362F" w:rsidRDefault="00AB362F" w:rsidP="00461DE9">
            <w:pPr>
              <w:rPr>
                <w:rFonts w:cstheme="minorHAnsi"/>
                <w:iCs/>
                <w:szCs w:val="24"/>
              </w:rPr>
            </w:pPr>
          </w:p>
          <w:p w14:paraId="0FEC5874" w14:textId="77777777" w:rsidR="00AB362F" w:rsidRDefault="00AB362F" w:rsidP="00461DE9">
            <w:pPr>
              <w:rPr>
                <w:rFonts w:cstheme="minorHAnsi"/>
                <w:iCs/>
                <w:szCs w:val="24"/>
              </w:rPr>
            </w:pPr>
          </w:p>
          <w:p w14:paraId="790A18A1" w14:textId="77777777" w:rsidR="00AB362F" w:rsidRDefault="00AB362F" w:rsidP="00461DE9">
            <w:pPr>
              <w:rPr>
                <w:rFonts w:cstheme="minorHAnsi"/>
                <w:iCs/>
                <w:szCs w:val="24"/>
              </w:rPr>
            </w:pPr>
          </w:p>
          <w:p w14:paraId="135FC510" w14:textId="77777777" w:rsidR="00AB362F" w:rsidRDefault="00AB362F" w:rsidP="00461DE9">
            <w:pPr>
              <w:rPr>
                <w:rFonts w:cstheme="minorHAnsi"/>
                <w:iCs/>
                <w:szCs w:val="24"/>
              </w:rPr>
            </w:pPr>
          </w:p>
          <w:p w14:paraId="5C17B1EE" w14:textId="77777777" w:rsidR="00AB362F" w:rsidRDefault="00AB362F" w:rsidP="00461DE9">
            <w:pPr>
              <w:rPr>
                <w:rFonts w:cstheme="minorHAnsi"/>
                <w:iCs/>
                <w:szCs w:val="24"/>
              </w:rPr>
            </w:pPr>
          </w:p>
          <w:p w14:paraId="1411DD5E" w14:textId="77777777" w:rsidR="00AB362F" w:rsidRDefault="00AB362F" w:rsidP="00461DE9">
            <w:pPr>
              <w:rPr>
                <w:rFonts w:cstheme="minorHAnsi"/>
                <w:iCs/>
                <w:szCs w:val="24"/>
              </w:rPr>
            </w:pPr>
          </w:p>
          <w:p w14:paraId="0C6613D4" w14:textId="77777777" w:rsidR="00AB362F" w:rsidRDefault="00AB362F" w:rsidP="00461DE9">
            <w:pPr>
              <w:rPr>
                <w:rFonts w:cstheme="minorHAnsi"/>
                <w:iCs/>
                <w:szCs w:val="24"/>
              </w:rPr>
            </w:pPr>
          </w:p>
          <w:p w14:paraId="431353BA" w14:textId="77777777" w:rsidR="00AB362F" w:rsidRDefault="00AB362F" w:rsidP="00461DE9">
            <w:pPr>
              <w:rPr>
                <w:rFonts w:cstheme="minorHAnsi"/>
                <w:iCs/>
                <w:szCs w:val="24"/>
              </w:rPr>
            </w:pPr>
          </w:p>
          <w:p w14:paraId="577FEAC0" w14:textId="77777777" w:rsidR="00AB362F" w:rsidRDefault="00AB362F" w:rsidP="00461DE9">
            <w:pPr>
              <w:rPr>
                <w:rFonts w:cstheme="minorHAnsi"/>
                <w:iCs/>
                <w:szCs w:val="24"/>
              </w:rPr>
            </w:pPr>
          </w:p>
          <w:p w14:paraId="615D9BF8" w14:textId="77777777" w:rsidR="00AB362F" w:rsidRDefault="00AB362F" w:rsidP="00461DE9">
            <w:pPr>
              <w:rPr>
                <w:rFonts w:cstheme="minorHAnsi"/>
                <w:iCs/>
                <w:szCs w:val="24"/>
              </w:rPr>
            </w:pPr>
          </w:p>
          <w:p w14:paraId="5F35593A" w14:textId="77777777" w:rsidR="00AB362F" w:rsidRDefault="00AB362F" w:rsidP="00461DE9">
            <w:pPr>
              <w:rPr>
                <w:rFonts w:cstheme="minorHAnsi"/>
                <w:iCs/>
                <w:szCs w:val="24"/>
              </w:rPr>
            </w:pPr>
          </w:p>
          <w:p w14:paraId="1CACE1A3" w14:textId="77777777" w:rsidR="00AB362F" w:rsidRDefault="00AB362F" w:rsidP="00461DE9">
            <w:pPr>
              <w:rPr>
                <w:rFonts w:cstheme="minorHAnsi"/>
                <w:iCs/>
                <w:szCs w:val="24"/>
              </w:rPr>
            </w:pPr>
          </w:p>
          <w:p w14:paraId="2F58DC58" w14:textId="77777777" w:rsidR="00AB362F" w:rsidRDefault="00AB362F" w:rsidP="00461DE9">
            <w:pPr>
              <w:rPr>
                <w:rFonts w:cstheme="minorHAnsi"/>
                <w:iCs/>
                <w:szCs w:val="24"/>
              </w:rPr>
            </w:pPr>
          </w:p>
          <w:p w14:paraId="7F09E34C" w14:textId="77777777" w:rsidR="00AB362F" w:rsidRDefault="00AB362F" w:rsidP="00461DE9">
            <w:pPr>
              <w:rPr>
                <w:rFonts w:cstheme="minorHAnsi"/>
                <w:iCs/>
                <w:szCs w:val="24"/>
              </w:rPr>
            </w:pPr>
          </w:p>
          <w:p w14:paraId="3961D7D1" w14:textId="77777777" w:rsidR="00AB362F" w:rsidRDefault="00AB362F" w:rsidP="00461DE9">
            <w:pPr>
              <w:rPr>
                <w:rFonts w:cstheme="minorHAnsi"/>
                <w:iCs/>
                <w:szCs w:val="24"/>
              </w:rPr>
            </w:pPr>
          </w:p>
          <w:p w14:paraId="79A1347B" w14:textId="77777777" w:rsidR="00AB362F" w:rsidRDefault="00AB362F" w:rsidP="00461DE9">
            <w:pPr>
              <w:rPr>
                <w:rFonts w:cstheme="minorHAnsi"/>
                <w:iCs/>
                <w:szCs w:val="24"/>
              </w:rPr>
            </w:pPr>
          </w:p>
          <w:p w14:paraId="38673E6E" w14:textId="77777777" w:rsidR="00AB362F" w:rsidRDefault="00AB362F" w:rsidP="00461DE9">
            <w:pPr>
              <w:rPr>
                <w:rFonts w:cstheme="minorHAnsi"/>
                <w:iCs/>
                <w:szCs w:val="24"/>
              </w:rPr>
            </w:pPr>
          </w:p>
          <w:p w14:paraId="6BD2E397" w14:textId="77777777" w:rsidR="00AB362F" w:rsidRDefault="00AB362F" w:rsidP="00461DE9">
            <w:pPr>
              <w:rPr>
                <w:rFonts w:cstheme="minorHAnsi"/>
                <w:iCs/>
                <w:szCs w:val="24"/>
              </w:rPr>
            </w:pPr>
          </w:p>
          <w:p w14:paraId="14720BB3" w14:textId="77777777" w:rsidR="00AB362F" w:rsidRDefault="00AB362F" w:rsidP="00461DE9">
            <w:pPr>
              <w:rPr>
                <w:rFonts w:cstheme="minorHAnsi"/>
                <w:iCs/>
                <w:szCs w:val="24"/>
              </w:rPr>
            </w:pPr>
          </w:p>
          <w:p w14:paraId="76377E9B" w14:textId="77777777" w:rsidR="00AB362F" w:rsidRDefault="00AB362F" w:rsidP="00461DE9">
            <w:pPr>
              <w:rPr>
                <w:rFonts w:cstheme="minorHAnsi"/>
                <w:iCs/>
                <w:szCs w:val="24"/>
              </w:rPr>
            </w:pPr>
          </w:p>
          <w:p w14:paraId="4A01036F" w14:textId="77777777" w:rsidR="00AB362F" w:rsidRDefault="00AB362F" w:rsidP="00461DE9">
            <w:pPr>
              <w:rPr>
                <w:rFonts w:cstheme="minorHAnsi"/>
                <w:iCs/>
                <w:szCs w:val="24"/>
              </w:rPr>
            </w:pPr>
          </w:p>
          <w:p w14:paraId="23ED8E5F" w14:textId="77777777" w:rsidR="00AB362F" w:rsidRDefault="00AB362F" w:rsidP="00461DE9">
            <w:pPr>
              <w:rPr>
                <w:rFonts w:cstheme="minorHAnsi"/>
                <w:iCs/>
                <w:szCs w:val="24"/>
              </w:rPr>
            </w:pPr>
          </w:p>
          <w:p w14:paraId="6B7B8C34" w14:textId="77777777" w:rsidR="00AB362F" w:rsidRDefault="00AB362F" w:rsidP="00461DE9">
            <w:pPr>
              <w:rPr>
                <w:rFonts w:cstheme="minorHAnsi"/>
                <w:iCs/>
                <w:szCs w:val="24"/>
              </w:rPr>
            </w:pPr>
          </w:p>
          <w:p w14:paraId="7DBEA1D8" w14:textId="77777777" w:rsidR="00AB362F" w:rsidRDefault="00AB362F" w:rsidP="00461DE9">
            <w:pPr>
              <w:rPr>
                <w:rFonts w:cstheme="minorHAnsi"/>
                <w:iCs/>
                <w:szCs w:val="24"/>
              </w:rPr>
            </w:pPr>
          </w:p>
          <w:p w14:paraId="1553DE85" w14:textId="77777777" w:rsidR="00AB362F" w:rsidRDefault="00AB362F" w:rsidP="00461DE9">
            <w:pPr>
              <w:rPr>
                <w:rFonts w:cstheme="minorHAnsi"/>
                <w:iCs/>
                <w:szCs w:val="24"/>
              </w:rPr>
            </w:pPr>
          </w:p>
          <w:p w14:paraId="4D8C6251" w14:textId="77777777" w:rsidR="00AB362F" w:rsidRDefault="00AB362F" w:rsidP="00461DE9">
            <w:pPr>
              <w:rPr>
                <w:rFonts w:cstheme="minorHAnsi"/>
                <w:iCs/>
                <w:szCs w:val="24"/>
              </w:rPr>
            </w:pPr>
          </w:p>
          <w:p w14:paraId="1DA49AA4" w14:textId="77777777" w:rsidR="00AB362F" w:rsidRDefault="00AB362F" w:rsidP="00461DE9">
            <w:pPr>
              <w:rPr>
                <w:rFonts w:cstheme="minorHAnsi"/>
                <w:iCs/>
                <w:szCs w:val="24"/>
              </w:rPr>
            </w:pPr>
          </w:p>
          <w:p w14:paraId="4ECD378E" w14:textId="77777777" w:rsidR="00AB362F" w:rsidRDefault="00AB362F" w:rsidP="00461DE9">
            <w:pPr>
              <w:rPr>
                <w:rFonts w:cstheme="minorHAnsi"/>
                <w:iCs/>
                <w:szCs w:val="24"/>
              </w:rPr>
            </w:pPr>
          </w:p>
          <w:p w14:paraId="31D92258" w14:textId="77777777" w:rsidR="00AB362F" w:rsidRDefault="00AB362F" w:rsidP="00461DE9">
            <w:pPr>
              <w:rPr>
                <w:rFonts w:cstheme="minorHAnsi"/>
                <w:iCs/>
                <w:szCs w:val="24"/>
              </w:rPr>
            </w:pPr>
          </w:p>
          <w:p w14:paraId="7207690D" w14:textId="77777777" w:rsidR="00AB362F" w:rsidRDefault="00AB362F" w:rsidP="00461DE9">
            <w:pPr>
              <w:rPr>
                <w:rFonts w:cstheme="minorHAnsi"/>
                <w:iCs/>
                <w:szCs w:val="24"/>
              </w:rPr>
            </w:pPr>
          </w:p>
          <w:p w14:paraId="215604D2" w14:textId="77777777" w:rsidR="00AB362F" w:rsidRDefault="00AB362F" w:rsidP="00461DE9">
            <w:pPr>
              <w:rPr>
                <w:rFonts w:cstheme="minorHAnsi"/>
                <w:iCs/>
                <w:szCs w:val="24"/>
              </w:rPr>
            </w:pPr>
          </w:p>
          <w:p w14:paraId="7C03B1BF" w14:textId="77777777" w:rsidR="00AB362F" w:rsidRDefault="00AB362F" w:rsidP="00461DE9">
            <w:pPr>
              <w:rPr>
                <w:rFonts w:cstheme="minorHAnsi"/>
                <w:iCs/>
                <w:szCs w:val="24"/>
              </w:rPr>
            </w:pPr>
          </w:p>
          <w:p w14:paraId="34C6D4D6" w14:textId="77777777" w:rsidR="00AB362F" w:rsidRDefault="00AB362F" w:rsidP="00461DE9">
            <w:pPr>
              <w:rPr>
                <w:rFonts w:cstheme="minorHAnsi"/>
                <w:iCs/>
                <w:szCs w:val="24"/>
              </w:rPr>
            </w:pPr>
          </w:p>
          <w:p w14:paraId="4ADFF7AC" w14:textId="77777777" w:rsidR="00AB362F" w:rsidRDefault="00AB362F" w:rsidP="00461DE9">
            <w:pPr>
              <w:rPr>
                <w:rFonts w:cstheme="minorHAnsi"/>
                <w:iCs/>
                <w:szCs w:val="24"/>
              </w:rPr>
            </w:pPr>
          </w:p>
          <w:p w14:paraId="0D2D6AD6" w14:textId="77777777" w:rsidR="00AB362F" w:rsidRDefault="00AB362F" w:rsidP="00461DE9">
            <w:pPr>
              <w:rPr>
                <w:rFonts w:cstheme="minorHAnsi"/>
                <w:iCs/>
                <w:szCs w:val="24"/>
              </w:rPr>
            </w:pPr>
          </w:p>
          <w:p w14:paraId="2268560E" w14:textId="77777777" w:rsidR="00AB362F" w:rsidRDefault="00AB362F" w:rsidP="00461DE9">
            <w:pPr>
              <w:rPr>
                <w:rFonts w:cstheme="minorHAnsi"/>
                <w:iCs/>
                <w:szCs w:val="24"/>
              </w:rPr>
            </w:pPr>
          </w:p>
          <w:p w14:paraId="17BA2769" w14:textId="77777777" w:rsidR="00AB362F" w:rsidRDefault="00AB362F" w:rsidP="00461DE9">
            <w:pPr>
              <w:rPr>
                <w:rFonts w:cstheme="minorHAnsi"/>
                <w:iCs/>
                <w:szCs w:val="24"/>
              </w:rPr>
            </w:pPr>
          </w:p>
          <w:p w14:paraId="5B86B631" w14:textId="77777777" w:rsidR="00AB362F" w:rsidRDefault="00AB362F" w:rsidP="00461DE9">
            <w:pPr>
              <w:rPr>
                <w:rFonts w:cstheme="minorHAnsi"/>
                <w:iCs/>
                <w:szCs w:val="24"/>
              </w:rPr>
            </w:pPr>
          </w:p>
          <w:p w14:paraId="5A0867D7" w14:textId="77777777" w:rsidR="00AB362F" w:rsidRDefault="00AB362F" w:rsidP="00461DE9">
            <w:pPr>
              <w:rPr>
                <w:rFonts w:cstheme="minorHAnsi"/>
                <w:iCs/>
                <w:szCs w:val="24"/>
              </w:rPr>
            </w:pPr>
          </w:p>
          <w:p w14:paraId="0F848E7B" w14:textId="77777777" w:rsidR="00AB362F" w:rsidRDefault="00AB362F" w:rsidP="00461DE9">
            <w:pPr>
              <w:rPr>
                <w:rFonts w:cstheme="minorHAnsi"/>
                <w:iCs/>
                <w:szCs w:val="24"/>
              </w:rPr>
            </w:pPr>
          </w:p>
          <w:p w14:paraId="6B5AC352" w14:textId="7BEBF202" w:rsidR="00AB362F" w:rsidRDefault="00AB362F" w:rsidP="00461DE9">
            <w:pPr>
              <w:rPr>
                <w:rFonts w:cstheme="minorHAnsi"/>
                <w:iCs/>
                <w:szCs w:val="24"/>
              </w:rPr>
            </w:pPr>
          </w:p>
          <w:p w14:paraId="25B036B5" w14:textId="65E51C9D" w:rsidR="005E4878" w:rsidRDefault="005E4878" w:rsidP="00461DE9">
            <w:pPr>
              <w:rPr>
                <w:rFonts w:cstheme="minorHAnsi"/>
                <w:iCs/>
                <w:szCs w:val="24"/>
              </w:rPr>
            </w:pPr>
          </w:p>
          <w:p w14:paraId="14041B4D" w14:textId="77777777" w:rsidR="00AB362F" w:rsidRPr="00A475F6" w:rsidRDefault="00AB362F" w:rsidP="00461DE9">
            <w:pPr>
              <w:rPr>
                <w:rFonts w:cstheme="minorHAnsi"/>
                <w:iCs/>
                <w:szCs w:val="24"/>
              </w:rPr>
            </w:pPr>
            <w:r>
              <w:rPr>
                <w:rFonts w:cstheme="minorHAnsi"/>
                <w:iCs/>
                <w:szCs w:val="24"/>
              </w:rPr>
              <w:t>User will be able to filter the displayed requests, view the details of pending actions, view the details of tickets.</w:t>
            </w:r>
          </w:p>
        </w:tc>
        <w:tc>
          <w:tcPr>
            <w:tcW w:w="3144" w:type="dxa"/>
            <w:tcBorders>
              <w:top w:val="single" w:sz="4" w:space="0" w:color="9EA2A6"/>
              <w:left w:val="single" w:sz="4" w:space="0" w:color="9EA2A6"/>
              <w:bottom w:val="single" w:sz="4" w:space="0" w:color="9EA2A6"/>
              <w:right w:val="single" w:sz="4" w:space="0" w:color="9EA2A6"/>
            </w:tcBorders>
            <w:shd w:val="clear" w:color="auto" w:fill="FFFFFF"/>
          </w:tcPr>
          <w:p w14:paraId="7C980BD8" w14:textId="77777777" w:rsidR="00AB362F" w:rsidRPr="00F907F5" w:rsidRDefault="00AB362F" w:rsidP="00461DE9">
            <w:pPr>
              <w:rPr>
                <w:rFonts w:cstheme="minorHAnsi"/>
                <w:b/>
                <w:bCs/>
                <w:iCs/>
                <w:szCs w:val="24"/>
              </w:rPr>
            </w:pPr>
          </w:p>
          <w:p w14:paraId="700B6A7B" w14:textId="77777777" w:rsidR="00AB362F" w:rsidRPr="00F907F5" w:rsidRDefault="00AB362F" w:rsidP="00461DE9">
            <w:pPr>
              <w:rPr>
                <w:rFonts w:cstheme="minorHAnsi"/>
                <w:b/>
                <w:bCs/>
                <w:iCs/>
                <w:szCs w:val="24"/>
              </w:rPr>
            </w:pPr>
          </w:p>
          <w:p w14:paraId="0100EB32" w14:textId="77777777" w:rsidR="00AB362F" w:rsidRPr="00F907F5" w:rsidRDefault="00AB362F" w:rsidP="00461DE9">
            <w:pPr>
              <w:rPr>
                <w:rFonts w:cstheme="minorHAnsi"/>
                <w:b/>
                <w:bCs/>
                <w:iCs/>
                <w:szCs w:val="24"/>
              </w:rPr>
            </w:pPr>
          </w:p>
          <w:p w14:paraId="1B4B900B" w14:textId="77777777" w:rsidR="00AB362F" w:rsidRDefault="00AB362F" w:rsidP="00461DE9">
            <w:pPr>
              <w:rPr>
                <w:rFonts w:cstheme="minorHAnsi"/>
                <w:iCs/>
                <w:szCs w:val="24"/>
              </w:rPr>
            </w:pPr>
            <w:r w:rsidRPr="00BB3209">
              <w:rPr>
                <w:rFonts w:cstheme="minorHAnsi"/>
                <w:b/>
                <w:bCs/>
                <w:iCs/>
                <w:szCs w:val="24"/>
              </w:rPr>
              <w:t>Step 2</w:t>
            </w:r>
            <w:r w:rsidRPr="00F15C78">
              <w:rPr>
                <w:rFonts w:cstheme="minorHAnsi"/>
                <w:iCs/>
                <w:szCs w:val="24"/>
              </w:rPr>
              <w:t>:</w:t>
            </w:r>
            <w:r w:rsidRPr="00745F10">
              <w:rPr>
                <w:rFonts w:cstheme="minorHAnsi"/>
                <w:iCs/>
                <w:szCs w:val="24"/>
              </w:rPr>
              <w:t xml:space="preserve"> </w:t>
            </w:r>
            <w:r>
              <w:rPr>
                <w:rFonts w:cstheme="minorHAnsi"/>
                <w:iCs/>
                <w:szCs w:val="24"/>
              </w:rPr>
              <w:t>system will display an interface</w:t>
            </w:r>
            <w:r w:rsidRPr="009B6884">
              <w:rPr>
                <w:rFonts w:cstheme="minorHAnsi"/>
                <w:iCs/>
                <w:szCs w:val="24"/>
              </w:rPr>
              <w:t xml:space="preserve"> containing </w:t>
            </w:r>
            <w:r>
              <w:rPr>
                <w:rFonts w:cstheme="minorHAnsi"/>
                <w:iCs/>
                <w:szCs w:val="24"/>
              </w:rPr>
              <w:t>view table composed of these below columns:</w:t>
            </w:r>
          </w:p>
          <w:p w14:paraId="3CE1B649" w14:textId="77777777"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sidRPr="004421D9">
              <w:rPr>
                <w:rFonts w:ascii="Calibri" w:eastAsiaTheme="minorEastAsia" w:hAnsi="Calibri" w:cstheme="minorHAnsi"/>
                <w:iCs/>
                <w:color w:val="4D5154" w:themeColor="text1" w:themeTint="BF"/>
                <w:sz w:val="24"/>
                <w:szCs w:val="24"/>
              </w:rPr>
              <w:t>Management:</w:t>
            </w:r>
            <w:r>
              <w:rPr>
                <w:rFonts w:cstheme="minorHAnsi"/>
                <w:iCs/>
                <w:szCs w:val="24"/>
              </w:rPr>
              <w:t xml:space="preserve">  </w:t>
            </w:r>
            <w:r w:rsidRPr="004421D9">
              <w:rPr>
                <w:rFonts w:ascii="Calibri" w:eastAsiaTheme="minorEastAsia" w:hAnsi="Calibri" w:cstheme="minorHAnsi"/>
                <w:iCs/>
                <w:color w:val="4D5154" w:themeColor="text1" w:themeTint="BF"/>
                <w:sz w:val="24"/>
                <w:szCs w:val="24"/>
              </w:rPr>
              <w:t>contains four buttons</w:t>
            </w:r>
            <w:r>
              <w:rPr>
                <w:rFonts w:ascii="Calibri" w:eastAsiaTheme="minorEastAsia" w:hAnsi="Calibri" w:cstheme="minorHAnsi"/>
                <w:iCs/>
                <w:color w:val="4D5154" w:themeColor="text1" w:themeTint="BF"/>
                <w:sz w:val="24"/>
                <w:szCs w:val="24"/>
              </w:rPr>
              <w:t>:</w:t>
            </w:r>
          </w:p>
          <w:p w14:paraId="3A1AEE04" w14:textId="77777777" w:rsidR="00AB362F" w:rsidRPr="009717A5" w:rsidRDefault="00AB362F" w:rsidP="009578A5">
            <w:pPr>
              <w:pStyle w:val="CommentText"/>
              <w:numPr>
                <w:ilvl w:val="1"/>
                <w:numId w:val="32"/>
              </w:numPr>
              <w:bidi w:val="0"/>
              <w:rPr>
                <w:rFonts w:ascii="Calibri" w:eastAsiaTheme="minorEastAsia" w:hAnsi="Calibri" w:cstheme="minorHAnsi"/>
                <w:iCs/>
                <w:color w:val="4D5154" w:themeColor="text1" w:themeTint="BF"/>
                <w:sz w:val="24"/>
                <w:szCs w:val="24"/>
              </w:rPr>
            </w:pPr>
            <w:r w:rsidRPr="009717A5">
              <w:rPr>
                <w:rFonts w:ascii="Calibri" w:eastAsiaTheme="minorEastAsia" w:hAnsi="Calibri" w:cstheme="minorHAnsi"/>
                <w:iCs/>
                <w:color w:val="4D5154" w:themeColor="text1" w:themeTint="BF"/>
                <w:sz w:val="24"/>
                <w:szCs w:val="24"/>
              </w:rPr>
              <w:t>Pending Action Details: to view the details of the action which the ticket is pending at right now.</w:t>
            </w:r>
          </w:p>
          <w:p w14:paraId="3629E95E" w14:textId="77777777" w:rsidR="00AB362F" w:rsidRDefault="00AB362F" w:rsidP="009578A5">
            <w:pPr>
              <w:pStyle w:val="CommentText"/>
              <w:numPr>
                <w:ilvl w:val="1"/>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Details: to view the details of the selected ticket.</w:t>
            </w:r>
          </w:p>
          <w:p w14:paraId="00EA93CB" w14:textId="77777777" w:rsidR="00AB362F" w:rsidRPr="00B17F7C" w:rsidRDefault="00AB362F" w:rsidP="009578A5">
            <w:pPr>
              <w:pStyle w:val="CommentText"/>
              <w:numPr>
                <w:ilvl w:val="1"/>
                <w:numId w:val="32"/>
              </w:numPr>
              <w:bidi w:val="0"/>
              <w:rPr>
                <w:rFonts w:ascii="Calibri" w:eastAsiaTheme="minorEastAsia" w:hAnsi="Calibri" w:cstheme="minorHAnsi"/>
                <w:iCs/>
                <w:strike/>
                <w:color w:val="4D5154" w:themeColor="text1" w:themeTint="BF"/>
                <w:sz w:val="24"/>
                <w:szCs w:val="24"/>
              </w:rPr>
            </w:pPr>
            <w:commentRangeStart w:id="146"/>
            <w:commentRangeStart w:id="147"/>
            <w:r w:rsidRPr="00B17F7C">
              <w:rPr>
                <w:rFonts w:ascii="Calibri" w:eastAsiaTheme="minorEastAsia" w:hAnsi="Calibri" w:cstheme="minorHAnsi"/>
                <w:iCs/>
                <w:strike/>
                <w:color w:val="4D5154" w:themeColor="text1" w:themeTint="BF"/>
                <w:sz w:val="24"/>
                <w:szCs w:val="24"/>
              </w:rPr>
              <w:t>Escalation: to escalate the pending action to the uppers of its custody by mail.</w:t>
            </w:r>
            <w:commentRangeEnd w:id="146"/>
            <w:r w:rsidR="00A322BE" w:rsidRPr="00B17F7C">
              <w:rPr>
                <w:rStyle w:val="CommentReference"/>
                <w:strike/>
              </w:rPr>
              <w:commentReference w:id="146"/>
            </w:r>
            <w:commentRangeEnd w:id="147"/>
            <w:r w:rsidR="00B17F7C">
              <w:rPr>
                <w:rStyle w:val="CommentReference"/>
              </w:rPr>
              <w:commentReference w:id="147"/>
            </w:r>
          </w:p>
          <w:p w14:paraId="423481A7" w14:textId="77777777" w:rsidR="00AB362F" w:rsidRDefault="00AB362F" w:rsidP="009578A5">
            <w:pPr>
              <w:pStyle w:val="CommentText"/>
              <w:numPr>
                <w:ilvl w:val="1"/>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Reminder: to remind the custody of the pending action by mail.</w:t>
            </w:r>
          </w:p>
          <w:p w14:paraId="735EB244" w14:textId="77777777" w:rsidR="00AB362F" w:rsidRDefault="00AB362F" w:rsidP="00461DE9">
            <w:pPr>
              <w:rPr>
                <w:rFonts w:cstheme="minorHAnsi"/>
                <w:iCs/>
                <w:szCs w:val="24"/>
              </w:rPr>
            </w:pPr>
            <w:r>
              <w:rPr>
                <w:rFonts w:cstheme="minorHAnsi"/>
                <w:iCs/>
                <w:szCs w:val="24"/>
              </w:rPr>
              <w:t xml:space="preserve"> </w:t>
            </w:r>
          </w:p>
          <w:p w14:paraId="2F8224AC" w14:textId="65F99523" w:rsidR="009578A5" w:rsidRPr="009578A5" w:rsidRDefault="009578A5"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Id: represents the id of the ticket</w:t>
            </w:r>
          </w:p>
          <w:p w14:paraId="12E9D4C4" w14:textId="4D0AB9AE"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sidRPr="007272A8">
              <w:rPr>
                <w:rFonts w:ascii="Calibri" w:eastAsiaTheme="minorEastAsia" w:hAnsi="Calibri" w:cstheme="minorHAnsi"/>
                <w:iCs/>
                <w:color w:val="4D5154" w:themeColor="text1" w:themeTint="BF"/>
                <w:sz w:val="24"/>
                <w:szCs w:val="24"/>
              </w:rPr>
              <w:t>Workflow</w:t>
            </w:r>
            <w:r>
              <w:rPr>
                <w:rFonts w:ascii="Calibri" w:eastAsiaTheme="minorEastAsia" w:hAnsi="Calibri" w:cstheme="minorHAnsi"/>
                <w:iCs/>
                <w:color w:val="4D5154" w:themeColor="text1" w:themeTint="BF"/>
                <w:sz w:val="24"/>
                <w:szCs w:val="24"/>
              </w:rPr>
              <w:t xml:space="preserve"> Name: represents the name of workflow, is it </w:t>
            </w:r>
            <w:commentRangeStart w:id="148"/>
            <w:commentRangeStart w:id="149"/>
            <w:r>
              <w:rPr>
                <w:rFonts w:ascii="Calibri" w:eastAsiaTheme="minorEastAsia" w:hAnsi="Calibri" w:cstheme="minorHAnsi"/>
                <w:iCs/>
                <w:color w:val="4D5154" w:themeColor="text1" w:themeTint="BF"/>
                <w:sz w:val="24"/>
                <w:szCs w:val="24"/>
              </w:rPr>
              <w:t>(collect data, modification data, or new site).</w:t>
            </w:r>
            <w:commentRangeEnd w:id="148"/>
            <w:r w:rsidR="00A322BE">
              <w:rPr>
                <w:rStyle w:val="CommentReference"/>
              </w:rPr>
              <w:commentReference w:id="148"/>
            </w:r>
            <w:commentRangeEnd w:id="149"/>
            <w:r w:rsidR="00FB4E28">
              <w:rPr>
                <w:rStyle w:val="CommentReference"/>
              </w:rPr>
              <w:commentReference w:id="149"/>
            </w:r>
          </w:p>
          <w:p w14:paraId="2F9412A2" w14:textId="35378C95"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 xml:space="preserve">Workflow </w:t>
            </w:r>
            <w:r>
              <w:rPr>
                <w:rFonts w:ascii="Calibri" w:eastAsiaTheme="minorEastAsia" w:hAnsi="Calibri" w:cstheme="minorHAnsi"/>
                <w:iCs/>
                <w:color w:val="4D5154" w:themeColor="text1" w:themeTint="BF"/>
                <w:sz w:val="24"/>
                <w:szCs w:val="24"/>
              </w:rPr>
              <w:t>T</w:t>
            </w:r>
            <w:r w:rsidRPr="00046A3E">
              <w:rPr>
                <w:rFonts w:ascii="Calibri" w:eastAsiaTheme="minorEastAsia" w:hAnsi="Calibri" w:cstheme="minorHAnsi"/>
                <w:iCs/>
                <w:color w:val="4D5154" w:themeColor="text1" w:themeTint="BF"/>
                <w:sz w:val="24"/>
                <w:szCs w:val="24"/>
              </w:rPr>
              <w:t xml:space="preserve">ype: </w:t>
            </w:r>
            <w:r>
              <w:rPr>
                <w:rFonts w:ascii="Calibri" w:eastAsiaTheme="minorEastAsia" w:hAnsi="Calibri" w:cstheme="minorHAnsi"/>
                <w:iCs/>
                <w:color w:val="4D5154" w:themeColor="text1" w:themeTint="BF"/>
                <w:sz w:val="24"/>
                <w:szCs w:val="24"/>
              </w:rPr>
              <w:t xml:space="preserve">represents the type of the workflow, </w:t>
            </w:r>
            <w:r w:rsidR="009578A5">
              <w:rPr>
                <w:rFonts w:ascii="Calibri" w:eastAsiaTheme="minorEastAsia" w:hAnsi="Calibri" w:cstheme="minorHAnsi"/>
                <w:iCs/>
                <w:color w:val="4D5154" w:themeColor="text1" w:themeTint="BF"/>
                <w:sz w:val="24"/>
                <w:szCs w:val="24"/>
              </w:rPr>
              <w:t>as if</w:t>
            </w:r>
            <w:r>
              <w:rPr>
                <w:rFonts w:ascii="Calibri" w:eastAsiaTheme="minorEastAsia" w:hAnsi="Calibri" w:cstheme="minorHAnsi"/>
                <w:iCs/>
                <w:color w:val="4D5154" w:themeColor="text1" w:themeTint="BF"/>
                <w:sz w:val="24"/>
                <w:szCs w:val="24"/>
              </w:rPr>
              <w:t xml:space="preserve"> the</w:t>
            </w:r>
            <w:r w:rsidRPr="00046A3E">
              <w:rPr>
                <w:rFonts w:ascii="Calibri" w:eastAsiaTheme="minorEastAsia" w:hAnsi="Calibri" w:cstheme="minorHAnsi"/>
                <w:iCs/>
                <w:color w:val="4D5154" w:themeColor="text1" w:themeTint="BF"/>
                <w:sz w:val="24"/>
                <w:szCs w:val="24"/>
              </w:rPr>
              <w:t xml:space="preserve"> workflow </w:t>
            </w:r>
            <w:r>
              <w:rPr>
                <w:rFonts w:ascii="Calibri" w:eastAsiaTheme="minorEastAsia" w:hAnsi="Calibri" w:cstheme="minorHAnsi"/>
                <w:iCs/>
                <w:color w:val="4D5154" w:themeColor="text1" w:themeTint="BF"/>
                <w:sz w:val="24"/>
                <w:szCs w:val="24"/>
              </w:rPr>
              <w:t xml:space="preserve">name </w:t>
            </w:r>
            <w:r w:rsidRPr="00046A3E">
              <w:rPr>
                <w:rFonts w:ascii="Calibri" w:eastAsiaTheme="minorEastAsia" w:hAnsi="Calibri" w:cstheme="minorHAnsi"/>
                <w:iCs/>
                <w:color w:val="4D5154" w:themeColor="text1" w:themeTint="BF"/>
                <w:sz w:val="24"/>
                <w:szCs w:val="24"/>
              </w:rPr>
              <w:t>is Modification</w:t>
            </w:r>
            <w:r>
              <w:rPr>
                <w:rFonts w:ascii="Calibri" w:eastAsiaTheme="minorEastAsia" w:hAnsi="Calibri" w:cstheme="minorHAnsi"/>
                <w:iCs/>
                <w:color w:val="4D5154" w:themeColor="text1" w:themeTint="BF"/>
                <w:sz w:val="24"/>
                <w:szCs w:val="24"/>
              </w:rPr>
              <w:t xml:space="preserve"> data</w:t>
            </w:r>
            <w:r w:rsidRPr="00046A3E">
              <w:rPr>
                <w:rFonts w:ascii="Calibri" w:eastAsiaTheme="minorEastAsia" w:hAnsi="Calibri" w:cstheme="minorHAnsi"/>
                <w:iCs/>
                <w:color w:val="4D5154" w:themeColor="text1" w:themeTint="BF"/>
                <w:sz w:val="24"/>
                <w:szCs w:val="24"/>
              </w:rPr>
              <w:t xml:space="preserve"> the workflow </w:t>
            </w:r>
            <w:r>
              <w:rPr>
                <w:rFonts w:ascii="Calibri" w:eastAsiaTheme="minorEastAsia" w:hAnsi="Calibri" w:cstheme="minorHAnsi"/>
                <w:iCs/>
                <w:color w:val="4D5154" w:themeColor="text1" w:themeTint="BF"/>
                <w:sz w:val="24"/>
                <w:szCs w:val="24"/>
              </w:rPr>
              <w:t>type</w:t>
            </w:r>
            <w:r w:rsidRPr="00046A3E">
              <w:rPr>
                <w:rFonts w:ascii="Calibri" w:eastAsiaTheme="minorEastAsia" w:hAnsi="Calibri" w:cstheme="minorHAnsi"/>
                <w:iCs/>
                <w:color w:val="4D5154" w:themeColor="text1" w:themeTint="BF"/>
                <w:sz w:val="24"/>
                <w:szCs w:val="24"/>
              </w:rPr>
              <w:t xml:space="preserve"> will be</w:t>
            </w:r>
            <w:r>
              <w:rPr>
                <w:rFonts w:ascii="Calibri" w:eastAsiaTheme="minorEastAsia" w:hAnsi="Calibri" w:cstheme="minorHAnsi"/>
                <w:iCs/>
                <w:color w:val="4D5154" w:themeColor="text1" w:themeTint="BF"/>
                <w:sz w:val="24"/>
                <w:szCs w:val="24"/>
              </w:rPr>
              <w:t xml:space="preserve"> (</w:t>
            </w:r>
            <w:r w:rsidRPr="00046A3E">
              <w:rPr>
                <w:rFonts w:ascii="Calibri" w:eastAsiaTheme="minorEastAsia" w:hAnsi="Calibri" w:cstheme="minorHAnsi"/>
                <w:iCs/>
                <w:color w:val="4D5154" w:themeColor="text1" w:themeTint="BF"/>
                <w:sz w:val="24"/>
                <w:szCs w:val="24"/>
              </w:rPr>
              <w:t xml:space="preserve">on </w:t>
            </w:r>
            <w:r>
              <w:rPr>
                <w:rFonts w:ascii="Calibri" w:eastAsiaTheme="minorEastAsia" w:hAnsi="Calibri" w:cstheme="minorHAnsi"/>
                <w:iCs/>
                <w:color w:val="4D5154" w:themeColor="text1" w:themeTint="BF"/>
                <w:sz w:val="24"/>
                <w:szCs w:val="24"/>
              </w:rPr>
              <w:t>c</w:t>
            </w:r>
            <w:r w:rsidRPr="00046A3E">
              <w:rPr>
                <w:rFonts w:ascii="Calibri" w:eastAsiaTheme="minorEastAsia" w:hAnsi="Calibri" w:cstheme="minorHAnsi"/>
                <w:iCs/>
                <w:color w:val="4D5154" w:themeColor="text1" w:themeTint="BF"/>
                <w:sz w:val="24"/>
                <w:szCs w:val="24"/>
              </w:rPr>
              <w:t xml:space="preserve">ivil </w:t>
            </w:r>
            <w:r>
              <w:rPr>
                <w:rFonts w:ascii="Calibri" w:eastAsiaTheme="minorEastAsia" w:hAnsi="Calibri" w:cstheme="minorHAnsi"/>
                <w:iCs/>
                <w:color w:val="4D5154" w:themeColor="text1" w:themeTint="BF"/>
                <w:sz w:val="24"/>
                <w:szCs w:val="24"/>
              </w:rPr>
              <w:t>s</w:t>
            </w:r>
            <w:r w:rsidRPr="00046A3E">
              <w:rPr>
                <w:rFonts w:ascii="Calibri" w:eastAsiaTheme="minorEastAsia" w:hAnsi="Calibri" w:cstheme="minorHAnsi"/>
                <w:iCs/>
                <w:color w:val="4D5154" w:themeColor="text1" w:themeTint="BF"/>
                <w:sz w:val="24"/>
                <w:szCs w:val="24"/>
              </w:rPr>
              <w:t>teel</w:t>
            </w:r>
            <w:r>
              <w:rPr>
                <w:rFonts w:ascii="Calibri" w:eastAsiaTheme="minorEastAsia" w:hAnsi="Calibri" w:cstheme="minorHAnsi"/>
                <w:iCs/>
                <w:color w:val="4D5154" w:themeColor="text1" w:themeTint="BF"/>
                <w:sz w:val="24"/>
                <w:szCs w:val="24"/>
              </w:rPr>
              <w:t xml:space="preserve"> or other equipment on location)</w:t>
            </w:r>
            <w:r w:rsidRPr="00046A3E">
              <w:rPr>
                <w:rFonts w:ascii="Calibri" w:eastAsiaTheme="minorEastAsia" w:hAnsi="Calibri" w:cstheme="minorHAnsi"/>
                <w:iCs/>
                <w:color w:val="4D5154" w:themeColor="text1" w:themeTint="BF"/>
                <w:sz w:val="24"/>
                <w:szCs w:val="24"/>
              </w:rPr>
              <w:t>.</w:t>
            </w:r>
          </w:p>
          <w:p w14:paraId="48C26200" w14:textId="77777777" w:rsidR="009578A5" w:rsidRDefault="009578A5"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Region</w:t>
            </w:r>
          </w:p>
          <w:p w14:paraId="2F190A45" w14:textId="11274839" w:rsidR="009578A5" w:rsidRPr="009578A5" w:rsidRDefault="009578A5" w:rsidP="00260583">
            <w:pPr>
              <w:pStyle w:val="CommentText"/>
              <w:numPr>
                <w:ilvl w:val="0"/>
                <w:numId w:val="32"/>
              </w:numPr>
              <w:bidi w:val="0"/>
              <w:rPr>
                <w:rFonts w:ascii="Calibri" w:eastAsiaTheme="minorEastAsia" w:hAnsi="Calibri" w:cstheme="minorHAnsi"/>
                <w:iCs/>
                <w:color w:val="4D5154" w:themeColor="text1" w:themeTint="BF"/>
                <w:sz w:val="24"/>
                <w:szCs w:val="24"/>
              </w:rPr>
            </w:pPr>
            <w:r w:rsidRPr="009578A5">
              <w:rPr>
                <w:rFonts w:ascii="Calibri" w:eastAsiaTheme="minorEastAsia" w:hAnsi="Calibri" w:cstheme="minorHAnsi"/>
                <w:iCs/>
                <w:color w:val="4D5154" w:themeColor="text1" w:themeTint="BF"/>
                <w:sz w:val="24"/>
                <w:szCs w:val="24"/>
              </w:rPr>
              <w:t>Area</w:t>
            </w:r>
          </w:p>
          <w:p w14:paraId="5E9BA9DD" w14:textId="77777777" w:rsidR="00AB362F" w:rsidRPr="00046A3E"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sidRPr="007272A8">
              <w:rPr>
                <w:rFonts w:ascii="Calibri" w:eastAsiaTheme="minorEastAsia" w:hAnsi="Calibri" w:cstheme="minorHAnsi"/>
                <w:iCs/>
                <w:color w:val="4D5154" w:themeColor="text1" w:themeTint="BF"/>
                <w:sz w:val="24"/>
                <w:szCs w:val="24"/>
              </w:rPr>
              <w:t xml:space="preserve"> </w:t>
            </w:r>
            <w:r w:rsidRPr="00046A3E">
              <w:rPr>
                <w:rFonts w:ascii="Calibri" w:eastAsiaTheme="minorEastAsia" w:hAnsi="Calibri" w:cstheme="minorHAnsi"/>
                <w:iCs/>
                <w:color w:val="4D5154" w:themeColor="text1" w:themeTint="BF"/>
                <w:sz w:val="24"/>
                <w:szCs w:val="24"/>
              </w:rPr>
              <w:t>Site Name</w:t>
            </w:r>
            <w:r>
              <w:rPr>
                <w:rFonts w:ascii="Calibri" w:eastAsiaTheme="minorEastAsia" w:hAnsi="Calibri" w:cstheme="minorHAnsi"/>
                <w:iCs/>
                <w:color w:val="4D5154" w:themeColor="text1" w:themeTint="BF"/>
                <w:sz w:val="24"/>
                <w:szCs w:val="24"/>
              </w:rPr>
              <w:t>: represents the name of the site.</w:t>
            </w:r>
            <w:r w:rsidRPr="00046A3E">
              <w:rPr>
                <w:rFonts w:ascii="Calibri" w:eastAsiaTheme="minorEastAsia" w:hAnsi="Calibri" w:cstheme="minorHAnsi"/>
                <w:iCs/>
                <w:color w:val="4D5154" w:themeColor="text1" w:themeTint="BF"/>
                <w:sz w:val="24"/>
                <w:szCs w:val="24"/>
              </w:rPr>
              <w:t xml:space="preserve"> </w:t>
            </w:r>
          </w:p>
          <w:p w14:paraId="14D07B66" w14:textId="77777777" w:rsidR="00AB362F" w:rsidRPr="00840341"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Site Code: represent the code of the site.</w:t>
            </w:r>
          </w:p>
          <w:p w14:paraId="1D1AB20D" w14:textId="77777777" w:rsidR="00AB362F" w:rsidRPr="00046A3E"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commentRangeStart w:id="150"/>
            <w:commentRangeStart w:id="151"/>
            <w:r>
              <w:rPr>
                <w:rFonts w:ascii="Calibri" w:eastAsiaTheme="minorEastAsia" w:hAnsi="Calibri" w:cstheme="minorHAnsi"/>
                <w:iCs/>
                <w:color w:val="4D5154" w:themeColor="text1" w:themeTint="BF"/>
                <w:sz w:val="24"/>
                <w:szCs w:val="24"/>
              </w:rPr>
              <w:t xml:space="preserve">Pending </w:t>
            </w:r>
            <w:commentRangeEnd w:id="150"/>
            <w:r w:rsidR="00A322BE">
              <w:rPr>
                <w:rStyle w:val="CommentReference"/>
              </w:rPr>
              <w:commentReference w:id="150"/>
            </w:r>
            <w:commentRangeEnd w:id="151"/>
            <w:r w:rsidR="00F45E00">
              <w:rPr>
                <w:rStyle w:val="CommentReference"/>
              </w:rPr>
              <w:commentReference w:id="151"/>
            </w:r>
            <w:r w:rsidRPr="00046A3E">
              <w:rPr>
                <w:rFonts w:ascii="Calibri" w:eastAsiaTheme="minorEastAsia" w:hAnsi="Calibri" w:cstheme="minorHAnsi"/>
                <w:iCs/>
                <w:color w:val="4D5154" w:themeColor="text1" w:themeTint="BF"/>
                <w:sz w:val="24"/>
                <w:szCs w:val="24"/>
              </w:rPr>
              <w:t xml:space="preserve">Action: </w:t>
            </w:r>
            <w:r>
              <w:rPr>
                <w:rFonts w:ascii="Calibri" w:eastAsiaTheme="minorEastAsia" w:hAnsi="Calibri" w:cstheme="minorHAnsi"/>
                <w:iCs/>
                <w:color w:val="4D5154" w:themeColor="text1" w:themeTint="BF"/>
                <w:sz w:val="24"/>
                <w:szCs w:val="24"/>
              </w:rPr>
              <w:t>represents which action to be executed now.</w:t>
            </w:r>
            <w:r w:rsidRPr="00046A3E">
              <w:rPr>
                <w:rFonts w:ascii="Calibri" w:eastAsiaTheme="minorEastAsia" w:hAnsi="Calibri" w:cstheme="minorHAnsi"/>
                <w:iCs/>
                <w:color w:val="4D5154" w:themeColor="text1" w:themeTint="BF"/>
                <w:sz w:val="24"/>
                <w:szCs w:val="24"/>
              </w:rPr>
              <w:t xml:space="preserve"> </w:t>
            </w:r>
          </w:p>
          <w:p w14:paraId="242D66D4" w14:textId="77777777" w:rsidR="00AB362F" w:rsidRPr="00046A3E"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sidRPr="00046A3E">
              <w:rPr>
                <w:rFonts w:ascii="Calibri" w:eastAsiaTheme="minorEastAsia" w:hAnsi="Calibri" w:cstheme="minorHAnsi"/>
                <w:iCs/>
                <w:color w:val="4D5154" w:themeColor="text1" w:themeTint="BF"/>
                <w:sz w:val="24"/>
                <w:szCs w:val="24"/>
              </w:rPr>
              <w:t xml:space="preserve">Custody: </w:t>
            </w:r>
            <w:r>
              <w:rPr>
                <w:rFonts w:ascii="Calibri" w:eastAsiaTheme="minorEastAsia" w:hAnsi="Calibri" w:cstheme="minorHAnsi"/>
                <w:iCs/>
                <w:color w:val="4D5154" w:themeColor="text1" w:themeTint="BF"/>
                <w:sz w:val="24"/>
                <w:szCs w:val="24"/>
              </w:rPr>
              <w:t>represents the group where the ticket is pending now (the group that the pending action is assigned to).</w:t>
            </w:r>
          </w:p>
          <w:p w14:paraId="7CCE9F24" w14:textId="77777777"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Action Date: represents the da</w:t>
            </w:r>
            <w:r w:rsidRPr="00046A3E">
              <w:rPr>
                <w:rFonts w:ascii="Calibri" w:eastAsiaTheme="minorEastAsia" w:hAnsi="Calibri" w:cstheme="minorHAnsi"/>
                <w:iCs/>
                <w:color w:val="4D5154" w:themeColor="text1" w:themeTint="BF"/>
                <w:sz w:val="24"/>
                <w:szCs w:val="24"/>
              </w:rPr>
              <w:t xml:space="preserve">te </w:t>
            </w:r>
            <w:r>
              <w:rPr>
                <w:rFonts w:ascii="Calibri" w:eastAsiaTheme="minorEastAsia" w:hAnsi="Calibri" w:cstheme="minorHAnsi"/>
                <w:iCs/>
                <w:color w:val="4D5154" w:themeColor="text1" w:themeTint="BF"/>
                <w:sz w:val="24"/>
                <w:szCs w:val="24"/>
              </w:rPr>
              <w:t>when the system assigned the action to be executed.</w:t>
            </w:r>
          </w:p>
          <w:p w14:paraId="1DBC16E6" w14:textId="77777777"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Create</w:t>
            </w:r>
            <w:r w:rsidRPr="00046A3E">
              <w:rPr>
                <w:rFonts w:ascii="Calibri" w:eastAsiaTheme="minorEastAsia" w:hAnsi="Calibri" w:cstheme="minorHAnsi"/>
                <w:iCs/>
                <w:color w:val="4D5154" w:themeColor="text1" w:themeTint="BF"/>
                <w:sz w:val="24"/>
                <w:szCs w:val="24"/>
              </w:rPr>
              <w:t xml:space="preserve"> Date</w:t>
            </w:r>
            <w:r>
              <w:rPr>
                <w:rFonts w:ascii="Calibri" w:eastAsiaTheme="minorEastAsia" w:hAnsi="Calibri" w:cstheme="minorHAnsi"/>
                <w:iCs/>
                <w:color w:val="4D5154" w:themeColor="text1" w:themeTint="BF"/>
                <w:sz w:val="24"/>
                <w:szCs w:val="24"/>
              </w:rPr>
              <w:t>: represents the date of creating the ticket.</w:t>
            </w:r>
          </w:p>
          <w:p w14:paraId="53C741E8" w14:textId="77777777"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Ticket Status: represents the status of the ticket is it (pending, closed, data validation, data correction, under study…etc.)</w:t>
            </w:r>
          </w:p>
          <w:p w14:paraId="1E383EA5" w14:textId="77777777" w:rsidR="00AB362F" w:rsidRDefault="00AB362F" w:rsidP="009578A5">
            <w:pPr>
              <w:pStyle w:val="CommentText"/>
              <w:numPr>
                <w:ilvl w:val="0"/>
                <w:numId w:val="32"/>
              </w:numPr>
              <w:bidi w:val="0"/>
              <w:rPr>
                <w:rFonts w:ascii="Calibri" w:eastAsiaTheme="minorEastAsia" w:hAnsi="Calibri" w:cstheme="minorHAnsi"/>
                <w:iCs/>
                <w:color w:val="4D5154" w:themeColor="text1" w:themeTint="BF"/>
                <w:sz w:val="24"/>
                <w:szCs w:val="24"/>
              </w:rPr>
            </w:pPr>
            <w:r>
              <w:rPr>
                <w:rFonts w:ascii="Calibri" w:eastAsiaTheme="minorEastAsia" w:hAnsi="Calibri" w:cstheme="minorHAnsi"/>
                <w:iCs/>
                <w:color w:val="4D5154" w:themeColor="text1" w:themeTint="BF"/>
                <w:sz w:val="24"/>
                <w:szCs w:val="24"/>
              </w:rPr>
              <w:t>Requested BY:</w:t>
            </w:r>
            <w:r>
              <w:t xml:space="preserve"> </w:t>
            </w:r>
            <w:r w:rsidRPr="00887D03">
              <w:rPr>
                <w:rFonts w:ascii="Calibri" w:eastAsiaTheme="minorEastAsia" w:hAnsi="Calibri" w:cstheme="minorHAnsi"/>
                <w:iCs/>
                <w:color w:val="4D5154" w:themeColor="text1" w:themeTint="BF"/>
                <w:sz w:val="24"/>
                <w:szCs w:val="24"/>
              </w:rPr>
              <w:t xml:space="preserve">represents the name of the </w:t>
            </w:r>
            <w:r>
              <w:rPr>
                <w:rFonts w:ascii="Calibri" w:eastAsiaTheme="minorEastAsia" w:hAnsi="Calibri" w:cstheme="minorHAnsi"/>
                <w:iCs/>
                <w:color w:val="4D5154" w:themeColor="text1" w:themeTint="BF"/>
                <w:sz w:val="24"/>
                <w:szCs w:val="24"/>
              </w:rPr>
              <w:t>actor</w:t>
            </w:r>
            <w:r w:rsidRPr="00887D03">
              <w:rPr>
                <w:rFonts w:ascii="Calibri" w:eastAsiaTheme="minorEastAsia" w:hAnsi="Calibri" w:cstheme="minorHAnsi"/>
                <w:iCs/>
                <w:color w:val="4D5154" w:themeColor="text1" w:themeTint="BF"/>
                <w:sz w:val="24"/>
                <w:szCs w:val="24"/>
              </w:rPr>
              <w:t xml:space="preserve"> </w:t>
            </w:r>
            <w:r>
              <w:rPr>
                <w:rFonts w:ascii="Calibri" w:eastAsiaTheme="minorEastAsia" w:hAnsi="Calibri" w:cstheme="minorHAnsi"/>
                <w:iCs/>
                <w:color w:val="4D5154" w:themeColor="text1" w:themeTint="BF"/>
                <w:sz w:val="24"/>
                <w:szCs w:val="24"/>
              </w:rPr>
              <w:t>which the requester user belongs to (EX: i</w:t>
            </w:r>
            <w:r w:rsidRPr="00887D03">
              <w:rPr>
                <w:rFonts w:ascii="Calibri" w:eastAsiaTheme="minorEastAsia" w:hAnsi="Calibri" w:cstheme="minorHAnsi"/>
                <w:iCs/>
                <w:color w:val="4D5154" w:themeColor="text1" w:themeTint="BF"/>
                <w:sz w:val="24"/>
                <w:szCs w:val="24"/>
              </w:rPr>
              <w:t>f the requester is Arwa from OSS t</w:t>
            </w:r>
            <w:r>
              <w:rPr>
                <w:rFonts w:ascii="Calibri" w:eastAsiaTheme="minorEastAsia" w:hAnsi="Calibri" w:cstheme="minorHAnsi"/>
                <w:iCs/>
                <w:color w:val="4D5154" w:themeColor="text1" w:themeTint="BF"/>
                <w:sz w:val="24"/>
                <w:szCs w:val="24"/>
              </w:rPr>
              <w:t>eam and the requester actor is OSS,</w:t>
            </w:r>
            <w:r w:rsidRPr="00887D03">
              <w:rPr>
                <w:rFonts w:ascii="Calibri" w:eastAsiaTheme="minorEastAsia" w:hAnsi="Calibri" w:cstheme="minorHAnsi"/>
                <w:iCs/>
                <w:color w:val="4D5154" w:themeColor="text1" w:themeTint="BF"/>
                <w:sz w:val="24"/>
                <w:szCs w:val="24"/>
              </w:rPr>
              <w:t xml:space="preserve"> so requested by will be OSS</w:t>
            </w:r>
            <w:r>
              <w:rPr>
                <w:rFonts w:ascii="Calibri" w:eastAsiaTheme="minorEastAsia" w:hAnsi="Calibri" w:cstheme="minorHAnsi"/>
                <w:iCs/>
                <w:color w:val="4D5154" w:themeColor="text1" w:themeTint="BF"/>
                <w:sz w:val="24"/>
                <w:szCs w:val="24"/>
              </w:rPr>
              <w:t>).</w:t>
            </w:r>
          </w:p>
          <w:p w14:paraId="6EC7FFDA" w14:textId="77777777" w:rsidR="00AB362F" w:rsidRDefault="00AB362F" w:rsidP="00461DE9">
            <w:pPr>
              <w:pStyle w:val="CommentText"/>
              <w:bidi w:val="0"/>
              <w:ind w:left="450"/>
            </w:pPr>
          </w:p>
        </w:tc>
      </w:tr>
      <w:tr w:rsidR="00AB362F" w14:paraId="7BADBD4E"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50654BD" w14:textId="77777777" w:rsidR="00AB362F" w:rsidRDefault="00AB362F" w:rsidP="00461DE9">
            <w:pPr>
              <w:jc w:val="center"/>
            </w:pPr>
            <w:r>
              <w:t>Alternate Flow:</w:t>
            </w:r>
          </w:p>
        </w:tc>
        <w:tc>
          <w:tcPr>
            <w:tcW w:w="6288" w:type="dxa"/>
            <w:gridSpan w:val="2"/>
            <w:tcBorders>
              <w:top w:val="single" w:sz="4" w:space="0" w:color="9EA2A6"/>
              <w:left w:val="single" w:sz="4" w:space="0" w:color="9EA2A6"/>
              <w:bottom w:val="single" w:sz="4" w:space="0" w:color="9EA2A6"/>
              <w:right w:val="single" w:sz="4" w:space="0" w:color="9EA2A6"/>
            </w:tcBorders>
            <w:shd w:val="clear" w:color="auto" w:fill="FFFFFF"/>
            <w:hideMark/>
          </w:tcPr>
          <w:p w14:paraId="7EED9658" w14:textId="77777777" w:rsidR="00AB362F" w:rsidRPr="00483DD3" w:rsidRDefault="00AB362F" w:rsidP="00461DE9">
            <w:pPr>
              <w:jc w:val="center"/>
              <w:rPr>
                <w:rtl/>
              </w:rPr>
            </w:pPr>
            <w:r w:rsidRPr="00F907F5">
              <w:rPr>
                <w:rFonts w:cstheme="minorHAnsi"/>
                <w:iCs/>
                <w:szCs w:val="24"/>
                <w:rtl/>
              </w:rPr>
              <w:t>----</w:t>
            </w:r>
          </w:p>
        </w:tc>
      </w:tr>
      <w:tr w:rsidR="00AB362F" w14:paraId="37C8808B" w14:textId="77777777" w:rsidTr="00461DE9">
        <w:trPr>
          <w:trHeight w:val="284"/>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5344459B" w14:textId="77777777" w:rsidR="00AB362F" w:rsidRDefault="00AB362F" w:rsidP="00461DE9">
            <w:pPr>
              <w:jc w:val="center"/>
              <w:rPr>
                <w:rFonts w:eastAsia="Calibri" w:cs="Calibri"/>
                <w:color w:val="4D5154"/>
                <w:szCs w:val="24"/>
              </w:rPr>
            </w:pPr>
            <w:r>
              <w:t>Post Condition:</w:t>
            </w:r>
          </w:p>
        </w:tc>
        <w:tc>
          <w:tcPr>
            <w:tcW w:w="6288" w:type="dxa"/>
            <w:gridSpan w:val="2"/>
            <w:tcBorders>
              <w:top w:val="single" w:sz="4" w:space="0" w:color="9EA2A6"/>
              <w:left w:val="single" w:sz="4" w:space="0" w:color="9EA2A6"/>
              <w:bottom w:val="single" w:sz="4" w:space="0" w:color="9EA2A6"/>
              <w:right w:val="single" w:sz="4" w:space="0" w:color="9EA2A6"/>
            </w:tcBorders>
            <w:hideMark/>
          </w:tcPr>
          <w:p w14:paraId="7D2F3747" w14:textId="77777777" w:rsidR="00AB362F" w:rsidRPr="00BC4F8E" w:rsidRDefault="00AB362F" w:rsidP="003745E3">
            <w:pPr>
              <w:pStyle w:val="ListParagraph"/>
              <w:numPr>
                <w:ilvl w:val="0"/>
                <w:numId w:val="34"/>
              </w:numPr>
              <w:bidi w:val="0"/>
              <w:jc w:val="both"/>
              <w:rPr>
                <w:rFonts w:ascii="Calibri" w:eastAsiaTheme="minorEastAsia" w:hAnsi="Calibri" w:cstheme="minorHAnsi"/>
                <w:iCs/>
                <w:color w:val="4D5154" w:themeColor="text1" w:themeTint="BF"/>
                <w:sz w:val="24"/>
                <w:szCs w:val="24"/>
              </w:rPr>
            </w:pPr>
            <w:r w:rsidRPr="00BC4F8E">
              <w:rPr>
                <w:rFonts w:ascii="Calibri" w:eastAsiaTheme="minorEastAsia" w:hAnsi="Calibri" w:cstheme="minorHAnsi"/>
                <w:iCs/>
                <w:color w:val="4D5154" w:themeColor="text1" w:themeTint="BF"/>
                <w:sz w:val="24"/>
                <w:szCs w:val="24"/>
              </w:rPr>
              <w:t xml:space="preserve">All the tickets created </w:t>
            </w:r>
            <w:r>
              <w:rPr>
                <w:rFonts w:ascii="Calibri" w:eastAsiaTheme="minorEastAsia" w:hAnsi="Calibri" w:cstheme="minorHAnsi"/>
                <w:iCs/>
                <w:color w:val="4D5154" w:themeColor="text1" w:themeTint="BF"/>
                <w:sz w:val="24"/>
                <w:szCs w:val="24"/>
              </w:rPr>
              <w:t>on TLIS</w:t>
            </w:r>
            <w:r w:rsidRPr="00BC4F8E">
              <w:rPr>
                <w:rFonts w:ascii="Calibri" w:eastAsiaTheme="minorEastAsia" w:hAnsi="Calibri" w:cstheme="minorHAnsi"/>
                <w:iCs/>
                <w:color w:val="4D5154" w:themeColor="text1" w:themeTint="BF"/>
                <w:sz w:val="24"/>
                <w:szCs w:val="24"/>
              </w:rPr>
              <w:t xml:space="preserve"> will be displayed in the table view.</w:t>
            </w:r>
          </w:p>
          <w:p w14:paraId="1768952F" w14:textId="77777777" w:rsidR="00AB362F" w:rsidRPr="0002728D" w:rsidRDefault="00AB362F" w:rsidP="003745E3">
            <w:pPr>
              <w:pStyle w:val="ListParagraph"/>
              <w:numPr>
                <w:ilvl w:val="0"/>
                <w:numId w:val="34"/>
              </w:numPr>
              <w:bidi w:val="0"/>
              <w:jc w:val="both"/>
              <w:rPr>
                <w:rFonts w:cstheme="minorHAnsi"/>
                <w:iCs/>
                <w:szCs w:val="24"/>
              </w:rPr>
            </w:pPr>
            <w:commentRangeStart w:id="152"/>
            <w:commentRangeStart w:id="153"/>
            <w:commentRangeStart w:id="154"/>
            <w:commentRangeStart w:id="155"/>
            <w:r w:rsidRPr="00BC4F8E">
              <w:rPr>
                <w:rFonts w:ascii="Calibri" w:eastAsiaTheme="minorEastAsia" w:hAnsi="Calibri" w:cstheme="minorHAnsi"/>
                <w:iCs/>
                <w:color w:val="4D5154" w:themeColor="text1" w:themeTint="BF"/>
                <w:sz w:val="24"/>
                <w:szCs w:val="24"/>
              </w:rPr>
              <w:t>User will be able to display the details of the</w:t>
            </w:r>
            <w:r>
              <w:rPr>
                <w:rFonts w:ascii="Calibri" w:eastAsiaTheme="minorEastAsia" w:hAnsi="Calibri" w:cstheme="minorHAnsi"/>
                <w:iCs/>
                <w:color w:val="4D5154" w:themeColor="text1" w:themeTint="BF"/>
                <w:sz w:val="24"/>
                <w:szCs w:val="24"/>
              </w:rPr>
              <w:t xml:space="preserve"> pending</w:t>
            </w:r>
            <w:r w:rsidRPr="00BC4F8E">
              <w:rPr>
                <w:rFonts w:ascii="Calibri" w:eastAsiaTheme="minorEastAsia" w:hAnsi="Calibri" w:cstheme="minorHAnsi"/>
                <w:iCs/>
                <w:color w:val="4D5154" w:themeColor="text1" w:themeTint="BF"/>
                <w:sz w:val="24"/>
                <w:szCs w:val="24"/>
              </w:rPr>
              <w:t xml:space="preserve"> action </w:t>
            </w:r>
            <w:r>
              <w:rPr>
                <w:rFonts w:ascii="Calibri" w:eastAsiaTheme="minorEastAsia" w:hAnsi="Calibri" w:cstheme="minorHAnsi"/>
                <w:iCs/>
                <w:color w:val="4D5154" w:themeColor="text1" w:themeTint="BF"/>
                <w:sz w:val="24"/>
                <w:szCs w:val="24"/>
              </w:rPr>
              <w:t>of the pending tickets.</w:t>
            </w:r>
            <w:commentRangeEnd w:id="152"/>
            <w:r w:rsidR="00A322BE">
              <w:rPr>
                <w:rStyle w:val="CommentReference"/>
              </w:rPr>
              <w:commentReference w:id="152"/>
            </w:r>
            <w:commentRangeEnd w:id="153"/>
            <w:r w:rsidR="00736CF2">
              <w:rPr>
                <w:rStyle w:val="CommentReference"/>
              </w:rPr>
              <w:commentReference w:id="153"/>
            </w:r>
            <w:commentRangeEnd w:id="154"/>
            <w:r w:rsidR="00F5483D">
              <w:rPr>
                <w:rStyle w:val="CommentReference"/>
              </w:rPr>
              <w:commentReference w:id="154"/>
            </w:r>
            <w:commentRangeEnd w:id="155"/>
            <w:r w:rsidR="0001330A">
              <w:rPr>
                <w:rStyle w:val="CommentReference"/>
              </w:rPr>
              <w:commentReference w:id="155"/>
            </w:r>
          </w:p>
          <w:p w14:paraId="222FDF41" w14:textId="77777777" w:rsidR="00AB362F" w:rsidRPr="00D17174" w:rsidRDefault="00AB362F" w:rsidP="003745E3">
            <w:pPr>
              <w:pStyle w:val="ListParagraph"/>
              <w:numPr>
                <w:ilvl w:val="0"/>
                <w:numId w:val="34"/>
              </w:numPr>
              <w:bidi w:val="0"/>
              <w:jc w:val="both"/>
              <w:rPr>
                <w:rFonts w:cstheme="minorHAnsi"/>
                <w:iCs/>
                <w:szCs w:val="24"/>
              </w:rPr>
            </w:pPr>
            <w:r w:rsidRPr="00BC4F8E">
              <w:rPr>
                <w:rFonts w:ascii="Calibri" w:eastAsiaTheme="minorEastAsia" w:hAnsi="Calibri" w:cstheme="minorHAnsi"/>
                <w:iCs/>
                <w:color w:val="4D5154" w:themeColor="text1" w:themeTint="BF"/>
                <w:sz w:val="24"/>
                <w:szCs w:val="24"/>
              </w:rPr>
              <w:t>User will be able to display the details of the tickets.</w:t>
            </w:r>
          </w:p>
          <w:p w14:paraId="2194766A" w14:textId="77777777" w:rsidR="00AB362F" w:rsidRPr="00736CF2" w:rsidRDefault="00AB362F" w:rsidP="003745E3">
            <w:pPr>
              <w:pStyle w:val="ListParagraph"/>
              <w:numPr>
                <w:ilvl w:val="0"/>
                <w:numId w:val="34"/>
              </w:numPr>
              <w:bidi w:val="0"/>
              <w:jc w:val="both"/>
              <w:rPr>
                <w:rFonts w:cstheme="minorHAnsi"/>
                <w:iCs/>
                <w:strike/>
                <w:szCs w:val="24"/>
              </w:rPr>
            </w:pPr>
            <w:commentRangeStart w:id="156"/>
            <w:commentRangeStart w:id="157"/>
            <w:r w:rsidRPr="00736CF2">
              <w:rPr>
                <w:rFonts w:ascii="Calibri" w:eastAsiaTheme="minorEastAsia" w:hAnsi="Calibri" w:cstheme="minorHAnsi"/>
                <w:iCs/>
                <w:strike/>
                <w:color w:val="4D5154" w:themeColor="text1" w:themeTint="BF"/>
                <w:sz w:val="24"/>
                <w:szCs w:val="24"/>
              </w:rPr>
              <w:t>User will be able to escalate the pending action to its custody uppers.</w:t>
            </w:r>
            <w:commentRangeEnd w:id="156"/>
            <w:r w:rsidR="00A322BE" w:rsidRPr="00736CF2">
              <w:rPr>
                <w:rStyle w:val="CommentReference"/>
                <w:strike/>
              </w:rPr>
              <w:commentReference w:id="156"/>
            </w:r>
            <w:commentRangeEnd w:id="157"/>
            <w:r w:rsidR="00736CF2">
              <w:rPr>
                <w:rStyle w:val="CommentReference"/>
              </w:rPr>
              <w:commentReference w:id="157"/>
            </w:r>
          </w:p>
          <w:p w14:paraId="578F8404" w14:textId="77777777" w:rsidR="00AB362F" w:rsidRPr="00C71E4D" w:rsidRDefault="00AB362F" w:rsidP="003745E3">
            <w:pPr>
              <w:pStyle w:val="ListParagraph"/>
              <w:numPr>
                <w:ilvl w:val="0"/>
                <w:numId w:val="34"/>
              </w:numPr>
              <w:bidi w:val="0"/>
              <w:jc w:val="both"/>
              <w:rPr>
                <w:rFonts w:cstheme="minorHAnsi"/>
                <w:iCs/>
                <w:szCs w:val="24"/>
              </w:rPr>
            </w:pPr>
            <w:r>
              <w:rPr>
                <w:rFonts w:ascii="Calibri" w:eastAsiaTheme="minorEastAsia" w:hAnsi="Calibri" w:cstheme="minorHAnsi"/>
                <w:iCs/>
                <w:color w:val="4D5154" w:themeColor="text1" w:themeTint="BF"/>
                <w:sz w:val="24"/>
                <w:szCs w:val="24"/>
              </w:rPr>
              <w:t>User will be able to send a reminder to the custody of the pending action.</w:t>
            </w:r>
          </w:p>
        </w:tc>
      </w:tr>
      <w:tr w:rsidR="00AB362F" w14:paraId="381E7883" w14:textId="77777777" w:rsidTr="00461DE9">
        <w:trPr>
          <w:trHeight w:val="350"/>
          <w:jc w:val="center"/>
        </w:trPr>
        <w:tc>
          <w:tcPr>
            <w:tcW w:w="2880" w:type="dxa"/>
            <w:tcBorders>
              <w:top w:val="single" w:sz="4" w:space="0" w:color="9EA2A6"/>
              <w:left w:val="single" w:sz="4" w:space="0" w:color="9EA2A6"/>
              <w:bottom w:val="single" w:sz="4" w:space="0" w:color="9EA2A6"/>
              <w:right w:val="single" w:sz="4" w:space="0" w:color="9EA2A6"/>
            </w:tcBorders>
            <w:shd w:val="clear" w:color="auto" w:fill="E6E7E8"/>
            <w:hideMark/>
          </w:tcPr>
          <w:p w14:paraId="21F82E56" w14:textId="77777777" w:rsidR="00AB362F" w:rsidRDefault="00AB362F" w:rsidP="00461DE9">
            <w:pPr>
              <w:jc w:val="center"/>
            </w:pPr>
            <w:r>
              <w:t>Business Rules:</w:t>
            </w:r>
          </w:p>
        </w:tc>
        <w:tc>
          <w:tcPr>
            <w:tcW w:w="6288" w:type="dxa"/>
            <w:gridSpan w:val="2"/>
            <w:tcBorders>
              <w:top w:val="single" w:sz="4" w:space="0" w:color="9EA2A6"/>
              <w:left w:val="single" w:sz="4" w:space="0" w:color="9EA2A6"/>
              <w:bottom w:val="single" w:sz="4" w:space="0" w:color="9EA2A6"/>
              <w:right w:val="single" w:sz="4" w:space="0" w:color="9EA2A6"/>
            </w:tcBorders>
          </w:tcPr>
          <w:p w14:paraId="49166AEA" w14:textId="4BCFC33B" w:rsidR="00AB362F" w:rsidRPr="00691690" w:rsidRDefault="00AB362F" w:rsidP="003745E3">
            <w:pPr>
              <w:pStyle w:val="ListParagraph"/>
              <w:numPr>
                <w:ilvl w:val="0"/>
                <w:numId w:val="34"/>
              </w:numPr>
              <w:bidi w:val="0"/>
              <w:rPr>
                <w:b/>
                <w:bCs/>
                <w:strike/>
              </w:rPr>
            </w:pPr>
            <w:commentRangeStart w:id="158"/>
            <w:commentRangeStart w:id="159"/>
            <w:r w:rsidRPr="00736CF2">
              <w:rPr>
                <w:rFonts w:ascii="Calibri" w:eastAsiaTheme="minorEastAsia" w:hAnsi="Calibri" w:cstheme="minorHAnsi"/>
                <w:iCs/>
                <w:strike/>
                <w:color w:val="4D5154" w:themeColor="text1" w:themeTint="BF"/>
                <w:sz w:val="24"/>
                <w:szCs w:val="24"/>
              </w:rPr>
              <w:t>Escalation and</w:t>
            </w:r>
            <w:r w:rsidR="00736CF2">
              <w:rPr>
                <w:rFonts w:ascii="Calibri" w:eastAsiaTheme="minorEastAsia" w:hAnsi="Calibri" w:cstheme="minorHAnsi"/>
                <w:iCs/>
                <w:color w:val="4D5154" w:themeColor="text1" w:themeTint="BF"/>
                <w:sz w:val="24"/>
                <w:szCs w:val="24"/>
              </w:rPr>
              <w:t xml:space="preserve"> Reminder button</w:t>
            </w:r>
            <w:r>
              <w:rPr>
                <w:rFonts w:ascii="Calibri" w:eastAsiaTheme="minorEastAsia" w:hAnsi="Calibri" w:cstheme="minorHAnsi"/>
                <w:iCs/>
                <w:color w:val="4D5154" w:themeColor="text1" w:themeTint="BF"/>
                <w:sz w:val="24"/>
                <w:szCs w:val="24"/>
              </w:rPr>
              <w:t xml:space="preserve"> will be disabled in case:</w:t>
            </w:r>
            <w:commentRangeEnd w:id="158"/>
            <w:r w:rsidR="00A322BE">
              <w:rPr>
                <w:rStyle w:val="CommentReference"/>
              </w:rPr>
              <w:commentReference w:id="158"/>
            </w:r>
            <w:commentRangeEnd w:id="159"/>
            <w:r w:rsidR="00736CF2">
              <w:rPr>
                <w:rStyle w:val="CommentReference"/>
              </w:rPr>
              <w:commentReference w:id="159"/>
            </w:r>
          </w:p>
          <w:p w14:paraId="7C106C65" w14:textId="77777777" w:rsidR="00AB362F" w:rsidRPr="00691690"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The ticket status is closed.</w:t>
            </w:r>
          </w:p>
          <w:p w14:paraId="1D1B5348" w14:textId="77777777" w:rsidR="00AB362F" w:rsidRPr="000346FA"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The ticket is pending and the current user</w:t>
            </w:r>
            <w:r w:rsidRPr="00691690">
              <w:rPr>
                <w:rFonts w:ascii="Calibri" w:eastAsiaTheme="minorEastAsia" w:hAnsi="Calibri" w:cstheme="minorHAnsi"/>
                <w:iCs/>
                <w:color w:val="4D5154" w:themeColor="text1" w:themeTint="BF"/>
                <w:sz w:val="24"/>
                <w:szCs w:val="24"/>
              </w:rPr>
              <w:t xml:space="preserve"> = Custody</w:t>
            </w:r>
            <w:r>
              <w:rPr>
                <w:rFonts w:ascii="Calibri" w:eastAsiaTheme="minorEastAsia" w:hAnsi="Calibri" w:cstheme="minorHAnsi"/>
                <w:iCs/>
                <w:color w:val="4D5154" w:themeColor="text1" w:themeTint="BF"/>
                <w:sz w:val="24"/>
                <w:szCs w:val="24"/>
              </w:rPr>
              <w:t>.</w:t>
            </w:r>
          </w:p>
          <w:p w14:paraId="3C56BCE9" w14:textId="77777777" w:rsidR="00AB362F" w:rsidRPr="000346FA" w:rsidRDefault="00AB362F" w:rsidP="003745E3">
            <w:pPr>
              <w:pStyle w:val="ListParagraph"/>
              <w:numPr>
                <w:ilvl w:val="0"/>
                <w:numId w:val="34"/>
              </w:numPr>
              <w:bidi w:val="0"/>
              <w:rPr>
                <w:b/>
                <w:bCs/>
              </w:rPr>
            </w:pPr>
            <w:r w:rsidRPr="000346FA">
              <w:rPr>
                <w:rFonts w:ascii="Calibri" w:eastAsiaTheme="minorEastAsia" w:hAnsi="Calibri" w:cstheme="minorHAnsi"/>
                <w:iCs/>
                <w:color w:val="4D5154" w:themeColor="text1" w:themeTint="BF"/>
                <w:sz w:val="24"/>
                <w:szCs w:val="24"/>
              </w:rPr>
              <w:t>Pending Action Details button will be disabled</w:t>
            </w:r>
            <w:r>
              <w:rPr>
                <w:rFonts w:ascii="Calibri" w:eastAsiaTheme="minorEastAsia" w:hAnsi="Calibri" w:cstheme="minorHAnsi"/>
                <w:iCs/>
                <w:color w:val="4D5154" w:themeColor="text1" w:themeTint="BF"/>
                <w:sz w:val="24"/>
                <w:szCs w:val="24"/>
              </w:rPr>
              <w:t xml:space="preserve"> in case:</w:t>
            </w:r>
          </w:p>
          <w:p w14:paraId="669A029F" w14:textId="77777777" w:rsidR="00AB362F" w:rsidRPr="00691690"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The ticket status is closed.</w:t>
            </w:r>
          </w:p>
          <w:p w14:paraId="3D636EA5" w14:textId="2AD6D09C" w:rsidR="00AB362F" w:rsidRPr="000346FA" w:rsidRDefault="00AB362F" w:rsidP="0001330A">
            <w:pPr>
              <w:pStyle w:val="ListParagraph"/>
              <w:numPr>
                <w:ilvl w:val="0"/>
                <w:numId w:val="34"/>
              </w:numPr>
              <w:bidi w:val="0"/>
              <w:rPr>
                <w:b/>
                <w:bCs/>
              </w:rPr>
            </w:pPr>
            <w:r w:rsidRPr="000346FA">
              <w:rPr>
                <w:rFonts w:ascii="Calibri" w:eastAsiaTheme="minorEastAsia" w:hAnsi="Calibri" w:cstheme="minorHAnsi"/>
                <w:iCs/>
                <w:color w:val="4D5154" w:themeColor="text1" w:themeTint="BF"/>
                <w:sz w:val="24"/>
                <w:szCs w:val="24"/>
              </w:rPr>
              <w:t xml:space="preserve">Pending Action column will be </w:t>
            </w:r>
            <w:commentRangeStart w:id="160"/>
            <w:commentRangeStart w:id="161"/>
            <w:commentRangeStart w:id="162"/>
            <w:commentRangeStart w:id="163"/>
            <w:r w:rsidRPr="0001330A">
              <w:rPr>
                <w:rFonts w:ascii="Calibri" w:eastAsiaTheme="minorEastAsia" w:hAnsi="Calibri" w:cstheme="minorHAnsi"/>
                <w:iCs/>
                <w:strike/>
                <w:color w:val="4D5154" w:themeColor="text1" w:themeTint="BF"/>
                <w:sz w:val="24"/>
                <w:szCs w:val="24"/>
              </w:rPr>
              <w:t>empty</w:t>
            </w:r>
            <w:r>
              <w:rPr>
                <w:rFonts w:ascii="Calibri" w:eastAsiaTheme="minorEastAsia" w:hAnsi="Calibri" w:cstheme="minorHAnsi"/>
                <w:iCs/>
                <w:color w:val="4D5154" w:themeColor="text1" w:themeTint="BF"/>
                <w:sz w:val="24"/>
                <w:szCs w:val="24"/>
              </w:rPr>
              <w:t xml:space="preserve"> </w:t>
            </w:r>
            <w:commentRangeEnd w:id="160"/>
            <w:r w:rsidR="00A322BE" w:rsidRPr="0001330A">
              <w:rPr>
                <w:rFonts w:ascii="Calibri" w:eastAsiaTheme="minorEastAsia" w:hAnsi="Calibri" w:cstheme="minorHAnsi"/>
                <w:iCs/>
                <w:color w:val="4D5154" w:themeColor="text1" w:themeTint="BF"/>
                <w:sz w:val="24"/>
                <w:szCs w:val="24"/>
              </w:rPr>
              <w:commentReference w:id="160"/>
            </w:r>
            <w:commentRangeEnd w:id="161"/>
            <w:r w:rsidR="0001330A">
              <w:rPr>
                <w:rFonts w:ascii="Calibri" w:eastAsiaTheme="minorEastAsia" w:hAnsi="Calibri" w:cstheme="minorHAnsi"/>
                <w:iCs/>
                <w:color w:val="4D5154" w:themeColor="text1" w:themeTint="BF"/>
                <w:sz w:val="24"/>
                <w:szCs w:val="24"/>
              </w:rPr>
              <w:t>“no action”</w:t>
            </w:r>
            <w:r w:rsidR="00FB0179" w:rsidRPr="0001330A">
              <w:rPr>
                <w:rFonts w:ascii="Calibri" w:eastAsiaTheme="minorEastAsia" w:hAnsi="Calibri" w:cstheme="minorHAnsi"/>
                <w:iCs/>
                <w:color w:val="4D5154" w:themeColor="text1" w:themeTint="BF"/>
                <w:sz w:val="24"/>
                <w:szCs w:val="24"/>
              </w:rPr>
              <w:commentReference w:id="161"/>
            </w:r>
            <w:commentRangeEnd w:id="162"/>
            <w:commentRangeEnd w:id="163"/>
            <w:r w:rsidR="0001330A">
              <w:rPr>
                <w:rFonts w:ascii="Calibri" w:eastAsiaTheme="minorEastAsia" w:hAnsi="Calibri" w:cstheme="minorHAnsi"/>
                <w:iCs/>
                <w:color w:val="4D5154" w:themeColor="text1" w:themeTint="BF"/>
                <w:sz w:val="24"/>
                <w:szCs w:val="24"/>
              </w:rPr>
              <w:t xml:space="preserve"> value</w:t>
            </w:r>
            <w:r w:rsidR="0001330A" w:rsidRPr="0001330A">
              <w:rPr>
                <w:rFonts w:ascii="Calibri" w:eastAsiaTheme="minorEastAsia" w:hAnsi="Calibri" w:cstheme="minorHAnsi"/>
                <w:iCs/>
                <w:color w:val="4D5154" w:themeColor="text1" w:themeTint="BF"/>
                <w:sz w:val="24"/>
                <w:szCs w:val="24"/>
              </w:rPr>
              <w:t xml:space="preserve"> </w:t>
            </w:r>
            <w:r w:rsidR="0001330A">
              <w:rPr>
                <w:rFonts w:ascii="Calibri" w:eastAsiaTheme="minorEastAsia" w:hAnsi="Calibri" w:cstheme="minorHAnsi"/>
                <w:iCs/>
                <w:color w:val="4D5154" w:themeColor="text1" w:themeTint="BF"/>
                <w:sz w:val="24"/>
                <w:szCs w:val="24"/>
              </w:rPr>
              <w:t xml:space="preserve"> </w:t>
            </w:r>
            <w:r w:rsidR="00EC41CF" w:rsidRPr="0001330A">
              <w:rPr>
                <w:rFonts w:ascii="Calibri" w:eastAsiaTheme="minorEastAsia" w:hAnsi="Calibri" w:cstheme="minorHAnsi"/>
                <w:iCs/>
                <w:color w:val="4D5154" w:themeColor="text1" w:themeTint="BF"/>
                <w:sz w:val="24"/>
                <w:szCs w:val="24"/>
              </w:rPr>
              <w:commentReference w:id="162"/>
            </w:r>
            <w:r w:rsidR="00227F0E">
              <w:rPr>
                <w:rStyle w:val="CommentReference"/>
              </w:rPr>
              <w:commentReference w:id="163"/>
            </w:r>
            <w:r>
              <w:rPr>
                <w:rFonts w:ascii="Calibri" w:eastAsiaTheme="minorEastAsia" w:hAnsi="Calibri" w:cstheme="minorHAnsi"/>
                <w:iCs/>
                <w:color w:val="4D5154" w:themeColor="text1" w:themeTint="BF"/>
                <w:sz w:val="24"/>
                <w:szCs w:val="24"/>
              </w:rPr>
              <w:t>in case:</w:t>
            </w:r>
          </w:p>
          <w:p w14:paraId="2A988476" w14:textId="77777777" w:rsidR="00AB362F" w:rsidRPr="00483DD3" w:rsidRDefault="00AB362F" w:rsidP="003745E3">
            <w:pPr>
              <w:pStyle w:val="ListParagraph"/>
              <w:numPr>
                <w:ilvl w:val="1"/>
                <w:numId w:val="34"/>
              </w:numPr>
              <w:bidi w:val="0"/>
              <w:rPr>
                <w:b/>
                <w:bCs/>
                <w:strike/>
              </w:rPr>
            </w:pPr>
            <w:r>
              <w:rPr>
                <w:rFonts w:ascii="Calibri" w:eastAsiaTheme="minorEastAsia" w:hAnsi="Calibri" w:cstheme="minorHAnsi"/>
                <w:iCs/>
                <w:color w:val="4D5154" w:themeColor="text1" w:themeTint="BF"/>
                <w:sz w:val="24"/>
                <w:szCs w:val="24"/>
              </w:rPr>
              <w:t>The ticket status is closed.</w:t>
            </w:r>
          </w:p>
        </w:tc>
      </w:tr>
    </w:tbl>
    <w:p w14:paraId="040204AC" w14:textId="77777777" w:rsidR="00AB362F" w:rsidRDefault="00AB362F" w:rsidP="00AB362F">
      <w:pPr>
        <w:spacing w:after="200"/>
        <w:rPr>
          <w:rFonts w:cs="Calibri"/>
          <w:color w:val="4D5154"/>
        </w:rPr>
      </w:pPr>
    </w:p>
    <w:p w14:paraId="5C79EE1C" w14:textId="77777777" w:rsidR="00AB362F" w:rsidRDefault="00AB362F" w:rsidP="00AB362F">
      <w:pPr>
        <w:pStyle w:val="Heading4"/>
        <w:rPr>
          <w:rFonts w:eastAsia="Times"/>
          <w:color w:val="4D5154" w:themeColor="text1" w:themeTint="BF"/>
        </w:rPr>
      </w:pPr>
      <w:r>
        <w:rPr>
          <w:rFonts w:eastAsia="Times"/>
          <w:color w:val="4D5154" w:themeColor="text1" w:themeTint="BF"/>
        </w:rPr>
        <w:t>Common Test Cases</w:t>
      </w:r>
    </w:p>
    <w:p w14:paraId="4CB087C8" w14:textId="77777777" w:rsidR="00AB362F" w:rsidRDefault="00AB362F" w:rsidP="00AB362F">
      <w:pPr>
        <w:rPr>
          <w:rFonts w:eastAsia="Times"/>
        </w:rPr>
      </w:pPr>
    </w:p>
    <w:p w14:paraId="2B55D4CE" w14:textId="77777777" w:rsidR="00AB362F" w:rsidRDefault="00AB362F" w:rsidP="003745E3">
      <w:pPr>
        <w:pStyle w:val="Heading6"/>
        <w:numPr>
          <w:ilvl w:val="0"/>
          <w:numId w:val="42"/>
        </w:numPr>
        <w:rPr>
          <w:lang w:bidi="ar-SY"/>
        </w:rPr>
      </w:pPr>
      <w:r w:rsidRPr="00C60EDF">
        <w:rPr>
          <w:rFonts w:cstheme="minorHAnsi"/>
          <w:iCs/>
          <w:szCs w:val="24"/>
        </w:rPr>
        <w:t>Filter</w:t>
      </w:r>
      <w:r>
        <w:rPr>
          <w:rFonts w:cstheme="minorHAnsi"/>
          <w:iCs/>
          <w:szCs w:val="24"/>
        </w:rPr>
        <w:t xml:space="preserve"> Displayed </w:t>
      </w:r>
      <w:r w:rsidRPr="001F1822">
        <w:rPr>
          <w:rFonts w:cstheme="minorHAnsi"/>
          <w:iCs/>
          <w:szCs w:val="24"/>
        </w:rPr>
        <w:t>Requests</w:t>
      </w:r>
      <w:r>
        <w:rPr>
          <w:rFonts w:cstheme="minorHAnsi"/>
          <w:iCs/>
          <w:szCs w:val="24"/>
        </w:rPr>
        <w:t xml:space="preserve"> </w:t>
      </w:r>
      <w:r w:rsidRPr="00C60EDF">
        <w:rPr>
          <w:rFonts w:cstheme="minorHAnsi"/>
          <w:iCs/>
          <w:szCs w:val="24"/>
        </w:rPr>
        <w:t>Use Case</w:t>
      </w:r>
    </w:p>
    <w:p w14:paraId="16D1B1D0" w14:textId="77777777" w:rsidR="00AB362F" w:rsidRPr="00D414D7" w:rsidRDefault="00AB362F" w:rsidP="00AB362F">
      <w:pPr>
        <w:rPr>
          <w:lang w:bidi="ar-SY"/>
        </w:rPr>
      </w:pPr>
    </w:p>
    <w:tbl>
      <w:tblPr>
        <w:tblStyle w:val="GridTable1Light"/>
        <w:tblW w:w="9085" w:type="dxa"/>
        <w:jc w:val="center"/>
        <w:tblLook w:val="01E0" w:firstRow="1" w:lastRow="1" w:firstColumn="1" w:lastColumn="1" w:noHBand="0" w:noVBand="0"/>
      </w:tblPr>
      <w:tblGrid>
        <w:gridCol w:w="2419"/>
        <w:gridCol w:w="3183"/>
        <w:gridCol w:w="3483"/>
      </w:tblGrid>
      <w:tr w:rsidR="00AB362F" w:rsidRPr="005E2148" w14:paraId="640AA593" w14:textId="77777777" w:rsidTr="00461DE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59F3D47" w14:textId="77777777" w:rsidR="00AB362F" w:rsidRPr="00F90290" w:rsidRDefault="00AB362F" w:rsidP="00461DE9">
            <w:pPr>
              <w:jc w:val="center"/>
              <w:rPr>
                <w:rFonts w:cstheme="minorHAnsi"/>
                <w:szCs w:val="24"/>
              </w:rPr>
            </w:pPr>
            <w:r w:rsidRPr="00F90290">
              <w:rPr>
                <w:rFonts w:cstheme="minorHAnsi"/>
                <w:szCs w:val="24"/>
              </w:rPr>
              <w:br w:type="page"/>
            </w:r>
            <w:r w:rsidRPr="006A13AA">
              <w:rPr>
                <w:rFonts w:cstheme="minorHAnsi"/>
                <w:szCs w:val="24"/>
              </w:rPr>
              <w:t>ID</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48FE6F8F" w14:textId="77777777" w:rsidR="00AB362F" w:rsidRPr="00FA3743" w:rsidRDefault="00AB362F" w:rsidP="00461DE9">
            <w:pPr>
              <w:jc w:val="center"/>
              <w:rPr>
                <w:rFonts w:cstheme="minorHAnsi"/>
                <w:iCs/>
                <w:color w:val="282660" w:themeColor="text2"/>
                <w:sz w:val="28"/>
                <w:szCs w:val="28"/>
              </w:rPr>
            </w:pPr>
            <w:r>
              <w:rPr>
                <w:rFonts w:eastAsiaTheme="minorHAnsi" w:cstheme="minorHAnsi"/>
                <w:iCs/>
                <w:szCs w:val="24"/>
                <w:lang w:bidi="ar-SY"/>
              </w:rPr>
              <w:t>1</w:t>
            </w:r>
          </w:p>
        </w:tc>
      </w:tr>
      <w:tr w:rsidR="00AB362F" w:rsidRPr="00F90290" w14:paraId="7ABB2EBE"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77EF66F" w14:textId="77777777" w:rsidR="00AB362F" w:rsidRPr="00F90290" w:rsidRDefault="00AB362F" w:rsidP="00461DE9">
            <w:pPr>
              <w:jc w:val="center"/>
              <w:rPr>
                <w:rFonts w:cstheme="minorHAnsi"/>
                <w:szCs w:val="24"/>
              </w:rPr>
            </w:pPr>
            <w:r w:rsidRPr="00F90290">
              <w:rPr>
                <w:rFonts w:cstheme="minorHAnsi"/>
                <w:szCs w:val="24"/>
              </w:rPr>
              <w:t>Name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2CC0C7BB" w14:textId="77777777" w:rsidR="00AB362F" w:rsidRPr="004F4C7F" w:rsidRDefault="00AB362F" w:rsidP="00461DE9">
            <w:pPr>
              <w:jc w:val="center"/>
              <w:rPr>
                <w:b w:val="0"/>
                <w:bCs w:val="0"/>
                <w:rtl/>
              </w:rPr>
            </w:pPr>
            <w:r w:rsidRPr="004F4C7F">
              <w:rPr>
                <w:rFonts w:eastAsiaTheme="minorHAnsi"/>
                <w:b w:val="0"/>
                <w:bCs w:val="0"/>
                <w:lang w:bidi="ar-SY"/>
              </w:rPr>
              <w:t xml:space="preserve">Filter </w:t>
            </w:r>
            <w:r w:rsidRPr="00203222">
              <w:rPr>
                <w:rFonts w:cstheme="minorHAnsi"/>
                <w:b w:val="0"/>
                <w:bCs w:val="0"/>
                <w:iCs/>
                <w:szCs w:val="24"/>
              </w:rPr>
              <w:t>Displayed</w:t>
            </w:r>
            <w:r>
              <w:rPr>
                <w:rFonts w:cstheme="minorHAnsi"/>
                <w:iCs/>
                <w:szCs w:val="24"/>
              </w:rPr>
              <w:t xml:space="preserve"> </w:t>
            </w:r>
            <w:r>
              <w:rPr>
                <w:rFonts w:eastAsiaTheme="minorHAnsi"/>
                <w:b w:val="0"/>
                <w:bCs w:val="0"/>
                <w:lang w:bidi="ar-SY"/>
              </w:rPr>
              <w:t>Requests</w:t>
            </w:r>
          </w:p>
        </w:tc>
      </w:tr>
      <w:tr w:rsidR="00AB362F" w:rsidRPr="00F90290" w14:paraId="2D413C29"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9FD18BE" w14:textId="77777777" w:rsidR="00AB362F" w:rsidRPr="00F90290" w:rsidRDefault="00AB362F" w:rsidP="00461DE9">
            <w:pPr>
              <w:jc w:val="center"/>
              <w:rPr>
                <w:rFonts w:cstheme="minorHAnsi"/>
                <w:szCs w:val="24"/>
              </w:rPr>
            </w:pPr>
            <w:r w:rsidRPr="00F90290">
              <w:rPr>
                <w:rFonts w:cstheme="minorHAnsi"/>
                <w:szCs w:val="24"/>
              </w:rPr>
              <w:t>Version</w:t>
            </w:r>
            <w:r>
              <w:rPr>
                <w:rFonts w:cstheme="minorHAnsi"/>
                <w:szCs w:val="24"/>
              </w:rPr>
              <w:t xml:space="preserve"> Date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7DAB3C9D" w14:textId="77777777" w:rsidR="00AB362F" w:rsidRPr="004F4C7F" w:rsidRDefault="00AB362F" w:rsidP="00461DE9">
            <w:pPr>
              <w:jc w:val="center"/>
              <w:rPr>
                <w:b w:val="0"/>
                <w:bCs w:val="0"/>
              </w:rPr>
            </w:pPr>
            <w:r>
              <w:rPr>
                <w:b w:val="0"/>
                <w:bCs w:val="0"/>
              </w:rPr>
              <w:t>26</w:t>
            </w:r>
            <w:r w:rsidRPr="004F4C7F">
              <w:rPr>
                <w:b w:val="0"/>
                <w:bCs w:val="0"/>
              </w:rPr>
              <w:t>/</w:t>
            </w:r>
            <w:r>
              <w:rPr>
                <w:b w:val="0"/>
                <w:bCs w:val="0"/>
              </w:rPr>
              <w:t>12</w:t>
            </w:r>
            <w:r w:rsidRPr="004F4C7F">
              <w:rPr>
                <w:b w:val="0"/>
                <w:bCs w:val="0"/>
              </w:rPr>
              <w:t>/2021</w:t>
            </w:r>
          </w:p>
        </w:tc>
      </w:tr>
      <w:tr w:rsidR="00AB362F" w:rsidRPr="005E2148" w14:paraId="2F386F3B" w14:textId="77777777" w:rsidTr="00461DE9">
        <w:trPr>
          <w:trHeight w:val="56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AADC4BD"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Brief Description: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7616A51" w14:textId="77777777" w:rsidR="00AB362F" w:rsidRPr="004F4C7F" w:rsidRDefault="00AB362F" w:rsidP="00461DE9">
            <w:pPr>
              <w:rPr>
                <w:b w:val="0"/>
                <w:bCs w:val="0"/>
              </w:rPr>
            </w:pPr>
            <w:r w:rsidRPr="004F4C7F">
              <w:rPr>
                <w:b w:val="0"/>
                <w:bCs w:val="0"/>
                <w:lang w:bidi="ar-SY"/>
              </w:rPr>
              <w:t xml:space="preserve">This use case represents filtering the </w:t>
            </w:r>
            <w:r>
              <w:rPr>
                <w:b w:val="0"/>
                <w:bCs w:val="0"/>
                <w:lang w:bidi="ar-SY"/>
              </w:rPr>
              <w:t>displayed requests</w:t>
            </w:r>
            <w:r w:rsidRPr="004F4C7F">
              <w:rPr>
                <w:b w:val="0"/>
                <w:bCs w:val="0"/>
                <w:lang w:bidi="ar-SY"/>
              </w:rPr>
              <w:t xml:space="preserve"> </w:t>
            </w:r>
            <w:r>
              <w:rPr>
                <w:b w:val="0"/>
                <w:bCs w:val="0"/>
                <w:lang w:bidi="ar-SY"/>
              </w:rPr>
              <w:t xml:space="preserve">in the view </w:t>
            </w:r>
            <w:r w:rsidRPr="004F4C7F">
              <w:rPr>
                <w:b w:val="0"/>
                <w:bCs w:val="0"/>
                <w:lang w:bidi="ar-SY"/>
              </w:rPr>
              <w:t>table</w:t>
            </w:r>
            <w:r>
              <w:rPr>
                <w:b w:val="0"/>
                <w:bCs w:val="0"/>
                <w:lang w:bidi="ar-SY"/>
              </w:rPr>
              <w:t>s</w:t>
            </w:r>
            <w:r w:rsidRPr="004F4C7F">
              <w:rPr>
                <w:b w:val="0"/>
                <w:bCs w:val="0"/>
                <w:lang w:bidi="ar-SY"/>
              </w:rPr>
              <w:t>.</w:t>
            </w:r>
          </w:p>
        </w:tc>
      </w:tr>
      <w:tr w:rsidR="00AB362F" w:rsidRPr="005E2148" w14:paraId="38F5CC89" w14:textId="77777777" w:rsidTr="00461DE9">
        <w:trPr>
          <w:trHeight w:val="853"/>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310010E"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Business [System] Trigger:</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80528AA" w14:textId="77777777" w:rsidR="00AB362F" w:rsidRPr="004F4C7F" w:rsidRDefault="00AB362F" w:rsidP="00461DE9">
            <w:pPr>
              <w:rPr>
                <w:b w:val="0"/>
                <w:bCs w:val="0"/>
                <w:i/>
                <w:lang w:bidi="ar-SY"/>
              </w:rPr>
            </w:pPr>
            <w:r w:rsidRPr="004F4C7F">
              <w:rPr>
                <w:b w:val="0"/>
                <w:bCs w:val="0"/>
                <w:lang w:bidi="ar-SY"/>
              </w:rPr>
              <w:t>User want</w:t>
            </w:r>
            <w:r>
              <w:rPr>
                <w:b w:val="0"/>
                <w:bCs w:val="0"/>
                <w:lang w:bidi="ar-SY"/>
              </w:rPr>
              <w:t>s</w:t>
            </w:r>
            <w:r w:rsidRPr="004F4C7F">
              <w:rPr>
                <w:b w:val="0"/>
                <w:bCs w:val="0"/>
                <w:lang w:bidi="ar-SY"/>
              </w:rPr>
              <w:t xml:space="preserve"> to filter </w:t>
            </w:r>
            <w:r>
              <w:rPr>
                <w:b w:val="0"/>
                <w:bCs w:val="0"/>
                <w:lang w:bidi="ar-SY"/>
              </w:rPr>
              <w:t>the displayed requests</w:t>
            </w:r>
            <w:r w:rsidRPr="004F4C7F">
              <w:rPr>
                <w:b w:val="0"/>
                <w:bCs w:val="0"/>
                <w:lang w:bidi="ar-SY"/>
              </w:rPr>
              <w:t xml:space="preserve"> </w:t>
            </w:r>
            <w:r>
              <w:rPr>
                <w:b w:val="0"/>
                <w:bCs w:val="0"/>
                <w:lang w:bidi="ar-SY"/>
              </w:rPr>
              <w:t xml:space="preserve">in the view </w:t>
            </w:r>
            <w:r w:rsidRPr="004F4C7F">
              <w:rPr>
                <w:b w:val="0"/>
                <w:bCs w:val="0"/>
                <w:lang w:bidi="ar-SY"/>
              </w:rPr>
              <w:t>table</w:t>
            </w:r>
            <w:r>
              <w:rPr>
                <w:b w:val="0"/>
                <w:bCs w:val="0"/>
                <w:lang w:bidi="ar-SY"/>
              </w:rPr>
              <w:t>s</w:t>
            </w:r>
            <w:r w:rsidRPr="004F4C7F">
              <w:rPr>
                <w:b w:val="0"/>
                <w:bCs w:val="0"/>
                <w:lang w:bidi="ar-SY"/>
              </w:rPr>
              <w:t>.</w:t>
            </w:r>
          </w:p>
        </w:tc>
      </w:tr>
      <w:tr w:rsidR="00AB362F" w:rsidRPr="005E2148" w14:paraId="1ABA14D6" w14:textId="77777777" w:rsidTr="00461DE9">
        <w:trPr>
          <w:trHeight w:val="440"/>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8B48840"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Preconditions: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0DBC8FB" w14:textId="77777777" w:rsidR="00AB362F" w:rsidRPr="004F4C7F" w:rsidRDefault="00AB362F" w:rsidP="00461DE9">
            <w:pPr>
              <w:rPr>
                <w:b w:val="0"/>
                <w:bCs w:val="0"/>
                <w:lang w:bidi="ar-SY"/>
              </w:rPr>
            </w:pPr>
            <w:r w:rsidRPr="004F4C7F">
              <w:rPr>
                <w:b w:val="0"/>
                <w:bCs w:val="0"/>
                <w:lang w:bidi="ar-SY"/>
              </w:rPr>
              <w:t>User has to have a permission to access this UI.</w:t>
            </w:r>
          </w:p>
        </w:tc>
      </w:tr>
      <w:tr w:rsidR="00AB362F" w:rsidRPr="005E2148" w14:paraId="5D73EB37"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FBE0C70"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Assumptions: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68F01574" w14:textId="77777777" w:rsidR="00AB362F" w:rsidRPr="005A0D4A" w:rsidRDefault="00AB362F" w:rsidP="00461DE9">
            <w:pPr>
              <w:jc w:val="center"/>
              <w:rPr>
                <w:lang w:bidi="ar-SY"/>
              </w:rPr>
            </w:pPr>
            <w:r w:rsidRPr="005A0D4A">
              <w:rPr>
                <w:rFonts w:hint="cs"/>
                <w:rtl/>
                <w:lang w:bidi="ar-SY"/>
              </w:rPr>
              <w:t>-</w:t>
            </w:r>
          </w:p>
        </w:tc>
      </w:tr>
      <w:tr w:rsidR="00AB362F" w:rsidRPr="005E2148" w14:paraId="07992B08" w14:textId="77777777" w:rsidTr="00461DE9">
        <w:trPr>
          <w:trHeight w:val="44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3138249"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Actor(s):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E79F42C" w14:textId="77777777" w:rsidR="00AB362F" w:rsidRPr="004F4C7F" w:rsidRDefault="00AB362F" w:rsidP="00461DE9">
            <w:pPr>
              <w:rPr>
                <w:b w:val="0"/>
                <w:bCs w:val="0"/>
                <w:lang w:bidi="ar-SY"/>
              </w:rPr>
            </w:pPr>
            <w:r w:rsidRPr="004F4C7F">
              <w:rPr>
                <w:b w:val="0"/>
                <w:bCs w:val="0"/>
                <w:lang w:bidi="ar-SY"/>
              </w:rPr>
              <w:t>Admin, Permitted User</w:t>
            </w:r>
          </w:p>
        </w:tc>
      </w:tr>
      <w:tr w:rsidR="00AB362F" w:rsidRPr="005E2148" w14:paraId="1B7D2A1B" w14:textId="77777777" w:rsidTr="00461DE9">
        <w:trPr>
          <w:trHeight w:val="465"/>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A148CBA"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Priority:</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2167859A" w14:textId="77777777" w:rsidR="00AB362F" w:rsidRPr="004F4C7F" w:rsidRDefault="00AB362F" w:rsidP="00461DE9">
            <w:pPr>
              <w:rPr>
                <w:b w:val="0"/>
                <w:bCs w:val="0"/>
              </w:rPr>
            </w:pPr>
            <w:r w:rsidRPr="004F4C7F">
              <w:rPr>
                <w:b w:val="0"/>
                <w:bCs w:val="0"/>
              </w:rPr>
              <w:t>High</w:t>
            </w:r>
          </w:p>
        </w:tc>
      </w:tr>
      <w:tr w:rsidR="00AB362F" w:rsidRPr="005E2148" w14:paraId="660F3DF3" w14:textId="77777777" w:rsidTr="00461DE9">
        <w:trPr>
          <w:trHeight w:val="432"/>
          <w:jc w:val="center"/>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2BC51A63" w14:textId="77777777" w:rsidR="00AB362F" w:rsidRPr="00F90290" w:rsidRDefault="00AB362F" w:rsidP="00461DE9">
            <w:pPr>
              <w:pBdr>
                <w:left w:val="single" w:sz="18" w:space="4" w:color="auto"/>
              </w:pBdr>
              <w:jc w:val="center"/>
              <w:rPr>
                <w:rFonts w:cstheme="minorHAnsi"/>
                <w:szCs w:val="24"/>
              </w:rPr>
            </w:pPr>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p>
        </w:tc>
        <w:tc>
          <w:tcPr>
            <w:tcW w:w="3183" w:type="dxa"/>
            <w:shd w:val="clear" w:color="auto" w:fill="E6E7E8" w:themeFill="text1" w:themeFillTint="1A"/>
          </w:tcPr>
          <w:p w14:paraId="439213DE" w14:textId="77777777" w:rsidR="00AB362F" w:rsidRPr="00F907F5" w:rsidRDefault="00AB362F" w:rsidP="00461DE9">
            <w:pPr>
              <w:jc w:val="center"/>
              <w:cnfStyle w:val="000000000000" w:firstRow="0" w:lastRow="0" w:firstColumn="0" w:lastColumn="0" w:oddVBand="0" w:evenVBand="0" w:oddHBand="0" w:evenHBand="0" w:firstRowFirstColumn="0" w:firstRowLastColumn="0" w:lastRowFirstColumn="0" w:lastRowLastColumn="0"/>
              <w:rPr>
                <w:rFonts w:cstheme="minorHAnsi"/>
                <w:b/>
                <w:bCs/>
                <w:iCs/>
                <w:szCs w:val="24"/>
              </w:rPr>
            </w:pPr>
            <w:r w:rsidRPr="00F907F5">
              <w:rPr>
                <w:rFonts w:cstheme="minorHAnsi"/>
                <w:b/>
                <w:bCs/>
                <w:iCs/>
                <w:szCs w:val="24"/>
              </w:rPr>
              <w:t>Actor Action</w:t>
            </w:r>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56110590" w14:textId="77777777" w:rsidR="00AB362F" w:rsidRPr="00F907F5" w:rsidRDefault="00AB362F" w:rsidP="00461DE9">
            <w:pPr>
              <w:jc w:val="center"/>
              <w:rPr>
                <w:rFonts w:cstheme="minorHAnsi"/>
                <w:iCs/>
                <w:szCs w:val="24"/>
              </w:rPr>
            </w:pPr>
            <w:r w:rsidRPr="00F907F5">
              <w:rPr>
                <w:rFonts w:cstheme="minorHAnsi"/>
                <w:iCs/>
                <w:szCs w:val="24"/>
              </w:rPr>
              <w:t>System Response</w:t>
            </w:r>
          </w:p>
        </w:tc>
      </w:tr>
      <w:tr w:rsidR="00AB362F" w:rsidRPr="005E2148" w14:paraId="19F03BD4" w14:textId="77777777" w:rsidTr="00461DE9">
        <w:trPr>
          <w:trHeight w:val="1547"/>
          <w:jc w:val="center"/>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71C88EE8" w14:textId="77777777" w:rsidR="00AB362F" w:rsidRPr="00F90290" w:rsidRDefault="00AB362F" w:rsidP="00461DE9">
            <w:pPr>
              <w:pBdr>
                <w:left w:val="single" w:sz="18" w:space="4" w:color="auto"/>
              </w:pBdr>
              <w:jc w:val="center"/>
              <w:rPr>
                <w:rFonts w:cstheme="minorHAnsi"/>
                <w:szCs w:val="24"/>
              </w:rPr>
            </w:pPr>
          </w:p>
        </w:tc>
        <w:tc>
          <w:tcPr>
            <w:tcW w:w="3183" w:type="dxa"/>
          </w:tcPr>
          <w:p w14:paraId="361F4F3F"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user will click on Filter button;</w:t>
            </w:r>
          </w:p>
          <w:p w14:paraId="6A2FEC3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4B84F88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473E4B7F"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BE330C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15D36D35" w14:textId="77777777" w:rsidR="00AB362F" w:rsidRPr="00F907F5"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B47A88">
              <w:rPr>
                <w:rFonts w:cstheme="minorHAnsi"/>
                <w:b/>
                <w:bCs/>
                <w:iCs/>
                <w:szCs w:val="24"/>
              </w:rPr>
              <w:t>Step 3</w:t>
            </w:r>
            <w:r>
              <w:rPr>
                <w:rFonts w:cstheme="minorHAnsi"/>
                <w:iCs/>
                <w:szCs w:val="24"/>
              </w:rPr>
              <w:t>: user</w:t>
            </w:r>
            <w:r w:rsidRPr="00F907F5">
              <w:rPr>
                <w:rFonts w:cstheme="minorHAnsi"/>
                <w:iCs/>
                <w:szCs w:val="24"/>
              </w:rPr>
              <w:t xml:space="preserve"> </w:t>
            </w:r>
            <w:r>
              <w:rPr>
                <w:rFonts w:cstheme="minorHAnsi"/>
                <w:iCs/>
                <w:szCs w:val="24"/>
              </w:rPr>
              <w:t>will insert filter data in one or more of these input fields then press "enter" or click on search button;</w:t>
            </w:r>
          </w:p>
        </w:tc>
        <w:tc>
          <w:tcPr>
            <w:cnfStyle w:val="000100000000" w:firstRow="0" w:lastRow="0" w:firstColumn="0" w:lastColumn="1" w:oddVBand="0" w:evenVBand="0" w:oddHBand="0" w:evenHBand="0" w:firstRowFirstColumn="0" w:firstRowLastColumn="0" w:lastRowFirstColumn="0" w:lastRowLastColumn="0"/>
            <w:tcW w:w="3483" w:type="dxa"/>
          </w:tcPr>
          <w:p w14:paraId="6B114A17" w14:textId="77777777" w:rsidR="00AB362F" w:rsidRPr="00F907F5" w:rsidRDefault="00AB362F" w:rsidP="00461DE9">
            <w:pPr>
              <w:rPr>
                <w:rFonts w:cstheme="minorHAnsi"/>
                <w:b w:val="0"/>
                <w:bCs w:val="0"/>
                <w:iCs/>
                <w:szCs w:val="24"/>
              </w:rPr>
            </w:pPr>
          </w:p>
          <w:p w14:paraId="11544B45" w14:textId="77777777" w:rsidR="00AB362F" w:rsidRDefault="00AB362F" w:rsidP="00461DE9">
            <w:pPr>
              <w:rPr>
                <w:rFonts w:cstheme="minorHAnsi"/>
                <w:iCs/>
                <w:szCs w:val="24"/>
              </w:rPr>
            </w:pPr>
          </w:p>
          <w:p w14:paraId="69D853BB" w14:textId="77777777" w:rsidR="00AB362F" w:rsidRDefault="00AB362F" w:rsidP="00461DE9">
            <w:pPr>
              <w:rPr>
                <w:rFonts w:cstheme="minorHAnsi"/>
                <w:iCs/>
                <w:szCs w:val="24"/>
              </w:rPr>
            </w:pPr>
            <w:r w:rsidRPr="00D414D7">
              <w:rPr>
                <w:rFonts w:cstheme="minorHAnsi"/>
                <w:iCs/>
                <w:szCs w:val="24"/>
              </w:rPr>
              <w:t xml:space="preserve">Step </w:t>
            </w:r>
            <w:r>
              <w:rPr>
                <w:rFonts w:cstheme="minorHAnsi"/>
                <w:iCs/>
                <w:szCs w:val="24"/>
              </w:rPr>
              <w:t>2</w:t>
            </w:r>
            <w:r w:rsidRPr="00F907F5">
              <w:rPr>
                <w:rFonts w:cstheme="minorHAnsi"/>
                <w:iCs/>
                <w:szCs w:val="24"/>
              </w:rPr>
              <w:t xml:space="preserve">: </w:t>
            </w:r>
            <w:r w:rsidRPr="00D414D7">
              <w:rPr>
                <w:rFonts w:cstheme="minorHAnsi"/>
                <w:b w:val="0"/>
                <w:bCs w:val="0"/>
                <w:iCs/>
                <w:szCs w:val="24"/>
              </w:rPr>
              <w:t xml:space="preserve">system will display an input filed </w:t>
            </w:r>
            <w:r w:rsidRPr="006157E4">
              <w:rPr>
                <w:rFonts w:cstheme="minorHAnsi"/>
                <w:b w:val="0"/>
                <w:bCs w:val="0"/>
                <w:iCs/>
                <w:szCs w:val="24"/>
              </w:rPr>
              <w:t>or a dropdown list</w:t>
            </w:r>
            <w:r>
              <w:rPr>
                <w:rFonts w:cstheme="minorHAnsi"/>
                <w:b w:val="0"/>
                <w:bCs w:val="0"/>
                <w:iCs/>
                <w:szCs w:val="24"/>
              </w:rPr>
              <w:t xml:space="preserve"> </w:t>
            </w:r>
            <w:r w:rsidRPr="00D414D7">
              <w:rPr>
                <w:rFonts w:cstheme="minorHAnsi"/>
                <w:b w:val="0"/>
                <w:bCs w:val="0"/>
                <w:iCs/>
                <w:szCs w:val="24"/>
              </w:rPr>
              <w:t>above each column in the view table</w:t>
            </w:r>
            <w:r>
              <w:rPr>
                <w:rFonts w:cstheme="minorHAnsi"/>
                <w:b w:val="0"/>
                <w:bCs w:val="0"/>
                <w:iCs/>
                <w:szCs w:val="24"/>
              </w:rPr>
              <w:t xml:space="preserve"> </w:t>
            </w:r>
            <w:r w:rsidRPr="006157E4">
              <w:rPr>
                <w:rFonts w:cstheme="minorHAnsi"/>
                <w:b w:val="0"/>
                <w:bCs w:val="0"/>
                <w:iCs/>
                <w:szCs w:val="24"/>
              </w:rPr>
              <w:t>based on their data type</w:t>
            </w:r>
            <w:r w:rsidRPr="006157E4">
              <w:rPr>
                <w:rFonts w:cstheme="minorHAnsi"/>
                <w:iCs/>
                <w:szCs w:val="24"/>
              </w:rPr>
              <w:t>;</w:t>
            </w:r>
          </w:p>
          <w:p w14:paraId="2B111995" w14:textId="77777777" w:rsidR="00AB362F" w:rsidRDefault="00AB362F" w:rsidP="00461DE9">
            <w:pPr>
              <w:rPr>
                <w:rFonts w:cstheme="minorHAnsi"/>
                <w:b w:val="0"/>
                <w:bCs w:val="0"/>
                <w:iCs/>
                <w:szCs w:val="24"/>
              </w:rPr>
            </w:pPr>
          </w:p>
          <w:p w14:paraId="4A0F2B24" w14:textId="77777777" w:rsidR="00AB362F" w:rsidRDefault="00AB362F" w:rsidP="00461DE9">
            <w:pPr>
              <w:rPr>
                <w:rFonts w:cstheme="minorHAnsi"/>
                <w:b w:val="0"/>
                <w:bCs w:val="0"/>
                <w:iCs/>
                <w:szCs w:val="24"/>
              </w:rPr>
            </w:pPr>
          </w:p>
          <w:p w14:paraId="42F6DEE4" w14:textId="77777777" w:rsidR="00AB362F" w:rsidRDefault="00AB362F" w:rsidP="00461DE9">
            <w:pPr>
              <w:rPr>
                <w:rFonts w:cstheme="minorHAnsi"/>
                <w:b w:val="0"/>
                <w:bCs w:val="0"/>
                <w:iCs/>
                <w:szCs w:val="24"/>
              </w:rPr>
            </w:pPr>
          </w:p>
          <w:p w14:paraId="13D1B05D" w14:textId="77777777" w:rsidR="00AB362F" w:rsidRDefault="00AB362F" w:rsidP="00461DE9">
            <w:pPr>
              <w:rPr>
                <w:rFonts w:cstheme="minorHAnsi"/>
                <w:b w:val="0"/>
                <w:bCs w:val="0"/>
                <w:iCs/>
                <w:szCs w:val="24"/>
              </w:rPr>
            </w:pPr>
          </w:p>
          <w:p w14:paraId="6E67A9F6" w14:textId="77777777" w:rsidR="00AB362F" w:rsidRPr="00721EE2" w:rsidRDefault="00AB362F" w:rsidP="00461DE9">
            <w:pPr>
              <w:rPr>
                <w:rFonts w:cstheme="minorHAnsi"/>
                <w:iCs/>
                <w:szCs w:val="24"/>
              </w:rPr>
            </w:pPr>
            <w:r>
              <w:rPr>
                <w:rFonts w:cstheme="minorHAnsi"/>
                <w:iCs/>
                <w:szCs w:val="24"/>
              </w:rPr>
              <w:t>Step 4</w:t>
            </w:r>
            <w:r w:rsidRPr="00F15C78">
              <w:rPr>
                <w:rFonts w:cstheme="minorHAnsi"/>
                <w:iCs/>
                <w:szCs w:val="24"/>
              </w:rPr>
              <w:t>:</w:t>
            </w:r>
            <w:r w:rsidRPr="00745F10">
              <w:rPr>
                <w:rFonts w:cstheme="minorHAnsi"/>
                <w:b w:val="0"/>
                <w:bCs w:val="0"/>
                <w:iCs/>
                <w:szCs w:val="24"/>
              </w:rPr>
              <w:t xml:space="preserve"> system will display </w:t>
            </w:r>
            <w:r>
              <w:rPr>
                <w:rFonts w:cstheme="minorHAnsi"/>
                <w:b w:val="0"/>
                <w:bCs w:val="0"/>
                <w:iCs/>
                <w:szCs w:val="24"/>
              </w:rPr>
              <w:t>all matching records.</w:t>
            </w:r>
          </w:p>
        </w:tc>
      </w:tr>
      <w:tr w:rsidR="00AB362F" w:rsidRPr="005E2148" w14:paraId="07A8D019" w14:textId="77777777" w:rsidTr="00461DE9">
        <w:trPr>
          <w:trHeight w:val="288"/>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033F86D" w14:textId="77777777" w:rsidR="00AB362F" w:rsidRPr="00F90290" w:rsidRDefault="00AB362F" w:rsidP="00461DE9">
            <w:pPr>
              <w:pBdr>
                <w:left w:val="single" w:sz="18" w:space="4" w:color="auto"/>
              </w:pBdr>
              <w:jc w:val="center"/>
              <w:rPr>
                <w:rFonts w:cstheme="minorHAnsi"/>
                <w:szCs w:val="24"/>
                <w:rtl/>
                <w:lang w:bidi="ar-SY"/>
              </w:rPr>
            </w:pPr>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4CE4137" w14:textId="77777777" w:rsidR="00AB362F" w:rsidRPr="0098277C" w:rsidRDefault="00AB362F" w:rsidP="00461DE9">
            <w:pPr>
              <w:rPr>
                <w:rFonts w:cstheme="minorHAnsi"/>
                <w:iCs/>
                <w:szCs w:val="24"/>
              </w:rPr>
            </w:pPr>
          </w:p>
        </w:tc>
      </w:tr>
      <w:tr w:rsidR="00AB362F" w:rsidRPr="005E2148" w14:paraId="5B54DD95"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243FEE2" w14:textId="77777777" w:rsidR="00AB362F" w:rsidRPr="00F90290" w:rsidRDefault="00AB362F" w:rsidP="00461DE9">
            <w:pPr>
              <w:jc w:val="center"/>
              <w:rPr>
                <w:rFonts w:cstheme="minorHAnsi"/>
                <w:szCs w:val="24"/>
                <w:rtl/>
              </w:rPr>
            </w:pPr>
            <w:r>
              <w:rPr>
                <w:rFonts w:cstheme="minorHAnsi"/>
                <w:szCs w:val="24"/>
              </w:rPr>
              <w:t>Post C</w:t>
            </w:r>
            <w:r w:rsidRPr="00F90290">
              <w:rPr>
                <w:rFonts w:cstheme="minorHAnsi"/>
                <w:szCs w:val="24"/>
              </w:rPr>
              <w:t>ondition: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5961FF6" w14:textId="77777777" w:rsidR="00AB362F" w:rsidRPr="00F907F5" w:rsidRDefault="00AB362F" w:rsidP="00461DE9">
            <w:pPr>
              <w:jc w:val="both"/>
              <w:rPr>
                <w:rFonts w:cstheme="minorHAnsi"/>
                <w:b w:val="0"/>
                <w:bCs w:val="0"/>
                <w:iCs/>
                <w:szCs w:val="24"/>
                <w:lang w:bidi="ar-SY"/>
              </w:rPr>
            </w:pPr>
            <w:r>
              <w:rPr>
                <w:rFonts w:cstheme="minorHAnsi"/>
                <w:b w:val="0"/>
                <w:bCs w:val="0"/>
                <w:iCs/>
                <w:szCs w:val="24"/>
              </w:rPr>
              <w:t>Only t</w:t>
            </w:r>
            <w:r w:rsidRPr="00F907F5">
              <w:rPr>
                <w:rFonts w:cstheme="minorHAnsi"/>
                <w:b w:val="0"/>
                <w:bCs w:val="0"/>
                <w:iCs/>
                <w:szCs w:val="24"/>
              </w:rPr>
              <w:t xml:space="preserve">he </w:t>
            </w:r>
            <w:r>
              <w:rPr>
                <w:rFonts w:cstheme="minorHAnsi"/>
                <w:b w:val="0"/>
                <w:bCs w:val="0"/>
                <w:iCs/>
                <w:szCs w:val="24"/>
              </w:rPr>
              <w:t>items which matching the filter columns will be displayed.</w:t>
            </w:r>
          </w:p>
        </w:tc>
      </w:tr>
      <w:tr w:rsidR="00AB362F" w:rsidRPr="005E2148" w14:paraId="567E8829" w14:textId="77777777" w:rsidTr="00461DE9">
        <w:trPr>
          <w:cnfStyle w:val="010000000000" w:firstRow="0" w:lastRow="1"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1C58654" w14:textId="77777777" w:rsidR="00AB362F" w:rsidRPr="00F90290" w:rsidRDefault="00AB362F" w:rsidP="00461DE9">
            <w:pPr>
              <w:jc w:val="center"/>
              <w:rPr>
                <w:rFonts w:cstheme="minorHAnsi"/>
                <w:szCs w:val="24"/>
              </w:rPr>
            </w:pPr>
            <w:r w:rsidRPr="00F90290">
              <w:rPr>
                <w:rFonts w:cstheme="minorHAnsi"/>
                <w:szCs w:val="24"/>
              </w:rPr>
              <w:t>Business Rule</w:t>
            </w:r>
            <w:r>
              <w:rPr>
                <w:rFonts w:cstheme="minorHAnsi"/>
                <w:szCs w:val="24"/>
              </w:rPr>
              <w:t>s</w:t>
            </w:r>
            <w:r w:rsidRPr="00F90290">
              <w:rPr>
                <w:rFonts w:cstheme="minorHAnsi"/>
                <w:szCs w:val="24"/>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1BF1F40" w14:textId="77777777" w:rsidR="00AB362F" w:rsidRPr="00D9538C" w:rsidRDefault="00AB362F" w:rsidP="003745E3">
            <w:pPr>
              <w:pStyle w:val="ListParagraph"/>
              <w:numPr>
                <w:ilvl w:val="0"/>
                <w:numId w:val="37"/>
              </w:numPr>
              <w:bidi w:val="0"/>
              <w:spacing w:line="240" w:lineRule="auto"/>
              <w:rPr>
                <w:rFonts w:ascii="Calibri" w:eastAsiaTheme="minorEastAsia" w:hAnsi="Calibri" w:cstheme="minorHAnsi"/>
                <w:b w:val="0"/>
                <w:bCs w:val="0"/>
                <w:iCs/>
                <w:color w:val="4D5154" w:themeColor="text1" w:themeTint="BF"/>
                <w:sz w:val="24"/>
                <w:szCs w:val="24"/>
              </w:rPr>
            </w:pPr>
            <w:r w:rsidRPr="00D9538C">
              <w:rPr>
                <w:rFonts w:ascii="Calibri" w:eastAsiaTheme="minorEastAsia" w:hAnsi="Calibri" w:cstheme="minorHAnsi"/>
                <w:b w:val="0"/>
                <w:bCs w:val="0"/>
                <w:iCs/>
                <w:color w:val="4D5154" w:themeColor="text1" w:themeTint="BF"/>
                <w:sz w:val="24"/>
                <w:szCs w:val="24"/>
              </w:rPr>
              <w:t>The relation between filters will be “and”.</w:t>
            </w:r>
          </w:p>
          <w:p w14:paraId="4C1ED92E" w14:textId="5B8B1090" w:rsidR="00AB362F" w:rsidRPr="00377055" w:rsidRDefault="00AB362F" w:rsidP="003745E3">
            <w:pPr>
              <w:pStyle w:val="ListParagraph"/>
              <w:numPr>
                <w:ilvl w:val="0"/>
                <w:numId w:val="37"/>
              </w:numPr>
              <w:bidi w:val="0"/>
              <w:spacing w:line="240" w:lineRule="auto"/>
              <w:rPr>
                <w:rFonts w:cstheme="minorHAnsi"/>
                <w:b w:val="0"/>
                <w:bCs w:val="0"/>
                <w:iCs/>
                <w:szCs w:val="24"/>
              </w:rPr>
            </w:pPr>
            <w:r w:rsidRPr="00D9538C">
              <w:rPr>
                <w:rFonts w:ascii="Calibri" w:eastAsiaTheme="minorEastAsia" w:hAnsi="Calibri" w:cstheme="minorHAnsi"/>
                <w:b w:val="0"/>
                <w:bCs w:val="0"/>
                <w:iCs/>
                <w:color w:val="4D5154" w:themeColor="text1" w:themeTint="BF"/>
                <w:sz w:val="24"/>
                <w:szCs w:val="24"/>
              </w:rPr>
              <w:t>Filter criteria will be</w:t>
            </w:r>
            <w:r>
              <w:rPr>
                <w:rFonts w:cstheme="minorHAnsi"/>
                <w:b w:val="0"/>
                <w:bCs w:val="0"/>
                <w:iCs/>
                <w:szCs w:val="24"/>
              </w:rPr>
              <w:t xml:space="preserve"> </w:t>
            </w:r>
            <w:commentRangeStart w:id="164"/>
            <w:commentRangeStart w:id="165"/>
            <w:r w:rsidRPr="006157E4">
              <w:rPr>
                <w:rFonts w:ascii="Calibri" w:eastAsiaTheme="minorEastAsia" w:hAnsi="Calibri" w:cstheme="minorHAnsi"/>
                <w:b w:val="0"/>
                <w:bCs w:val="0"/>
                <w:iCs/>
                <w:color w:val="4D5154" w:themeColor="text1" w:themeTint="BF"/>
                <w:sz w:val="24"/>
                <w:szCs w:val="24"/>
              </w:rPr>
              <w:t>“</w:t>
            </w:r>
            <w:r w:rsidRPr="00FB4E28">
              <w:rPr>
                <w:rFonts w:ascii="Calibri" w:eastAsiaTheme="minorEastAsia" w:hAnsi="Calibri" w:cstheme="minorHAnsi"/>
                <w:b w:val="0"/>
                <w:bCs w:val="0"/>
                <w:iCs/>
                <w:strike/>
                <w:color w:val="4D5154" w:themeColor="text1" w:themeTint="BF"/>
                <w:sz w:val="24"/>
                <w:szCs w:val="24"/>
              </w:rPr>
              <w:t xml:space="preserve">start </w:t>
            </w:r>
            <w:commentRangeEnd w:id="164"/>
            <w:r w:rsidR="00D733ED" w:rsidRPr="00FB4E28">
              <w:rPr>
                <w:rStyle w:val="CommentReference"/>
                <w:b w:val="0"/>
                <w:bCs w:val="0"/>
                <w:strike/>
              </w:rPr>
              <w:commentReference w:id="164"/>
            </w:r>
            <w:commentRangeEnd w:id="165"/>
            <w:r w:rsidR="00FB4E28" w:rsidRPr="00FB4E28">
              <w:rPr>
                <w:rStyle w:val="CommentReference"/>
                <w:b w:val="0"/>
                <w:bCs w:val="0"/>
                <w:strike/>
              </w:rPr>
              <w:commentReference w:id="165"/>
            </w:r>
            <w:r w:rsidRPr="00FB4E28">
              <w:rPr>
                <w:rFonts w:ascii="Calibri" w:eastAsiaTheme="minorEastAsia" w:hAnsi="Calibri" w:cstheme="minorHAnsi"/>
                <w:b w:val="0"/>
                <w:bCs w:val="0"/>
                <w:iCs/>
                <w:strike/>
                <w:color w:val="4D5154" w:themeColor="text1" w:themeTint="BF"/>
                <w:sz w:val="24"/>
                <w:szCs w:val="24"/>
              </w:rPr>
              <w:t>with</w:t>
            </w:r>
            <w:r w:rsidRPr="006157E4">
              <w:rPr>
                <w:rFonts w:ascii="Calibri" w:eastAsiaTheme="minorEastAsia" w:hAnsi="Calibri" w:cstheme="minorHAnsi"/>
                <w:b w:val="0"/>
                <w:bCs w:val="0"/>
                <w:iCs/>
                <w:color w:val="4D5154" w:themeColor="text1" w:themeTint="BF"/>
                <w:sz w:val="24"/>
                <w:szCs w:val="24"/>
              </w:rPr>
              <w:t>”</w:t>
            </w:r>
            <w:r w:rsidR="00FB4E28">
              <w:rPr>
                <w:rFonts w:ascii="Calibri" w:eastAsiaTheme="minorEastAsia" w:hAnsi="Calibri" w:cstheme="minorHAnsi"/>
                <w:b w:val="0"/>
                <w:bCs w:val="0"/>
                <w:iCs/>
                <w:color w:val="4D5154" w:themeColor="text1" w:themeTint="BF"/>
                <w:sz w:val="24"/>
                <w:szCs w:val="24"/>
              </w:rPr>
              <w:t xml:space="preserve"> “contain”</w:t>
            </w:r>
            <w:r>
              <w:rPr>
                <w:rFonts w:ascii="Calibri" w:eastAsiaTheme="minorEastAsia" w:hAnsi="Calibri" w:cstheme="minorHAnsi"/>
                <w:b w:val="0"/>
                <w:bCs w:val="0"/>
                <w:iCs/>
                <w:color w:val="4D5154" w:themeColor="text1" w:themeTint="BF"/>
                <w:sz w:val="24"/>
                <w:szCs w:val="24"/>
              </w:rPr>
              <w:t>.</w:t>
            </w:r>
          </w:p>
        </w:tc>
      </w:tr>
    </w:tbl>
    <w:p w14:paraId="4F3A6D8D" w14:textId="77777777" w:rsidR="00AB362F" w:rsidRDefault="00AB362F" w:rsidP="00AB362F">
      <w:pPr>
        <w:rPr>
          <w:lang w:bidi="ar-SY"/>
        </w:rPr>
      </w:pPr>
    </w:p>
    <w:p w14:paraId="0F89A034" w14:textId="77777777" w:rsidR="00AB362F" w:rsidRDefault="00AB362F" w:rsidP="003745E3">
      <w:pPr>
        <w:pStyle w:val="Heading6"/>
        <w:numPr>
          <w:ilvl w:val="0"/>
          <w:numId w:val="42"/>
        </w:numPr>
      </w:pPr>
      <w:r>
        <w:t>Ticket</w:t>
      </w:r>
      <w:r w:rsidRPr="0081167D">
        <w:rPr>
          <w:rFonts w:cstheme="minorHAnsi"/>
          <w:iCs/>
          <w:szCs w:val="24"/>
        </w:rPr>
        <w:t xml:space="preserve"> </w:t>
      </w:r>
      <w:r>
        <w:t xml:space="preserve">Details </w:t>
      </w:r>
      <w:r w:rsidRPr="0081167D">
        <w:rPr>
          <w:rFonts w:cstheme="minorHAnsi"/>
          <w:iCs/>
          <w:szCs w:val="24"/>
        </w:rPr>
        <w:t>Use Case</w:t>
      </w:r>
    </w:p>
    <w:p w14:paraId="2DD3A689" w14:textId="77777777" w:rsidR="00AB362F" w:rsidRDefault="00AB362F" w:rsidP="00AB362F"/>
    <w:tbl>
      <w:tblPr>
        <w:tblStyle w:val="GridTable1Light"/>
        <w:tblW w:w="9085" w:type="dxa"/>
        <w:jc w:val="center"/>
        <w:tblLook w:val="01E0" w:firstRow="1" w:lastRow="1" w:firstColumn="1" w:lastColumn="1" w:noHBand="0" w:noVBand="0"/>
      </w:tblPr>
      <w:tblGrid>
        <w:gridCol w:w="2419"/>
        <w:gridCol w:w="3183"/>
        <w:gridCol w:w="3483"/>
      </w:tblGrid>
      <w:tr w:rsidR="00AB362F" w:rsidRPr="005E2148" w14:paraId="6600E989" w14:textId="77777777" w:rsidTr="00461DE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BA89FBA" w14:textId="77777777" w:rsidR="00AB362F" w:rsidRPr="00F90290" w:rsidRDefault="00AB362F" w:rsidP="00461DE9">
            <w:pPr>
              <w:jc w:val="center"/>
              <w:rPr>
                <w:rFonts w:cstheme="minorHAnsi"/>
                <w:szCs w:val="24"/>
              </w:rPr>
            </w:pPr>
            <w:r w:rsidRPr="00F90290">
              <w:rPr>
                <w:rFonts w:cstheme="minorHAnsi"/>
                <w:szCs w:val="24"/>
              </w:rPr>
              <w:br w:type="page"/>
            </w:r>
            <w:r w:rsidRPr="006A13AA">
              <w:rPr>
                <w:rFonts w:cstheme="minorHAnsi"/>
                <w:szCs w:val="24"/>
              </w:rPr>
              <w:t>ID</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7F0460C2" w14:textId="77777777" w:rsidR="00AB362F" w:rsidRPr="00FA3743" w:rsidRDefault="00AB362F" w:rsidP="00461DE9">
            <w:pPr>
              <w:jc w:val="center"/>
              <w:rPr>
                <w:rFonts w:cstheme="minorHAnsi"/>
                <w:iCs/>
                <w:color w:val="282660" w:themeColor="text2"/>
                <w:sz w:val="28"/>
                <w:szCs w:val="28"/>
              </w:rPr>
            </w:pPr>
            <w:r>
              <w:rPr>
                <w:rFonts w:eastAsiaTheme="minorHAnsi" w:cstheme="minorHAnsi"/>
                <w:iCs/>
                <w:szCs w:val="24"/>
                <w:lang w:bidi="ar-SY"/>
              </w:rPr>
              <w:t>2</w:t>
            </w:r>
          </w:p>
        </w:tc>
      </w:tr>
      <w:tr w:rsidR="00AB362F" w:rsidRPr="00F90290" w14:paraId="1B1C1A28"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C0C1EBC" w14:textId="77777777" w:rsidR="00AB362F" w:rsidRPr="00F90290" w:rsidRDefault="00AB362F" w:rsidP="00461DE9">
            <w:pPr>
              <w:jc w:val="center"/>
              <w:rPr>
                <w:rFonts w:cstheme="minorHAnsi"/>
                <w:szCs w:val="24"/>
              </w:rPr>
            </w:pPr>
            <w:r w:rsidRPr="00F90290">
              <w:rPr>
                <w:rFonts w:cstheme="minorHAnsi"/>
                <w:szCs w:val="24"/>
              </w:rPr>
              <w:t>Name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0803F6B4" w14:textId="77777777" w:rsidR="00AB362F" w:rsidRPr="004F4C7F" w:rsidRDefault="00AB362F" w:rsidP="00461DE9">
            <w:pPr>
              <w:jc w:val="center"/>
              <w:rPr>
                <w:b w:val="0"/>
                <w:bCs w:val="0"/>
                <w:rtl/>
                <w:lang w:bidi="ar-SY"/>
              </w:rPr>
            </w:pPr>
            <w:r>
              <w:rPr>
                <w:b w:val="0"/>
                <w:bCs w:val="0"/>
                <w:lang w:bidi="ar-SY"/>
              </w:rPr>
              <w:t>Ticket</w:t>
            </w:r>
            <w:r w:rsidRPr="002F7922">
              <w:rPr>
                <w:b w:val="0"/>
                <w:bCs w:val="0"/>
                <w:lang w:bidi="ar-SY"/>
              </w:rPr>
              <w:t xml:space="preserve"> </w:t>
            </w:r>
            <w:r>
              <w:rPr>
                <w:b w:val="0"/>
                <w:bCs w:val="0"/>
                <w:lang w:bidi="ar-SY"/>
              </w:rPr>
              <w:t>Details</w:t>
            </w:r>
          </w:p>
        </w:tc>
      </w:tr>
      <w:tr w:rsidR="00AB362F" w:rsidRPr="00F90290" w14:paraId="4400CB4D"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0241DF1" w14:textId="77777777" w:rsidR="00AB362F" w:rsidRPr="00F90290" w:rsidRDefault="00AB362F" w:rsidP="00461DE9">
            <w:pPr>
              <w:jc w:val="center"/>
              <w:rPr>
                <w:rFonts w:cstheme="minorHAnsi"/>
                <w:szCs w:val="24"/>
              </w:rPr>
            </w:pPr>
            <w:r w:rsidRPr="00F90290">
              <w:rPr>
                <w:rFonts w:cstheme="minorHAnsi"/>
                <w:szCs w:val="24"/>
              </w:rPr>
              <w:t>Version</w:t>
            </w:r>
            <w:r>
              <w:rPr>
                <w:rFonts w:cstheme="minorHAnsi"/>
                <w:szCs w:val="24"/>
              </w:rPr>
              <w:t xml:space="preserve"> Date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249D5CE0" w14:textId="77777777" w:rsidR="00AB362F" w:rsidRPr="004F4C7F" w:rsidRDefault="00AB362F" w:rsidP="00461DE9">
            <w:pPr>
              <w:jc w:val="center"/>
              <w:rPr>
                <w:b w:val="0"/>
                <w:bCs w:val="0"/>
              </w:rPr>
            </w:pPr>
            <w:r>
              <w:rPr>
                <w:b w:val="0"/>
                <w:bCs w:val="0"/>
              </w:rPr>
              <w:t>26</w:t>
            </w:r>
            <w:r w:rsidRPr="004F4C7F">
              <w:rPr>
                <w:b w:val="0"/>
                <w:bCs w:val="0"/>
              </w:rPr>
              <w:t>/</w:t>
            </w:r>
            <w:r>
              <w:rPr>
                <w:b w:val="0"/>
                <w:bCs w:val="0"/>
              </w:rPr>
              <w:t>12</w:t>
            </w:r>
            <w:r w:rsidRPr="004F4C7F">
              <w:rPr>
                <w:b w:val="0"/>
                <w:bCs w:val="0"/>
              </w:rPr>
              <w:t>/2021</w:t>
            </w:r>
          </w:p>
        </w:tc>
      </w:tr>
      <w:tr w:rsidR="00AB362F" w:rsidRPr="005E2148" w14:paraId="3C439796" w14:textId="77777777" w:rsidTr="00461DE9">
        <w:trPr>
          <w:trHeight w:val="56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D841F36"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Brief Description: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0AE5D72" w14:textId="77777777" w:rsidR="00AB362F" w:rsidRPr="004F4C7F" w:rsidRDefault="00AB362F" w:rsidP="00461DE9">
            <w:pPr>
              <w:rPr>
                <w:b w:val="0"/>
                <w:bCs w:val="0"/>
              </w:rPr>
            </w:pPr>
            <w:r w:rsidRPr="004F4C7F">
              <w:rPr>
                <w:b w:val="0"/>
                <w:bCs w:val="0"/>
                <w:lang w:bidi="ar-SY"/>
              </w:rPr>
              <w:t xml:space="preserve">This use case represents </w:t>
            </w:r>
            <w:r>
              <w:rPr>
                <w:b w:val="0"/>
                <w:bCs w:val="0"/>
                <w:lang w:bidi="ar-SY"/>
              </w:rPr>
              <w:t xml:space="preserve">displaying </w:t>
            </w:r>
            <w:r w:rsidRPr="00A23A72">
              <w:rPr>
                <w:b w:val="0"/>
                <w:bCs w:val="0"/>
                <w:lang w:bidi="ar-SY"/>
              </w:rPr>
              <w:t>all actions which done and belong to same ticket.</w:t>
            </w:r>
          </w:p>
        </w:tc>
      </w:tr>
      <w:tr w:rsidR="00AB362F" w:rsidRPr="005E2148" w14:paraId="38C4D0AD" w14:textId="77777777" w:rsidTr="00461DE9">
        <w:trPr>
          <w:trHeight w:val="853"/>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81B1FAD"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Business [System] Trigger:</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139AE80C" w14:textId="77777777" w:rsidR="00AB362F" w:rsidRPr="004F4C7F" w:rsidRDefault="00AB362F" w:rsidP="00461DE9">
            <w:pPr>
              <w:rPr>
                <w:b w:val="0"/>
                <w:bCs w:val="0"/>
                <w:i/>
                <w:lang w:bidi="ar-SY"/>
              </w:rPr>
            </w:pPr>
            <w:r w:rsidRPr="004F4C7F">
              <w:rPr>
                <w:b w:val="0"/>
                <w:bCs w:val="0"/>
                <w:lang w:bidi="ar-SY"/>
              </w:rPr>
              <w:t>User want</w:t>
            </w:r>
            <w:r>
              <w:rPr>
                <w:b w:val="0"/>
                <w:bCs w:val="0"/>
                <w:lang w:bidi="ar-SY"/>
              </w:rPr>
              <w:t>s</w:t>
            </w:r>
            <w:r w:rsidRPr="004F4C7F">
              <w:rPr>
                <w:b w:val="0"/>
                <w:bCs w:val="0"/>
                <w:lang w:bidi="ar-SY"/>
              </w:rPr>
              <w:t xml:space="preserve"> to </w:t>
            </w:r>
            <w:r>
              <w:rPr>
                <w:b w:val="0"/>
                <w:bCs w:val="0"/>
                <w:lang w:bidi="ar-SY"/>
              </w:rPr>
              <w:t>display the details of selected ticket</w:t>
            </w:r>
            <w:r w:rsidRPr="004F4C7F">
              <w:rPr>
                <w:b w:val="0"/>
                <w:bCs w:val="0"/>
                <w:lang w:bidi="ar-SY"/>
              </w:rPr>
              <w:t>.</w:t>
            </w:r>
          </w:p>
        </w:tc>
      </w:tr>
      <w:tr w:rsidR="00AB362F" w:rsidRPr="005E2148" w14:paraId="70B34AC7" w14:textId="77777777" w:rsidTr="00461DE9">
        <w:trPr>
          <w:trHeight w:val="440"/>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1865F27"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Preconditions: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4AFD40FF" w14:textId="77777777" w:rsidR="00AB362F" w:rsidRPr="004F4C7F" w:rsidRDefault="00AB362F" w:rsidP="00461DE9">
            <w:pPr>
              <w:rPr>
                <w:b w:val="0"/>
                <w:bCs w:val="0"/>
                <w:lang w:bidi="ar-SY"/>
              </w:rPr>
            </w:pPr>
            <w:r w:rsidRPr="004F4C7F">
              <w:rPr>
                <w:b w:val="0"/>
                <w:bCs w:val="0"/>
                <w:lang w:bidi="ar-SY"/>
              </w:rPr>
              <w:t>User has to have a permission to access this UI.</w:t>
            </w:r>
          </w:p>
        </w:tc>
      </w:tr>
      <w:tr w:rsidR="00AB362F" w:rsidRPr="005E2148" w14:paraId="32790E51"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948B3D3"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Assumptions: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65275F1F" w14:textId="77777777" w:rsidR="00AB362F" w:rsidRPr="00ED41A0" w:rsidRDefault="00AB362F" w:rsidP="00461DE9">
            <w:pPr>
              <w:jc w:val="center"/>
              <w:rPr>
                <w:lang w:bidi="ar-SY"/>
              </w:rPr>
            </w:pPr>
            <w:r w:rsidRPr="00ED41A0">
              <w:rPr>
                <w:lang w:bidi="ar-SY"/>
              </w:rPr>
              <w:t>-</w:t>
            </w:r>
          </w:p>
        </w:tc>
      </w:tr>
      <w:tr w:rsidR="00AB362F" w:rsidRPr="005E2148" w14:paraId="6933A728" w14:textId="77777777" w:rsidTr="00461DE9">
        <w:trPr>
          <w:trHeight w:val="44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926FC09"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Actor(s):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179FD178" w14:textId="77777777" w:rsidR="00AB362F" w:rsidRPr="004F4C7F" w:rsidRDefault="00AB362F" w:rsidP="00461DE9">
            <w:pPr>
              <w:rPr>
                <w:b w:val="0"/>
                <w:bCs w:val="0"/>
                <w:lang w:bidi="ar-SY"/>
              </w:rPr>
            </w:pPr>
            <w:r w:rsidRPr="004F4C7F">
              <w:rPr>
                <w:b w:val="0"/>
                <w:bCs w:val="0"/>
                <w:lang w:bidi="ar-SY"/>
              </w:rPr>
              <w:t>Admin, Permitted User</w:t>
            </w:r>
          </w:p>
        </w:tc>
      </w:tr>
      <w:tr w:rsidR="00AB362F" w:rsidRPr="005E2148" w14:paraId="1911B60A" w14:textId="77777777" w:rsidTr="00461DE9">
        <w:trPr>
          <w:trHeight w:val="465"/>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DA09D11"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Priority:</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15B698D4" w14:textId="77777777" w:rsidR="00AB362F" w:rsidRPr="004F4C7F" w:rsidRDefault="00AB362F" w:rsidP="00461DE9">
            <w:pPr>
              <w:rPr>
                <w:b w:val="0"/>
                <w:bCs w:val="0"/>
              </w:rPr>
            </w:pPr>
            <w:r w:rsidRPr="004F4C7F">
              <w:rPr>
                <w:b w:val="0"/>
                <w:bCs w:val="0"/>
              </w:rPr>
              <w:t>High</w:t>
            </w:r>
          </w:p>
        </w:tc>
      </w:tr>
      <w:tr w:rsidR="00AB362F" w:rsidRPr="005E2148" w14:paraId="3F0658DF" w14:textId="77777777" w:rsidTr="00461DE9">
        <w:trPr>
          <w:trHeight w:val="432"/>
          <w:jc w:val="center"/>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578159E0" w14:textId="77777777" w:rsidR="00AB362F" w:rsidRPr="00F90290" w:rsidRDefault="00AB362F" w:rsidP="00461DE9">
            <w:pPr>
              <w:pBdr>
                <w:left w:val="single" w:sz="18" w:space="4" w:color="auto"/>
              </w:pBdr>
              <w:jc w:val="center"/>
              <w:rPr>
                <w:rFonts w:cstheme="minorHAnsi"/>
                <w:szCs w:val="24"/>
              </w:rPr>
            </w:pPr>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p>
        </w:tc>
        <w:tc>
          <w:tcPr>
            <w:tcW w:w="3183" w:type="dxa"/>
            <w:shd w:val="clear" w:color="auto" w:fill="E6E7E8" w:themeFill="text1" w:themeFillTint="1A"/>
          </w:tcPr>
          <w:p w14:paraId="1861C1B7" w14:textId="77777777" w:rsidR="00AB362F" w:rsidRPr="00F907F5" w:rsidRDefault="00AB362F" w:rsidP="00461DE9">
            <w:pPr>
              <w:jc w:val="center"/>
              <w:cnfStyle w:val="000000000000" w:firstRow="0" w:lastRow="0" w:firstColumn="0" w:lastColumn="0" w:oddVBand="0" w:evenVBand="0" w:oddHBand="0" w:evenHBand="0" w:firstRowFirstColumn="0" w:firstRowLastColumn="0" w:lastRowFirstColumn="0" w:lastRowLastColumn="0"/>
              <w:rPr>
                <w:rFonts w:cstheme="minorHAnsi"/>
                <w:b/>
                <w:bCs/>
                <w:iCs/>
                <w:szCs w:val="24"/>
              </w:rPr>
            </w:pPr>
            <w:r w:rsidRPr="00F907F5">
              <w:rPr>
                <w:rFonts w:cstheme="minorHAnsi"/>
                <w:b/>
                <w:bCs/>
                <w:iCs/>
                <w:szCs w:val="24"/>
              </w:rPr>
              <w:t>Actor Action</w:t>
            </w:r>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79514D10" w14:textId="77777777" w:rsidR="00AB362F" w:rsidRPr="00F907F5" w:rsidRDefault="00AB362F" w:rsidP="00461DE9">
            <w:pPr>
              <w:jc w:val="center"/>
              <w:rPr>
                <w:rFonts w:cstheme="minorHAnsi"/>
                <w:iCs/>
                <w:szCs w:val="24"/>
              </w:rPr>
            </w:pPr>
            <w:r w:rsidRPr="00F907F5">
              <w:rPr>
                <w:rFonts w:cstheme="minorHAnsi"/>
                <w:iCs/>
                <w:szCs w:val="24"/>
              </w:rPr>
              <w:t>System Response</w:t>
            </w:r>
          </w:p>
        </w:tc>
      </w:tr>
      <w:tr w:rsidR="00AB362F" w:rsidRPr="005E2148" w14:paraId="537FAB22" w14:textId="77777777" w:rsidTr="00461DE9">
        <w:trPr>
          <w:trHeight w:val="1547"/>
          <w:jc w:val="center"/>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718C38CD" w14:textId="77777777" w:rsidR="00AB362F" w:rsidRPr="00F90290" w:rsidRDefault="00AB362F" w:rsidP="00461DE9">
            <w:pPr>
              <w:pBdr>
                <w:left w:val="single" w:sz="18" w:space="4" w:color="auto"/>
              </w:pBdr>
              <w:jc w:val="center"/>
              <w:rPr>
                <w:rFonts w:cstheme="minorHAnsi"/>
                <w:szCs w:val="24"/>
              </w:rPr>
            </w:pPr>
          </w:p>
        </w:tc>
        <w:tc>
          <w:tcPr>
            <w:tcW w:w="3183" w:type="dxa"/>
          </w:tcPr>
          <w:p w14:paraId="2B6C0FDA"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 xml:space="preserve">user will click on </w:t>
            </w:r>
            <w:r>
              <w:t>the view ticket details button under Management column;</w:t>
            </w:r>
          </w:p>
          <w:p w14:paraId="6BA8EFF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4B09D0E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2A044E6"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980059E"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F6464F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798297D8"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22082F2F"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2F06DF57"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5B2C81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26B34977"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471620AA"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6EFE9B5"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2CE59754"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7EEB2B6F"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1EEE2AD3"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1EDB0E7"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06A8560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02F80DCD"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0136361C"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17C69257"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7E8C6A0"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7818C996" w14:textId="7E3F3FDB"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B819D88" w14:textId="4D2AA265" w:rsidR="008E32D6" w:rsidRDefault="008E32D6"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77A4E211" w14:textId="77777777" w:rsidR="008E32D6" w:rsidRDefault="008E32D6"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9FA6D43" w14:textId="77777777" w:rsidR="00AB362F" w:rsidRPr="00F907F5" w:rsidRDefault="00AB362F" w:rsidP="00461DE9">
            <w:pPr>
              <w:jc w:val="both"/>
              <w:cnfStyle w:val="000000000000" w:firstRow="0" w:lastRow="0" w:firstColumn="0" w:lastColumn="0" w:oddVBand="0" w:evenVBand="0" w:oddHBand="0" w:evenHBand="0" w:firstRowFirstColumn="0" w:firstRowLastColumn="0" w:lastRowFirstColumn="0" w:lastRowLastColumn="0"/>
              <w:rPr>
                <w:rFonts w:cstheme="minorHAnsi"/>
                <w:iCs/>
                <w:szCs w:val="24"/>
              </w:rPr>
            </w:pPr>
            <w:r w:rsidRPr="00B47A88">
              <w:rPr>
                <w:rFonts w:cstheme="minorHAnsi"/>
                <w:b/>
                <w:bCs/>
                <w:iCs/>
                <w:szCs w:val="24"/>
              </w:rPr>
              <w:t>Step 3</w:t>
            </w:r>
            <w:r>
              <w:rPr>
                <w:rFonts w:cstheme="minorHAnsi"/>
                <w:iCs/>
                <w:szCs w:val="24"/>
              </w:rPr>
              <w:t>: user</w:t>
            </w:r>
            <w:r w:rsidRPr="00F907F5">
              <w:rPr>
                <w:rFonts w:cstheme="minorHAnsi"/>
                <w:iCs/>
                <w:szCs w:val="24"/>
              </w:rPr>
              <w:t xml:space="preserve"> </w:t>
            </w:r>
            <w:r>
              <w:rPr>
                <w:rFonts w:cstheme="minorHAnsi"/>
                <w:iCs/>
                <w:szCs w:val="24"/>
              </w:rPr>
              <w:t xml:space="preserve">will be able to check all the displayed actions, and display the details of each action by clicking on view button under Action Details column; </w:t>
            </w:r>
          </w:p>
        </w:tc>
        <w:tc>
          <w:tcPr>
            <w:cnfStyle w:val="000100000000" w:firstRow="0" w:lastRow="0" w:firstColumn="0" w:lastColumn="1" w:oddVBand="0" w:evenVBand="0" w:oddHBand="0" w:evenHBand="0" w:firstRowFirstColumn="0" w:firstRowLastColumn="0" w:lastRowFirstColumn="0" w:lastRowLastColumn="0"/>
            <w:tcW w:w="3483" w:type="dxa"/>
          </w:tcPr>
          <w:p w14:paraId="473E813A" w14:textId="77777777" w:rsidR="00AB362F" w:rsidRPr="00F907F5" w:rsidRDefault="00AB362F" w:rsidP="00461DE9">
            <w:pPr>
              <w:rPr>
                <w:rFonts w:cstheme="minorHAnsi"/>
                <w:b w:val="0"/>
                <w:bCs w:val="0"/>
                <w:iCs/>
                <w:szCs w:val="24"/>
              </w:rPr>
            </w:pPr>
          </w:p>
          <w:p w14:paraId="43F05866" w14:textId="77777777" w:rsidR="00AB362F" w:rsidRDefault="00AB362F" w:rsidP="00461DE9">
            <w:pPr>
              <w:rPr>
                <w:rFonts w:cstheme="minorHAnsi"/>
                <w:iCs/>
                <w:szCs w:val="24"/>
              </w:rPr>
            </w:pPr>
          </w:p>
          <w:p w14:paraId="767C2215" w14:textId="77777777" w:rsidR="00AB362F" w:rsidRDefault="00AB362F" w:rsidP="00461DE9">
            <w:pPr>
              <w:rPr>
                <w:rFonts w:cstheme="minorHAnsi"/>
                <w:iCs/>
                <w:szCs w:val="24"/>
              </w:rPr>
            </w:pPr>
          </w:p>
          <w:p w14:paraId="13348873" w14:textId="77777777" w:rsidR="00AB362F" w:rsidRDefault="00AB362F" w:rsidP="00461DE9">
            <w:pPr>
              <w:rPr>
                <w:rFonts w:cstheme="minorHAnsi"/>
                <w:b w:val="0"/>
                <w:bCs w:val="0"/>
                <w:iCs/>
                <w:szCs w:val="24"/>
              </w:rPr>
            </w:pPr>
            <w:r w:rsidRPr="00D414D7">
              <w:rPr>
                <w:rFonts w:cstheme="minorHAnsi"/>
                <w:iCs/>
                <w:szCs w:val="24"/>
              </w:rPr>
              <w:t xml:space="preserve">Step </w:t>
            </w:r>
            <w:r>
              <w:rPr>
                <w:rFonts w:cstheme="minorHAnsi"/>
                <w:iCs/>
                <w:szCs w:val="24"/>
              </w:rPr>
              <w:t>2</w:t>
            </w:r>
            <w:r w:rsidRPr="00F907F5">
              <w:rPr>
                <w:rFonts w:cstheme="minorHAnsi"/>
                <w:iCs/>
                <w:szCs w:val="24"/>
              </w:rPr>
              <w:t xml:space="preserve">: </w:t>
            </w:r>
            <w:r w:rsidRPr="00E06A14">
              <w:rPr>
                <w:rFonts w:cstheme="minorHAnsi"/>
                <w:b w:val="0"/>
                <w:bCs w:val="0"/>
                <w:iCs/>
                <w:szCs w:val="24"/>
              </w:rPr>
              <w:t xml:space="preserve">system will display an interface </w:t>
            </w:r>
            <w:r>
              <w:rPr>
                <w:rFonts w:cstheme="minorHAnsi"/>
                <w:b w:val="0"/>
                <w:bCs w:val="0"/>
                <w:iCs/>
                <w:szCs w:val="24"/>
              </w:rPr>
              <w:t xml:space="preserve">containing </w:t>
            </w:r>
            <w:r w:rsidRPr="00007A99">
              <w:rPr>
                <w:rFonts w:cstheme="minorHAnsi"/>
                <w:b w:val="0"/>
                <w:bCs w:val="0"/>
                <w:iCs/>
                <w:szCs w:val="24"/>
              </w:rPr>
              <w:t xml:space="preserve">all actions have been done and belong to </w:t>
            </w:r>
            <w:r>
              <w:rPr>
                <w:rFonts w:cstheme="minorHAnsi"/>
                <w:b w:val="0"/>
                <w:bCs w:val="0"/>
                <w:iCs/>
                <w:szCs w:val="24"/>
              </w:rPr>
              <w:t>the selected</w:t>
            </w:r>
            <w:r w:rsidRPr="00007A99">
              <w:rPr>
                <w:rFonts w:cstheme="minorHAnsi"/>
                <w:b w:val="0"/>
                <w:bCs w:val="0"/>
                <w:iCs/>
                <w:szCs w:val="24"/>
              </w:rPr>
              <w:t xml:space="preserve"> ticket</w:t>
            </w:r>
            <w:r>
              <w:rPr>
                <w:rFonts w:cstheme="minorHAnsi"/>
                <w:b w:val="0"/>
                <w:bCs w:val="0"/>
                <w:iCs/>
                <w:szCs w:val="24"/>
              </w:rPr>
              <w:t xml:space="preserve">, composed of this </w:t>
            </w:r>
            <w:commentRangeStart w:id="166"/>
            <w:commentRangeStart w:id="167"/>
            <w:r>
              <w:rPr>
                <w:rFonts w:cstheme="minorHAnsi"/>
                <w:b w:val="0"/>
                <w:bCs w:val="0"/>
                <w:iCs/>
                <w:szCs w:val="24"/>
              </w:rPr>
              <w:t>info</w:t>
            </w:r>
            <w:commentRangeEnd w:id="166"/>
            <w:r w:rsidR="00E64517">
              <w:rPr>
                <w:rStyle w:val="CommentReference"/>
                <w:rFonts w:asciiTheme="minorHAnsi" w:eastAsiaTheme="minorHAnsi" w:hAnsiTheme="minorHAnsi"/>
                <w:b w:val="0"/>
                <w:bCs w:val="0"/>
                <w:color w:val="auto"/>
              </w:rPr>
              <w:commentReference w:id="166"/>
            </w:r>
            <w:commentRangeEnd w:id="167"/>
            <w:r w:rsidR="00275D24">
              <w:rPr>
                <w:rStyle w:val="CommentReference"/>
                <w:rFonts w:asciiTheme="minorHAnsi" w:eastAsiaTheme="minorHAnsi" w:hAnsiTheme="minorHAnsi"/>
                <w:b w:val="0"/>
                <w:bCs w:val="0"/>
                <w:color w:val="auto"/>
              </w:rPr>
              <w:commentReference w:id="167"/>
            </w:r>
            <w:r>
              <w:rPr>
                <w:rFonts w:cstheme="minorHAnsi"/>
                <w:b w:val="0"/>
                <w:bCs w:val="0"/>
                <w:iCs/>
                <w:szCs w:val="24"/>
              </w:rPr>
              <w:t>:</w:t>
            </w:r>
          </w:p>
          <w:p w14:paraId="61637154"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sidRPr="00A23A72">
              <w:rPr>
                <w:rFonts w:ascii="Calibri" w:eastAsiaTheme="minorEastAsia" w:hAnsi="Calibri" w:cstheme="minorHAnsi"/>
                <w:b w:val="0"/>
                <w:bCs w:val="0"/>
                <w:iCs/>
                <w:color w:val="4D5154" w:themeColor="text1" w:themeTint="BF"/>
                <w:sz w:val="24"/>
                <w:szCs w:val="24"/>
              </w:rPr>
              <w:t>Workflow Name</w:t>
            </w:r>
          </w:p>
          <w:p w14:paraId="3EFF7D48" w14:textId="46E6259E"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Site Name</w:t>
            </w:r>
          </w:p>
          <w:p w14:paraId="063DFF9F" w14:textId="61D67DFC" w:rsidR="00275D24" w:rsidRDefault="00275D24" w:rsidP="00275D24">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Site Code</w:t>
            </w:r>
          </w:p>
          <w:p w14:paraId="6A75FDDC"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Create Date</w:t>
            </w:r>
          </w:p>
          <w:p w14:paraId="4B98BE6F"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Created By</w:t>
            </w:r>
          </w:p>
          <w:p w14:paraId="3DCE762D"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Table View</w:t>
            </w:r>
          </w:p>
          <w:p w14:paraId="34986B9F" w14:textId="77777777" w:rsidR="00AB362F" w:rsidRDefault="00AB362F" w:rsidP="00461DE9">
            <w:pPr>
              <w:rPr>
                <w:rFonts w:cstheme="minorHAnsi"/>
                <w:b w:val="0"/>
                <w:bCs w:val="0"/>
                <w:iCs/>
                <w:szCs w:val="24"/>
              </w:rPr>
            </w:pPr>
            <w:r w:rsidRPr="001B2F71">
              <w:rPr>
                <w:rFonts w:cstheme="minorHAnsi"/>
                <w:b w:val="0"/>
                <w:bCs w:val="0"/>
                <w:iCs/>
                <w:szCs w:val="24"/>
              </w:rPr>
              <w:t>The table view will compose of</w:t>
            </w:r>
            <w:r>
              <w:rPr>
                <w:rFonts w:cstheme="minorHAnsi"/>
                <w:b w:val="0"/>
                <w:bCs w:val="0"/>
                <w:iCs/>
                <w:szCs w:val="24"/>
              </w:rPr>
              <w:t xml:space="preserve"> these columns</w:t>
            </w:r>
            <w:r w:rsidRPr="001B2F71">
              <w:rPr>
                <w:rFonts w:cstheme="minorHAnsi"/>
                <w:b w:val="0"/>
                <w:bCs w:val="0"/>
                <w:iCs/>
                <w:szCs w:val="24"/>
              </w:rPr>
              <w:t>:</w:t>
            </w:r>
          </w:p>
          <w:p w14:paraId="56659358"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Action</w:t>
            </w:r>
            <w:r w:rsidRPr="00A23A72">
              <w:rPr>
                <w:rFonts w:ascii="Calibri" w:eastAsiaTheme="minorEastAsia" w:hAnsi="Calibri" w:cstheme="minorHAnsi"/>
                <w:b w:val="0"/>
                <w:bCs w:val="0"/>
                <w:iCs/>
                <w:color w:val="4D5154" w:themeColor="text1" w:themeTint="BF"/>
                <w:sz w:val="24"/>
                <w:szCs w:val="24"/>
              </w:rPr>
              <w:t xml:space="preserve"> Name</w:t>
            </w:r>
          </w:p>
          <w:p w14:paraId="11D275FB"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Create Date</w:t>
            </w:r>
          </w:p>
          <w:p w14:paraId="5204DDF2"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Execute Date</w:t>
            </w:r>
          </w:p>
          <w:p w14:paraId="1FC37CDC"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Executer</w:t>
            </w:r>
          </w:p>
          <w:p w14:paraId="2999C5A3" w14:textId="77777777" w:rsidR="00AB362F" w:rsidRDefault="00AB362F" w:rsidP="003745E3">
            <w:pPr>
              <w:pStyle w:val="ListParagraph"/>
              <w:numPr>
                <w:ilvl w:val="0"/>
                <w:numId w:val="33"/>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Action Details</w:t>
            </w:r>
          </w:p>
          <w:p w14:paraId="0B3FBD28" w14:textId="77777777" w:rsidR="00AB362F" w:rsidRPr="001B2F71" w:rsidRDefault="00AB362F" w:rsidP="00461DE9">
            <w:pPr>
              <w:rPr>
                <w:rFonts w:cstheme="minorHAnsi"/>
                <w:b w:val="0"/>
                <w:bCs w:val="0"/>
                <w:iCs/>
                <w:szCs w:val="24"/>
              </w:rPr>
            </w:pPr>
          </w:p>
          <w:p w14:paraId="27487130" w14:textId="77777777" w:rsidR="00AB362F" w:rsidRDefault="00AB362F" w:rsidP="00461DE9">
            <w:pPr>
              <w:rPr>
                <w:rFonts w:cstheme="minorHAnsi"/>
                <w:b w:val="0"/>
                <w:bCs w:val="0"/>
                <w:iCs/>
                <w:szCs w:val="24"/>
              </w:rPr>
            </w:pPr>
            <w:r>
              <w:rPr>
                <w:rFonts w:cstheme="minorHAnsi"/>
                <w:b w:val="0"/>
                <w:bCs w:val="0"/>
                <w:iCs/>
                <w:szCs w:val="24"/>
              </w:rPr>
              <w:t>Under Action Details column will be a button to view the details of a selected action;</w:t>
            </w:r>
          </w:p>
          <w:p w14:paraId="212B071F" w14:textId="77777777" w:rsidR="00AB362F" w:rsidRDefault="00AB362F" w:rsidP="00461DE9">
            <w:pPr>
              <w:rPr>
                <w:rFonts w:cstheme="minorHAnsi"/>
                <w:b w:val="0"/>
                <w:bCs w:val="0"/>
                <w:iCs/>
                <w:szCs w:val="24"/>
              </w:rPr>
            </w:pPr>
          </w:p>
          <w:p w14:paraId="0ABCEB16" w14:textId="77777777" w:rsidR="00AB362F" w:rsidRDefault="00AB362F" w:rsidP="00461DE9">
            <w:pPr>
              <w:rPr>
                <w:rFonts w:cstheme="minorHAnsi"/>
                <w:iCs/>
                <w:szCs w:val="24"/>
              </w:rPr>
            </w:pPr>
          </w:p>
          <w:p w14:paraId="0C934EA9" w14:textId="77777777" w:rsidR="00AB362F" w:rsidRDefault="00AB362F" w:rsidP="00461DE9">
            <w:pPr>
              <w:rPr>
                <w:rFonts w:cstheme="minorHAnsi"/>
                <w:iCs/>
                <w:szCs w:val="24"/>
              </w:rPr>
            </w:pPr>
          </w:p>
          <w:p w14:paraId="0A3D6E8F" w14:textId="77777777" w:rsidR="00AB362F" w:rsidRDefault="00AB362F" w:rsidP="00461DE9">
            <w:pPr>
              <w:rPr>
                <w:rFonts w:cstheme="minorHAnsi"/>
                <w:iCs/>
                <w:szCs w:val="24"/>
              </w:rPr>
            </w:pPr>
          </w:p>
          <w:p w14:paraId="71C70A29" w14:textId="77777777" w:rsidR="00AB362F" w:rsidRDefault="00AB362F" w:rsidP="00461DE9">
            <w:pPr>
              <w:rPr>
                <w:rFonts w:cstheme="minorHAnsi"/>
                <w:iCs/>
                <w:szCs w:val="24"/>
              </w:rPr>
            </w:pPr>
          </w:p>
          <w:p w14:paraId="7BDDB928" w14:textId="77777777" w:rsidR="00AB362F" w:rsidRDefault="00AB362F" w:rsidP="00461DE9">
            <w:pPr>
              <w:rPr>
                <w:rFonts w:cstheme="minorHAnsi"/>
                <w:iCs/>
                <w:szCs w:val="24"/>
              </w:rPr>
            </w:pPr>
          </w:p>
          <w:p w14:paraId="041533E3" w14:textId="77777777" w:rsidR="00AB362F" w:rsidRDefault="00AB362F" w:rsidP="00461DE9">
            <w:pPr>
              <w:rPr>
                <w:rFonts w:cstheme="minorHAnsi"/>
                <w:iCs/>
                <w:szCs w:val="24"/>
              </w:rPr>
            </w:pPr>
          </w:p>
          <w:p w14:paraId="3C7444C9" w14:textId="77777777" w:rsidR="00AB362F" w:rsidRPr="003F5C6E" w:rsidRDefault="00AB362F" w:rsidP="00461DE9">
            <w:pPr>
              <w:jc w:val="both"/>
              <w:rPr>
                <w:rFonts w:cstheme="minorHAnsi"/>
                <w:b w:val="0"/>
                <w:bCs w:val="0"/>
                <w:iCs/>
                <w:szCs w:val="24"/>
              </w:rPr>
            </w:pPr>
            <w:r>
              <w:rPr>
                <w:rFonts w:cstheme="minorHAnsi"/>
                <w:iCs/>
                <w:szCs w:val="24"/>
              </w:rPr>
              <w:t xml:space="preserve">Step 4: </w:t>
            </w:r>
            <w:r w:rsidRPr="003F5C6E">
              <w:rPr>
                <w:rFonts w:cstheme="minorHAnsi"/>
                <w:b w:val="0"/>
                <w:bCs w:val="0"/>
                <w:iCs/>
                <w:szCs w:val="24"/>
              </w:rPr>
              <w:t>System will display a read only interface containing detailed data of this action.</w:t>
            </w:r>
          </w:p>
        </w:tc>
      </w:tr>
      <w:tr w:rsidR="00AB362F" w:rsidRPr="005E2148" w14:paraId="3430473C" w14:textId="77777777" w:rsidTr="00461DE9">
        <w:trPr>
          <w:trHeight w:val="288"/>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3D52891" w14:textId="77777777" w:rsidR="00AB362F" w:rsidRPr="00F90290" w:rsidRDefault="00AB362F" w:rsidP="00461DE9">
            <w:pPr>
              <w:pBdr>
                <w:left w:val="single" w:sz="18" w:space="4" w:color="auto"/>
              </w:pBdr>
              <w:jc w:val="center"/>
              <w:rPr>
                <w:rFonts w:cstheme="minorHAnsi"/>
                <w:szCs w:val="24"/>
                <w:rtl/>
                <w:lang w:bidi="ar-SY"/>
              </w:rPr>
            </w:pPr>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3822E21" w14:textId="77777777" w:rsidR="00AB362F" w:rsidRPr="00F907F5" w:rsidRDefault="00AB362F" w:rsidP="00461DE9">
            <w:pPr>
              <w:jc w:val="center"/>
              <w:rPr>
                <w:rFonts w:cstheme="minorHAnsi"/>
                <w:b w:val="0"/>
                <w:bCs w:val="0"/>
                <w:iCs/>
                <w:szCs w:val="24"/>
              </w:rPr>
            </w:pPr>
            <w:r>
              <w:rPr>
                <w:rFonts w:cstheme="minorHAnsi"/>
                <w:iCs/>
                <w:szCs w:val="24"/>
                <w:rtl/>
              </w:rPr>
              <w:t>--</w:t>
            </w:r>
          </w:p>
        </w:tc>
      </w:tr>
      <w:tr w:rsidR="00AB362F" w:rsidRPr="005E2148" w14:paraId="1F2C662E"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B2998D2" w14:textId="77777777" w:rsidR="00AB362F" w:rsidRPr="00F90290" w:rsidRDefault="00AB362F" w:rsidP="00461DE9">
            <w:pPr>
              <w:jc w:val="center"/>
              <w:rPr>
                <w:rFonts w:cstheme="minorHAnsi"/>
                <w:szCs w:val="24"/>
                <w:rtl/>
              </w:rPr>
            </w:pPr>
            <w:r>
              <w:rPr>
                <w:rFonts w:cstheme="minorHAnsi"/>
                <w:szCs w:val="24"/>
              </w:rPr>
              <w:t>Post C</w:t>
            </w:r>
            <w:r w:rsidRPr="00F90290">
              <w:rPr>
                <w:rFonts w:cstheme="minorHAnsi"/>
                <w:szCs w:val="24"/>
              </w:rPr>
              <w:t>ondition: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45D889D4" w14:textId="77777777" w:rsidR="00AB362F" w:rsidRPr="00F907F5" w:rsidRDefault="00AB362F" w:rsidP="00461DE9">
            <w:pPr>
              <w:rPr>
                <w:rFonts w:cstheme="minorHAnsi"/>
                <w:b w:val="0"/>
                <w:bCs w:val="0"/>
                <w:iCs/>
                <w:szCs w:val="24"/>
                <w:lang w:bidi="ar-SY"/>
              </w:rPr>
            </w:pPr>
            <w:r w:rsidRPr="00007A99">
              <w:rPr>
                <w:rFonts w:cstheme="minorHAnsi"/>
                <w:b w:val="0"/>
                <w:bCs w:val="0"/>
                <w:iCs/>
                <w:szCs w:val="24"/>
              </w:rPr>
              <w:t>All</w:t>
            </w:r>
            <w:r>
              <w:rPr>
                <w:rFonts w:cstheme="minorHAnsi"/>
                <w:b w:val="0"/>
                <w:bCs w:val="0"/>
                <w:iCs/>
                <w:szCs w:val="24"/>
              </w:rPr>
              <w:t xml:space="preserve"> </w:t>
            </w:r>
            <w:r w:rsidRPr="00007A99">
              <w:rPr>
                <w:rFonts w:cstheme="minorHAnsi"/>
                <w:b w:val="0"/>
                <w:bCs w:val="0"/>
                <w:iCs/>
                <w:szCs w:val="24"/>
              </w:rPr>
              <w:t xml:space="preserve"> actions have been done and belong to </w:t>
            </w:r>
            <w:r>
              <w:rPr>
                <w:rFonts w:cstheme="minorHAnsi"/>
                <w:b w:val="0"/>
                <w:bCs w:val="0"/>
                <w:iCs/>
                <w:szCs w:val="24"/>
              </w:rPr>
              <w:t>the selected</w:t>
            </w:r>
            <w:r w:rsidRPr="00007A99">
              <w:rPr>
                <w:rFonts w:cstheme="minorHAnsi"/>
                <w:b w:val="0"/>
                <w:bCs w:val="0"/>
                <w:iCs/>
                <w:szCs w:val="24"/>
              </w:rPr>
              <w:t xml:space="preserve"> ticket</w:t>
            </w:r>
            <w:r>
              <w:rPr>
                <w:rFonts w:cstheme="minorHAnsi"/>
                <w:b w:val="0"/>
                <w:bCs w:val="0"/>
                <w:iCs/>
                <w:szCs w:val="24"/>
              </w:rPr>
              <w:t xml:space="preserve"> will be displayed.</w:t>
            </w:r>
          </w:p>
        </w:tc>
      </w:tr>
      <w:tr w:rsidR="00AB362F" w:rsidRPr="005E2148" w14:paraId="17CCFD2B" w14:textId="77777777" w:rsidTr="00461DE9">
        <w:trPr>
          <w:cnfStyle w:val="010000000000" w:firstRow="0" w:lastRow="1"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558B63A" w14:textId="77777777" w:rsidR="00AB362F" w:rsidRPr="00F90290" w:rsidRDefault="00AB362F" w:rsidP="00461DE9">
            <w:pPr>
              <w:jc w:val="center"/>
              <w:rPr>
                <w:rFonts w:cstheme="minorHAnsi"/>
                <w:szCs w:val="24"/>
              </w:rPr>
            </w:pPr>
            <w:r w:rsidRPr="00F90290">
              <w:rPr>
                <w:rFonts w:cstheme="minorHAnsi"/>
                <w:szCs w:val="24"/>
              </w:rPr>
              <w:t>Business Rule</w:t>
            </w:r>
            <w:r>
              <w:rPr>
                <w:rFonts w:cstheme="minorHAnsi"/>
                <w:szCs w:val="24"/>
              </w:rPr>
              <w:t>s</w:t>
            </w:r>
            <w:r w:rsidRPr="00F90290">
              <w:rPr>
                <w:rFonts w:cstheme="minorHAnsi"/>
                <w:szCs w:val="24"/>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753756F" w14:textId="77777777" w:rsidR="00AB362F" w:rsidRPr="000C1D8D" w:rsidRDefault="00AB362F" w:rsidP="00461DE9">
            <w:pPr>
              <w:rPr>
                <w:rFonts w:cstheme="minorHAnsi"/>
                <w:iCs/>
                <w:szCs w:val="24"/>
              </w:rPr>
            </w:pPr>
          </w:p>
        </w:tc>
      </w:tr>
    </w:tbl>
    <w:p w14:paraId="2E1905EE" w14:textId="77777777" w:rsidR="00AB362F" w:rsidRDefault="00AB362F" w:rsidP="00AB362F"/>
    <w:p w14:paraId="110554DB" w14:textId="77777777" w:rsidR="00AB362F" w:rsidRDefault="00AB362F" w:rsidP="00AB362F">
      <w:pPr>
        <w:rPr>
          <w:lang w:bidi="ar-SY"/>
        </w:rPr>
      </w:pPr>
    </w:p>
    <w:p w14:paraId="1494FD6C" w14:textId="77777777" w:rsidR="00AB362F" w:rsidRDefault="00AB362F" w:rsidP="003745E3">
      <w:pPr>
        <w:pStyle w:val="Heading6"/>
        <w:numPr>
          <w:ilvl w:val="0"/>
          <w:numId w:val="42"/>
        </w:numPr>
      </w:pPr>
      <w:r>
        <w:rPr>
          <w:rFonts w:cstheme="minorHAnsi"/>
          <w:iCs/>
          <w:szCs w:val="24"/>
        </w:rPr>
        <w:t xml:space="preserve">Action </w:t>
      </w:r>
      <w:r>
        <w:t>Details</w:t>
      </w:r>
      <w:r w:rsidRPr="002640D3">
        <w:rPr>
          <w:b w:val="0"/>
          <w:bCs/>
          <w:lang w:bidi="ar-SY"/>
        </w:rPr>
        <w:t xml:space="preserve"> </w:t>
      </w:r>
      <w:r w:rsidRPr="0081167D">
        <w:rPr>
          <w:rFonts w:cstheme="minorHAnsi"/>
          <w:iCs/>
          <w:szCs w:val="24"/>
        </w:rPr>
        <w:t>Use Case</w:t>
      </w:r>
    </w:p>
    <w:p w14:paraId="32CAE3FD" w14:textId="77777777" w:rsidR="00AB362F" w:rsidRDefault="00AB362F" w:rsidP="00AB362F"/>
    <w:tbl>
      <w:tblPr>
        <w:tblStyle w:val="GridTable1Light"/>
        <w:tblW w:w="9085" w:type="dxa"/>
        <w:jc w:val="center"/>
        <w:tblLook w:val="01E0" w:firstRow="1" w:lastRow="1" w:firstColumn="1" w:lastColumn="1" w:noHBand="0" w:noVBand="0"/>
      </w:tblPr>
      <w:tblGrid>
        <w:gridCol w:w="2419"/>
        <w:gridCol w:w="3183"/>
        <w:gridCol w:w="3483"/>
      </w:tblGrid>
      <w:tr w:rsidR="00AB362F" w:rsidRPr="005E2148" w14:paraId="5EE0E7D9" w14:textId="77777777" w:rsidTr="00461DE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C992CE4" w14:textId="77777777" w:rsidR="00AB362F" w:rsidRPr="00F90290" w:rsidRDefault="00AB362F" w:rsidP="00461DE9">
            <w:pPr>
              <w:jc w:val="center"/>
              <w:rPr>
                <w:rFonts w:cstheme="minorHAnsi"/>
                <w:szCs w:val="24"/>
              </w:rPr>
            </w:pPr>
            <w:r w:rsidRPr="00F90290">
              <w:rPr>
                <w:rFonts w:cstheme="minorHAnsi"/>
                <w:szCs w:val="24"/>
              </w:rPr>
              <w:br w:type="page"/>
            </w:r>
            <w:r w:rsidRPr="006A13AA">
              <w:rPr>
                <w:rFonts w:cstheme="minorHAnsi"/>
                <w:szCs w:val="24"/>
              </w:rPr>
              <w:t>ID</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0B5BE15A" w14:textId="77777777" w:rsidR="00AB362F" w:rsidRPr="00FA3743" w:rsidRDefault="00AB362F" w:rsidP="00461DE9">
            <w:pPr>
              <w:jc w:val="center"/>
              <w:rPr>
                <w:rFonts w:cstheme="minorHAnsi"/>
                <w:iCs/>
                <w:color w:val="282660" w:themeColor="text2"/>
                <w:sz w:val="28"/>
                <w:szCs w:val="28"/>
              </w:rPr>
            </w:pPr>
            <w:r>
              <w:rPr>
                <w:rFonts w:eastAsiaTheme="minorHAnsi" w:cstheme="minorHAnsi"/>
                <w:iCs/>
                <w:szCs w:val="24"/>
                <w:lang w:bidi="ar-SY"/>
              </w:rPr>
              <w:t>3</w:t>
            </w:r>
          </w:p>
        </w:tc>
      </w:tr>
      <w:tr w:rsidR="00AB362F" w:rsidRPr="00F90290" w14:paraId="0AF5FF37"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52B6BD6" w14:textId="77777777" w:rsidR="00AB362F" w:rsidRPr="00F90290" w:rsidRDefault="00AB362F" w:rsidP="00461DE9">
            <w:pPr>
              <w:jc w:val="center"/>
              <w:rPr>
                <w:rFonts w:cstheme="minorHAnsi"/>
                <w:szCs w:val="24"/>
              </w:rPr>
            </w:pPr>
            <w:r w:rsidRPr="00F90290">
              <w:rPr>
                <w:rFonts w:cstheme="minorHAnsi"/>
                <w:szCs w:val="24"/>
              </w:rPr>
              <w:t>Name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1DD4E230" w14:textId="77777777" w:rsidR="00AB362F" w:rsidRPr="00D86AFE" w:rsidRDefault="00AB362F" w:rsidP="00461DE9">
            <w:pPr>
              <w:jc w:val="center"/>
              <w:rPr>
                <w:b w:val="0"/>
                <w:bCs w:val="0"/>
                <w:rtl/>
                <w:lang w:bidi="ar-SY"/>
              </w:rPr>
            </w:pPr>
            <w:r w:rsidRPr="00D86AFE">
              <w:rPr>
                <w:rFonts w:cstheme="minorHAnsi"/>
                <w:b w:val="0"/>
                <w:bCs w:val="0"/>
                <w:iCs/>
                <w:szCs w:val="24"/>
              </w:rPr>
              <w:t xml:space="preserve">Action </w:t>
            </w:r>
            <w:r w:rsidRPr="00D86AFE">
              <w:rPr>
                <w:b w:val="0"/>
                <w:bCs w:val="0"/>
              </w:rPr>
              <w:t>Details</w:t>
            </w:r>
          </w:p>
        </w:tc>
      </w:tr>
      <w:tr w:rsidR="00AB362F" w:rsidRPr="00F90290" w14:paraId="5C3146FB"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A4CA82A" w14:textId="77777777" w:rsidR="00AB362F" w:rsidRPr="00F90290" w:rsidRDefault="00AB362F" w:rsidP="00461DE9">
            <w:pPr>
              <w:jc w:val="center"/>
              <w:rPr>
                <w:rFonts w:cstheme="minorHAnsi"/>
                <w:szCs w:val="24"/>
              </w:rPr>
            </w:pPr>
            <w:r w:rsidRPr="00F90290">
              <w:rPr>
                <w:rFonts w:cstheme="minorHAnsi"/>
                <w:szCs w:val="24"/>
              </w:rPr>
              <w:t>Version</w:t>
            </w:r>
            <w:r>
              <w:rPr>
                <w:rFonts w:cstheme="minorHAnsi"/>
                <w:szCs w:val="24"/>
              </w:rPr>
              <w:t xml:space="preserve"> Date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09DC1C2B" w14:textId="77777777" w:rsidR="00AB362F" w:rsidRPr="004F4C7F" w:rsidRDefault="00AB362F" w:rsidP="00461DE9">
            <w:pPr>
              <w:jc w:val="center"/>
              <w:rPr>
                <w:b w:val="0"/>
                <w:bCs w:val="0"/>
              </w:rPr>
            </w:pPr>
            <w:r>
              <w:rPr>
                <w:b w:val="0"/>
                <w:bCs w:val="0"/>
              </w:rPr>
              <w:t>26</w:t>
            </w:r>
            <w:r w:rsidRPr="004F4C7F">
              <w:rPr>
                <w:b w:val="0"/>
                <w:bCs w:val="0"/>
              </w:rPr>
              <w:t>/</w:t>
            </w:r>
            <w:r>
              <w:rPr>
                <w:b w:val="0"/>
                <w:bCs w:val="0"/>
              </w:rPr>
              <w:t>12</w:t>
            </w:r>
            <w:r w:rsidRPr="004F4C7F">
              <w:rPr>
                <w:b w:val="0"/>
                <w:bCs w:val="0"/>
              </w:rPr>
              <w:t>/2021</w:t>
            </w:r>
          </w:p>
        </w:tc>
      </w:tr>
      <w:tr w:rsidR="00AB362F" w:rsidRPr="005E2148" w14:paraId="70DC0DB6" w14:textId="77777777" w:rsidTr="00461DE9">
        <w:trPr>
          <w:trHeight w:val="56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97CEF36"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Brief Description: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8F1D743" w14:textId="77777777" w:rsidR="00AB362F" w:rsidRPr="004F4C7F" w:rsidRDefault="00AB362F" w:rsidP="00461DE9">
            <w:pPr>
              <w:rPr>
                <w:b w:val="0"/>
                <w:bCs w:val="0"/>
              </w:rPr>
            </w:pPr>
            <w:r w:rsidRPr="004F4C7F">
              <w:rPr>
                <w:b w:val="0"/>
                <w:bCs w:val="0"/>
                <w:lang w:bidi="ar-SY"/>
              </w:rPr>
              <w:t xml:space="preserve">This use case represents </w:t>
            </w:r>
            <w:r>
              <w:rPr>
                <w:b w:val="0"/>
                <w:bCs w:val="0"/>
                <w:lang w:bidi="ar-SY"/>
              </w:rPr>
              <w:t>displaying the details of one of the ticket actions</w:t>
            </w:r>
            <w:r>
              <w:t>.</w:t>
            </w:r>
          </w:p>
        </w:tc>
      </w:tr>
      <w:tr w:rsidR="00AB362F" w:rsidRPr="005E2148" w14:paraId="52DD3899" w14:textId="77777777" w:rsidTr="00461DE9">
        <w:trPr>
          <w:trHeight w:val="853"/>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507005E"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Business [System] Trigger:</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8A5FCBA" w14:textId="77777777" w:rsidR="00AB362F" w:rsidRPr="004F4C7F" w:rsidRDefault="00AB362F" w:rsidP="00461DE9">
            <w:pPr>
              <w:rPr>
                <w:b w:val="0"/>
                <w:bCs w:val="0"/>
                <w:i/>
                <w:lang w:bidi="ar-SY"/>
              </w:rPr>
            </w:pPr>
            <w:r w:rsidRPr="004F4C7F">
              <w:rPr>
                <w:b w:val="0"/>
                <w:bCs w:val="0"/>
                <w:lang w:bidi="ar-SY"/>
              </w:rPr>
              <w:t>User want</w:t>
            </w:r>
            <w:r>
              <w:rPr>
                <w:b w:val="0"/>
                <w:bCs w:val="0"/>
                <w:lang w:bidi="ar-SY"/>
              </w:rPr>
              <w:t>s</w:t>
            </w:r>
            <w:r w:rsidRPr="004F4C7F">
              <w:rPr>
                <w:b w:val="0"/>
                <w:bCs w:val="0"/>
                <w:lang w:bidi="ar-SY"/>
              </w:rPr>
              <w:t xml:space="preserve"> to </w:t>
            </w:r>
            <w:r>
              <w:rPr>
                <w:b w:val="0"/>
                <w:bCs w:val="0"/>
                <w:lang w:bidi="ar-SY"/>
              </w:rPr>
              <w:t>display details of action where the ticket is pending at</w:t>
            </w:r>
            <w:r w:rsidRPr="004F4C7F">
              <w:rPr>
                <w:b w:val="0"/>
                <w:bCs w:val="0"/>
                <w:lang w:bidi="ar-SY"/>
              </w:rPr>
              <w:t>.</w:t>
            </w:r>
          </w:p>
        </w:tc>
      </w:tr>
      <w:tr w:rsidR="00AB362F" w:rsidRPr="005E2148" w14:paraId="404B0BFA" w14:textId="77777777" w:rsidTr="00461DE9">
        <w:trPr>
          <w:trHeight w:val="440"/>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BD114EF"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Preconditions: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6F1CD602" w14:textId="77777777" w:rsidR="00AB362F" w:rsidRPr="004F4C7F" w:rsidRDefault="00AB362F" w:rsidP="00461DE9">
            <w:pPr>
              <w:rPr>
                <w:b w:val="0"/>
                <w:bCs w:val="0"/>
                <w:lang w:bidi="ar-SY"/>
              </w:rPr>
            </w:pPr>
            <w:r w:rsidRPr="004F4C7F">
              <w:rPr>
                <w:b w:val="0"/>
                <w:bCs w:val="0"/>
                <w:lang w:bidi="ar-SY"/>
              </w:rPr>
              <w:t>User has to have a permission to access this UI.</w:t>
            </w:r>
          </w:p>
        </w:tc>
      </w:tr>
      <w:tr w:rsidR="00AB362F" w:rsidRPr="005E2148" w14:paraId="7ECB2EF9"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A175C66"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Assumptions: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D408216" w14:textId="77777777" w:rsidR="00AB362F" w:rsidRPr="00ED41A0" w:rsidRDefault="00AB362F" w:rsidP="00461DE9">
            <w:pPr>
              <w:jc w:val="center"/>
              <w:rPr>
                <w:lang w:bidi="ar-SY"/>
              </w:rPr>
            </w:pPr>
            <w:r w:rsidRPr="00ED41A0">
              <w:rPr>
                <w:lang w:bidi="ar-SY"/>
              </w:rPr>
              <w:t>-</w:t>
            </w:r>
          </w:p>
        </w:tc>
      </w:tr>
      <w:tr w:rsidR="00AB362F" w:rsidRPr="005E2148" w14:paraId="453CFE4C" w14:textId="77777777" w:rsidTr="00461DE9">
        <w:trPr>
          <w:trHeight w:val="44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3D6145F"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Actor(s):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6D85B8C" w14:textId="77777777" w:rsidR="00AB362F" w:rsidRPr="004F4C7F" w:rsidRDefault="00AB362F" w:rsidP="00461DE9">
            <w:pPr>
              <w:rPr>
                <w:b w:val="0"/>
                <w:bCs w:val="0"/>
                <w:lang w:bidi="ar-SY"/>
              </w:rPr>
            </w:pPr>
            <w:r w:rsidRPr="004F4C7F">
              <w:rPr>
                <w:b w:val="0"/>
                <w:bCs w:val="0"/>
                <w:lang w:bidi="ar-SY"/>
              </w:rPr>
              <w:t>Admin, Permitted User</w:t>
            </w:r>
          </w:p>
        </w:tc>
      </w:tr>
      <w:tr w:rsidR="00AB362F" w:rsidRPr="005E2148" w14:paraId="659DBE14" w14:textId="77777777" w:rsidTr="00461DE9">
        <w:trPr>
          <w:trHeight w:val="465"/>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FF48DCA"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Priority:</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3F05299" w14:textId="77777777" w:rsidR="00AB362F" w:rsidRPr="004F4C7F" w:rsidRDefault="00AB362F" w:rsidP="00461DE9">
            <w:pPr>
              <w:rPr>
                <w:b w:val="0"/>
                <w:bCs w:val="0"/>
              </w:rPr>
            </w:pPr>
            <w:r w:rsidRPr="004F4C7F">
              <w:rPr>
                <w:b w:val="0"/>
                <w:bCs w:val="0"/>
              </w:rPr>
              <w:t>High</w:t>
            </w:r>
          </w:p>
        </w:tc>
      </w:tr>
      <w:tr w:rsidR="00AB362F" w:rsidRPr="005E2148" w14:paraId="70C1F3BC" w14:textId="77777777" w:rsidTr="00461DE9">
        <w:trPr>
          <w:trHeight w:val="432"/>
          <w:jc w:val="center"/>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6F91E0E6" w14:textId="77777777" w:rsidR="00AB362F" w:rsidRPr="00F90290" w:rsidRDefault="00AB362F" w:rsidP="00461DE9">
            <w:pPr>
              <w:pBdr>
                <w:left w:val="single" w:sz="18" w:space="4" w:color="auto"/>
              </w:pBdr>
              <w:jc w:val="center"/>
              <w:rPr>
                <w:rFonts w:cstheme="minorHAnsi"/>
                <w:szCs w:val="24"/>
              </w:rPr>
            </w:pPr>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p>
        </w:tc>
        <w:tc>
          <w:tcPr>
            <w:tcW w:w="3183" w:type="dxa"/>
            <w:shd w:val="clear" w:color="auto" w:fill="E6E7E8" w:themeFill="text1" w:themeFillTint="1A"/>
          </w:tcPr>
          <w:p w14:paraId="4A6DDD60" w14:textId="77777777" w:rsidR="00AB362F" w:rsidRPr="00F907F5" w:rsidRDefault="00AB362F" w:rsidP="00461DE9">
            <w:pPr>
              <w:jc w:val="center"/>
              <w:cnfStyle w:val="000000000000" w:firstRow="0" w:lastRow="0" w:firstColumn="0" w:lastColumn="0" w:oddVBand="0" w:evenVBand="0" w:oddHBand="0" w:evenHBand="0" w:firstRowFirstColumn="0" w:firstRowLastColumn="0" w:lastRowFirstColumn="0" w:lastRowLastColumn="0"/>
              <w:rPr>
                <w:rFonts w:cstheme="minorHAnsi"/>
                <w:b/>
                <w:bCs/>
                <w:iCs/>
                <w:szCs w:val="24"/>
              </w:rPr>
            </w:pPr>
            <w:r w:rsidRPr="00F907F5">
              <w:rPr>
                <w:rFonts w:cstheme="minorHAnsi"/>
                <w:b/>
                <w:bCs/>
                <w:iCs/>
                <w:szCs w:val="24"/>
              </w:rPr>
              <w:t>Actor Action</w:t>
            </w:r>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73D29599" w14:textId="77777777" w:rsidR="00AB362F" w:rsidRPr="00F907F5" w:rsidRDefault="00AB362F" w:rsidP="00461DE9">
            <w:pPr>
              <w:jc w:val="center"/>
              <w:rPr>
                <w:rFonts w:cstheme="minorHAnsi"/>
                <w:iCs/>
                <w:szCs w:val="24"/>
              </w:rPr>
            </w:pPr>
            <w:r w:rsidRPr="00F907F5">
              <w:rPr>
                <w:rFonts w:cstheme="minorHAnsi"/>
                <w:iCs/>
                <w:szCs w:val="24"/>
              </w:rPr>
              <w:t>System Response</w:t>
            </w:r>
          </w:p>
        </w:tc>
      </w:tr>
      <w:tr w:rsidR="00AB362F" w:rsidRPr="005E2148" w14:paraId="4CDBE69B" w14:textId="77777777" w:rsidTr="00461DE9">
        <w:trPr>
          <w:trHeight w:val="1547"/>
          <w:jc w:val="center"/>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5BB05587" w14:textId="77777777" w:rsidR="00AB362F" w:rsidRPr="00F90290" w:rsidRDefault="00AB362F" w:rsidP="00461DE9">
            <w:pPr>
              <w:pBdr>
                <w:left w:val="single" w:sz="18" w:space="4" w:color="auto"/>
              </w:pBdr>
              <w:jc w:val="center"/>
              <w:rPr>
                <w:rFonts w:cstheme="minorHAnsi"/>
                <w:szCs w:val="24"/>
              </w:rPr>
            </w:pPr>
          </w:p>
        </w:tc>
        <w:tc>
          <w:tcPr>
            <w:tcW w:w="3183" w:type="dxa"/>
          </w:tcPr>
          <w:p w14:paraId="16CDFAFB"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 xml:space="preserve">user will click on </w:t>
            </w:r>
            <w:r>
              <w:t xml:space="preserve">the view action details button under Management column in (My request and All requests) UIs, or by clicking the view action details button under </w:t>
            </w:r>
            <w:r w:rsidRPr="00516131">
              <w:t>Action Details</w:t>
            </w:r>
            <w:r>
              <w:t xml:space="preserve"> column in “view ticket details” UI.</w:t>
            </w:r>
          </w:p>
          <w:p w14:paraId="772227FA"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746495E2"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1D6E6E0"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C640F3E"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5A99EA1"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7376FEA"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4CD2D4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2E4F3C16"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30C0E76B"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737ABC06"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468C2F4F" w14:textId="77777777" w:rsidR="00AB362F" w:rsidRPr="00F907F5"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B47A88">
              <w:rPr>
                <w:rFonts w:cstheme="minorHAnsi"/>
                <w:b/>
                <w:bCs/>
                <w:iCs/>
                <w:szCs w:val="24"/>
              </w:rPr>
              <w:t>Step 3</w:t>
            </w:r>
            <w:r>
              <w:rPr>
                <w:rFonts w:cstheme="minorHAnsi"/>
                <w:iCs/>
                <w:szCs w:val="24"/>
              </w:rPr>
              <w:t xml:space="preserve">: </w:t>
            </w:r>
            <w:r w:rsidRPr="00027922">
              <w:rPr>
                <w:rFonts w:cstheme="minorHAnsi"/>
                <w:iCs/>
                <w:szCs w:val="24"/>
              </w:rPr>
              <w:t xml:space="preserve">user will be able to </w:t>
            </w:r>
            <w:r>
              <w:rPr>
                <w:rFonts w:cstheme="minorHAnsi"/>
                <w:iCs/>
                <w:szCs w:val="24"/>
              </w:rPr>
              <w:t>read only this details.</w:t>
            </w:r>
          </w:p>
        </w:tc>
        <w:tc>
          <w:tcPr>
            <w:cnfStyle w:val="000100000000" w:firstRow="0" w:lastRow="0" w:firstColumn="0" w:lastColumn="1" w:oddVBand="0" w:evenVBand="0" w:oddHBand="0" w:evenHBand="0" w:firstRowFirstColumn="0" w:firstRowLastColumn="0" w:lastRowFirstColumn="0" w:lastRowLastColumn="0"/>
            <w:tcW w:w="3483" w:type="dxa"/>
          </w:tcPr>
          <w:p w14:paraId="0AFFD0BB" w14:textId="77777777" w:rsidR="00AB362F" w:rsidRPr="00F907F5" w:rsidRDefault="00AB362F" w:rsidP="00461DE9">
            <w:pPr>
              <w:rPr>
                <w:rFonts w:cstheme="minorHAnsi"/>
                <w:b w:val="0"/>
                <w:bCs w:val="0"/>
                <w:iCs/>
                <w:szCs w:val="24"/>
              </w:rPr>
            </w:pPr>
          </w:p>
          <w:p w14:paraId="12F7400C" w14:textId="77777777" w:rsidR="00AB362F" w:rsidRDefault="00AB362F" w:rsidP="00461DE9">
            <w:pPr>
              <w:rPr>
                <w:rFonts w:cstheme="minorHAnsi"/>
                <w:b w:val="0"/>
                <w:bCs w:val="0"/>
                <w:iCs/>
                <w:szCs w:val="24"/>
              </w:rPr>
            </w:pPr>
          </w:p>
          <w:p w14:paraId="3260C2FC" w14:textId="77777777" w:rsidR="00AB362F" w:rsidRDefault="00AB362F" w:rsidP="00461DE9">
            <w:pPr>
              <w:rPr>
                <w:rFonts w:cstheme="minorHAnsi"/>
                <w:iCs/>
                <w:szCs w:val="24"/>
              </w:rPr>
            </w:pPr>
          </w:p>
          <w:p w14:paraId="452500FB" w14:textId="77777777" w:rsidR="00AB362F" w:rsidRDefault="00AB362F" w:rsidP="00461DE9">
            <w:pPr>
              <w:rPr>
                <w:rFonts w:cstheme="minorHAnsi"/>
                <w:iCs/>
                <w:szCs w:val="24"/>
              </w:rPr>
            </w:pPr>
          </w:p>
          <w:p w14:paraId="37A3894E" w14:textId="77777777" w:rsidR="00AB362F" w:rsidRDefault="00AB362F" w:rsidP="00461DE9">
            <w:pPr>
              <w:rPr>
                <w:rFonts w:cstheme="minorHAnsi"/>
                <w:iCs/>
                <w:szCs w:val="24"/>
              </w:rPr>
            </w:pPr>
          </w:p>
          <w:p w14:paraId="17D7534C" w14:textId="77777777" w:rsidR="00AB362F" w:rsidRDefault="00AB362F" w:rsidP="00461DE9">
            <w:pPr>
              <w:rPr>
                <w:rFonts w:cstheme="minorHAnsi"/>
                <w:iCs/>
                <w:szCs w:val="24"/>
              </w:rPr>
            </w:pPr>
          </w:p>
          <w:p w14:paraId="3AA35BE8" w14:textId="77777777" w:rsidR="00AB362F" w:rsidRDefault="00AB362F" w:rsidP="00461DE9">
            <w:pPr>
              <w:rPr>
                <w:rFonts w:cstheme="minorHAnsi"/>
                <w:iCs/>
                <w:szCs w:val="24"/>
              </w:rPr>
            </w:pPr>
          </w:p>
          <w:p w14:paraId="2809B032" w14:textId="77777777" w:rsidR="00AB362F" w:rsidRDefault="00AB362F" w:rsidP="00461DE9">
            <w:pPr>
              <w:rPr>
                <w:rFonts w:cstheme="minorHAnsi"/>
                <w:iCs/>
                <w:szCs w:val="24"/>
              </w:rPr>
            </w:pPr>
          </w:p>
          <w:p w14:paraId="16B92AA2" w14:textId="77777777" w:rsidR="00AB362F" w:rsidRDefault="00AB362F" w:rsidP="00461DE9">
            <w:pPr>
              <w:rPr>
                <w:rFonts w:cstheme="minorHAnsi"/>
                <w:b w:val="0"/>
                <w:bCs w:val="0"/>
                <w:iCs/>
                <w:szCs w:val="24"/>
              </w:rPr>
            </w:pPr>
            <w:r w:rsidRPr="00D414D7">
              <w:rPr>
                <w:rFonts w:cstheme="minorHAnsi"/>
                <w:iCs/>
                <w:szCs w:val="24"/>
              </w:rPr>
              <w:t xml:space="preserve">Step </w:t>
            </w:r>
            <w:r>
              <w:rPr>
                <w:rFonts w:cstheme="minorHAnsi"/>
                <w:iCs/>
                <w:szCs w:val="24"/>
              </w:rPr>
              <w:t>2</w:t>
            </w:r>
            <w:r w:rsidRPr="00F907F5">
              <w:rPr>
                <w:rFonts w:cstheme="minorHAnsi"/>
                <w:iCs/>
                <w:szCs w:val="24"/>
              </w:rPr>
              <w:t xml:space="preserve">: </w:t>
            </w:r>
            <w:r w:rsidRPr="00E06A14">
              <w:rPr>
                <w:rFonts w:cstheme="minorHAnsi"/>
                <w:b w:val="0"/>
                <w:bCs w:val="0"/>
                <w:iCs/>
                <w:szCs w:val="24"/>
              </w:rPr>
              <w:t xml:space="preserve">system will display </w:t>
            </w:r>
            <w:r>
              <w:rPr>
                <w:rFonts w:cstheme="minorHAnsi"/>
                <w:b w:val="0"/>
                <w:bCs w:val="0"/>
                <w:iCs/>
                <w:szCs w:val="24"/>
              </w:rPr>
              <w:t>the suitable action details interface based on the action user want to display its details;</w:t>
            </w:r>
          </w:p>
          <w:p w14:paraId="58A552BB" w14:textId="77777777" w:rsidR="00AB362F" w:rsidRDefault="00AB362F" w:rsidP="00461DE9">
            <w:pPr>
              <w:rPr>
                <w:rFonts w:cstheme="minorHAnsi"/>
                <w:b w:val="0"/>
                <w:bCs w:val="0"/>
                <w:iCs/>
                <w:szCs w:val="24"/>
              </w:rPr>
            </w:pPr>
          </w:p>
          <w:p w14:paraId="5963AD85" w14:textId="77777777" w:rsidR="00AB362F" w:rsidRDefault="00AB362F" w:rsidP="00461DE9">
            <w:pPr>
              <w:rPr>
                <w:rFonts w:cstheme="minorHAnsi"/>
                <w:b w:val="0"/>
                <w:bCs w:val="0"/>
                <w:iCs/>
                <w:szCs w:val="24"/>
              </w:rPr>
            </w:pPr>
            <w:r>
              <w:rPr>
                <w:rFonts w:cstheme="minorHAnsi"/>
                <w:b w:val="0"/>
                <w:bCs w:val="0"/>
                <w:iCs/>
                <w:szCs w:val="24"/>
              </w:rPr>
              <w:t xml:space="preserve">The action details interfaces content is explained in details in UI scenario. </w:t>
            </w:r>
          </w:p>
          <w:p w14:paraId="60049C22" w14:textId="77777777" w:rsidR="00AB362F" w:rsidRDefault="00AB362F" w:rsidP="00461DE9">
            <w:pPr>
              <w:rPr>
                <w:rFonts w:cstheme="minorHAnsi"/>
                <w:b w:val="0"/>
                <w:bCs w:val="0"/>
                <w:iCs/>
                <w:szCs w:val="24"/>
              </w:rPr>
            </w:pPr>
          </w:p>
          <w:p w14:paraId="2BE6B5DF" w14:textId="77777777" w:rsidR="00AB362F" w:rsidRPr="00721EE2" w:rsidRDefault="00AB362F" w:rsidP="00461DE9">
            <w:pPr>
              <w:rPr>
                <w:rFonts w:cstheme="minorHAnsi"/>
                <w:iCs/>
                <w:szCs w:val="24"/>
              </w:rPr>
            </w:pPr>
          </w:p>
        </w:tc>
      </w:tr>
      <w:tr w:rsidR="00AB362F" w:rsidRPr="005E2148" w14:paraId="666B044D" w14:textId="77777777" w:rsidTr="00461DE9">
        <w:trPr>
          <w:trHeight w:val="288"/>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B2AA3CC" w14:textId="77777777" w:rsidR="00AB362F" w:rsidRPr="00F90290" w:rsidRDefault="00AB362F" w:rsidP="00461DE9">
            <w:pPr>
              <w:pBdr>
                <w:left w:val="single" w:sz="18" w:space="4" w:color="auto"/>
              </w:pBdr>
              <w:jc w:val="center"/>
              <w:rPr>
                <w:rFonts w:cstheme="minorHAnsi"/>
                <w:szCs w:val="24"/>
                <w:rtl/>
                <w:lang w:bidi="ar-SY"/>
              </w:rPr>
            </w:pPr>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1DDA9AA2" w14:textId="77777777" w:rsidR="00AB362F" w:rsidRPr="00F907F5" w:rsidRDefault="00AB362F" w:rsidP="00461DE9">
            <w:pPr>
              <w:jc w:val="center"/>
              <w:rPr>
                <w:rFonts w:cstheme="minorHAnsi"/>
                <w:b w:val="0"/>
                <w:bCs w:val="0"/>
                <w:iCs/>
                <w:szCs w:val="24"/>
              </w:rPr>
            </w:pPr>
            <w:r>
              <w:rPr>
                <w:rFonts w:cstheme="minorHAnsi"/>
                <w:iCs/>
                <w:szCs w:val="24"/>
                <w:rtl/>
              </w:rPr>
              <w:t>--</w:t>
            </w:r>
          </w:p>
        </w:tc>
      </w:tr>
      <w:tr w:rsidR="00AB362F" w:rsidRPr="005E2148" w14:paraId="3785BA20"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290FACE" w14:textId="77777777" w:rsidR="00AB362F" w:rsidRPr="00F90290" w:rsidRDefault="00AB362F" w:rsidP="00461DE9">
            <w:pPr>
              <w:jc w:val="center"/>
              <w:rPr>
                <w:rFonts w:cstheme="minorHAnsi"/>
                <w:szCs w:val="24"/>
                <w:rtl/>
              </w:rPr>
            </w:pPr>
            <w:r>
              <w:rPr>
                <w:rFonts w:cstheme="minorHAnsi"/>
                <w:szCs w:val="24"/>
              </w:rPr>
              <w:t>Post C</w:t>
            </w:r>
            <w:r w:rsidRPr="00F90290">
              <w:rPr>
                <w:rFonts w:cstheme="minorHAnsi"/>
                <w:szCs w:val="24"/>
              </w:rPr>
              <w:t>ondition: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EF27BD6" w14:textId="77777777" w:rsidR="00AB362F" w:rsidRPr="00F907F5" w:rsidRDefault="00AB362F" w:rsidP="00461DE9">
            <w:pPr>
              <w:rPr>
                <w:rFonts w:cstheme="minorHAnsi"/>
                <w:b w:val="0"/>
                <w:bCs w:val="0"/>
                <w:iCs/>
                <w:szCs w:val="24"/>
                <w:lang w:bidi="ar-SY"/>
              </w:rPr>
            </w:pPr>
          </w:p>
        </w:tc>
      </w:tr>
      <w:tr w:rsidR="00AB362F" w:rsidRPr="005E2148" w14:paraId="1A0131D3" w14:textId="77777777" w:rsidTr="00461DE9">
        <w:trPr>
          <w:cnfStyle w:val="010000000000" w:firstRow="0" w:lastRow="1"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042415B" w14:textId="77777777" w:rsidR="00AB362F" w:rsidRPr="00F90290" w:rsidRDefault="00AB362F" w:rsidP="00461DE9">
            <w:pPr>
              <w:jc w:val="center"/>
              <w:rPr>
                <w:rFonts w:cstheme="minorHAnsi"/>
                <w:szCs w:val="24"/>
              </w:rPr>
            </w:pPr>
            <w:r w:rsidRPr="00F90290">
              <w:rPr>
                <w:rFonts w:cstheme="minorHAnsi"/>
                <w:szCs w:val="24"/>
              </w:rPr>
              <w:t>Business Rule</w:t>
            </w:r>
            <w:r>
              <w:rPr>
                <w:rFonts w:cstheme="minorHAnsi"/>
                <w:szCs w:val="24"/>
              </w:rPr>
              <w:t>s</w:t>
            </w:r>
            <w:r w:rsidRPr="00F90290">
              <w:rPr>
                <w:rFonts w:cstheme="minorHAnsi"/>
                <w:szCs w:val="24"/>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28D210D5" w14:textId="77777777" w:rsidR="00AB362F" w:rsidRPr="00031F40" w:rsidRDefault="00AB362F" w:rsidP="003745E3">
            <w:pPr>
              <w:pStyle w:val="ListParagraph"/>
              <w:numPr>
                <w:ilvl w:val="0"/>
                <w:numId w:val="38"/>
              </w:numPr>
              <w:bidi w:val="0"/>
              <w:spacing w:line="240" w:lineRule="auto"/>
              <w:rPr>
                <w:rFonts w:ascii="Calibri" w:eastAsiaTheme="minorEastAsia" w:hAnsi="Calibri" w:cstheme="minorHAnsi"/>
                <w:b w:val="0"/>
                <w:bCs w:val="0"/>
                <w:iCs/>
                <w:color w:val="4D5154" w:themeColor="text1" w:themeTint="BF"/>
                <w:sz w:val="24"/>
                <w:szCs w:val="24"/>
              </w:rPr>
            </w:pPr>
            <w:r w:rsidRPr="00524979">
              <w:rPr>
                <w:rFonts w:ascii="Calibri" w:eastAsiaTheme="minorEastAsia" w:hAnsi="Calibri" w:cstheme="minorHAnsi"/>
                <w:b w:val="0"/>
                <w:bCs w:val="0"/>
                <w:iCs/>
                <w:color w:val="4D5154" w:themeColor="text1" w:themeTint="BF"/>
                <w:sz w:val="24"/>
                <w:szCs w:val="24"/>
              </w:rPr>
              <w:t xml:space="preserve">In case the ticket status is pending so the action details UI </w:t>
            </w:r>
            <w:r>
              <w:rPr>
                <w:rFonts w:ascii="Calibri" w:eastAsiaTheme="minorEastAsia" w:hAnsi="Calibri" w:cstheme="minorHAnsi"/>
                <w:b w:val="0"/>
                <w:bCs w:val="0"/>
                <w:iCs/>
                <w:color w:val="4D5154" w:themeColor="text1" w:themeTint="BF"/>
                <w:sz w:val="24"/>
                <w:szCs w:val="24"/>
              </w:rPr>
              <w:t>will be</w:t>
            </w:r>
            <w:r w:rsidRPr="00031F40">
              <w:rPr>
                <w:rFonts w:ascii="Calibri" w:eastAsiaTheme="minorEastAsia" w:hAnsi="Calibri" w:cstheme="minorHAnsi"/>
                <w:b w:val="0"/>
                <w:bCs w:val="0"/>
                <w:iCs/>
                <w:color w:val="4D5154" w:themeColor="text1" w:themeTint="BF"/>
                <w:sz w:val="24"/>
                <w:szCs w:val="24"/>
              </w:rPr>
              <w:t xml:space="preserve"> Read Only</w:t>
            </w:r>
            <w:r>
              <w:rPr>
                <w:rFonts w:ascii="Calibri" w:eastAsiaTheme="minorEastAsia" w:hAnsi="Calibri" w:cstheme="minorHAnsi"/>
                <w:b w:val="0"/>
                <w:bCs w:val="0"/>
                <w:iCs/>
                <w:color w:val="4D5154" w:themeColor="text1" w:themeTint="BF"/>
                <w:sz w:val="24"/>
                <w:szCs w:val="24"/>
              </w:rPr>
              <w:t>.</w:t>
            </w:r>
            <w:r w:rsidRPr="00031F40">
              <w:rPr>
                <w:rFonts w:ascii="Calibri" w:eastAsiaTheme="minorEastAsia" w:hAnsi="Calibri" w:cstheme="minorHAnsi"/>
                <w:b w:val="0"/>
                <w:bCs w:val="0"/>
                <w:iCs/>
                <w:color w:val="4D5154" w:themeColor="text1" w:themeTint="BF"/>
                <w:sz w:val="24"/>
                <w:szCs w:val="24"/>
              </w:rPr>
              <w:t xml:space="preserve"> </w:t>
            </w:r>
          </w:p>
          <w:p w14:paraId="1DDC8DE1" w14:textId="77777777" w:rsidR="00AB362F" w:rsidRDefault="00AB362F" w:rsidP="003745E3">
            <w:pPr>
              <w:pStyle w:val="ListParagraph"/>
              <w:numPr>
                <w:ilvl w:val="0"/>
                <w:numId w:val="38"/>
              </w:numPr>
              <w:bidi w:val="0"/>
              <w:spacing w:line="240" w:lineRule="auto"/>
              <w:rPr>
                <w:rFonts w:ascii="Calibri" w:eastAsiaTheme="minorEastAsia" w:hAnsi="Calibri" w:cstheme="minorHAnsi"/>
                <w:b w:val="0"/>
                <w:bCs w:val="0"/>
                <w:iCs/>
                <w:color w:val="4D5154" w:themeColor="text1" w:themeTint="BF"/>
                <w:sz w:val="24"/>
                <w:szCs w:val="24"/>
              </w:rPr>
            </w:pPr>
            <w:commentRangeStart w:id="168"/>
            <w:commentRangeStart w:id="169"/>
            <w:r>
              <w:rPr>
                <w:rFonts w:ascii="Calibri" w:eastAsiaTheme="minorEastAsia" w:hAnsi="Calibri" w:cstheme="minorHAnsi"/>
                <w:b w:val="0"/>
                <w:bCs w:val="0"/>
                <w:iCs/>
                <w:color w:val="4D5154" w:themeColor="text1" w:themeTint="BF"/>
                <w:sz w:val="24"/>
                <w:szCs w:val="24"/>
              </w:rPr>
              <w:t>In case t</w:t>
            </w:r>
            <w:r w:rsidRPr="00524979">
              <w:rPr>
                <w:rFonts w:ascii="Calibri" w:eastAsiaTheme="minorEastAsia" w:hAnsi="Calibri" w:cstheme="minorHAnsi"/>
                <w:b w:val="0"/>
                <w:bCs w:val="0"/>
                <w:iCs/>
                <w:color w:val="4D5154" w:themeColor="text1" w:themeTint="BF"/>
                <w:sz w:val="24"/>
                <w:szCs w:val="24"/>
              </w:rPr>
              <w:t>he ticket status is closed</w:t>
            </w:r>
            <w:r w:rsidRPr="00031F40">
              <w:rPr>
                <w:rFonts w:ascii="Calibri" w:eastAsiaTheme="minorEastAsia" w:hAnsi="Calibri" w:cstheme="minorHAnsi"/>
                <w:b w:val="0"/>
                <w:bCs w:val="0"/>
                <w:iCs/>
                <w:color w:val="4D5154" w:themeColor="text1" w:themeTint="BF"/>
                <w:sz w:val="24"/>
                <w:szCs w:val="24"/>
              </w:rPr>
              <w:t xml:space="preserve"> </w:t>
            </w:r>
            <w:r>
              <w:rPr>
                <w:rFonts w:ascii="Calibri" w:eastAsiaTheme="minorEastAsia" w:hAnsi="Calibri" w:cstheme="minorHAnsi"/>
                <w:b w:val="0"/>
                <w:bCs w:val="0"/>
                <w:iCs/>
                <w:color w:val="4D5154" w:themeColor="text1" w:themeTint="BF"/>
                <w:sz w:val="24"/>
                <w:szCs w:val="24"/>
              </w:rPr>
              <w:t>a</w:t>
            </w:r>
            <w:r w:rsidRPr="00031F40">
              <w:rPr>
                <w:rFonts w:ascii="Calibri" w:eastAsiaTheme="minorEastAsia" w:hAnsi="Calibri" w:cstheme="minorHAnsi"/>
                <w:b w:val="0"/>
                <w:bCs w:val="0"/>
                <w:iCs/>
                <w:color w:val="4D5154" w:themeColor="text1" w:themeTint="BF"/>
                <w:sz w:val="24"/>
                <w:szCs w:val="24"/>
              </w:rPr>
              <w:t xml:space="preserve">ction </w:t>
            </w:r>
            <w:r>
              <w:rPr>
                <w:rFonts w:ascii="Calibri" w:eastAsiaTheme="minorEastAsia" w:hAnsi="Calibri" w:cstheme="minorHAnsi"/>
                <w:b w:val="0"/>
                <w:bCs w:val="0"/>
                <w:iCs/>
                <w:color w:val="4D5154" w:themeColor="text1" w:themeTint="BF"/>
                <w:sz w:val="24"/>
                <w:szCs w:val="24"/>
              </w:rPr>
              <w:t>details button will be disabled.</w:t>
            </w:r>
          </w:p>
          <w:p w14:paraId="313BA3B1" w14:textId="6C9555DA" w:rsidR="00AB362F" w:rsidRDefault="00AB362F" w:rsidP="003745E3">
            <w:pPr>
              <w:pStyle w:val="ListParagraph"/>
              <w:numPr>
                <w:ilvl w:val="0"/>
                <w:numId w:val="38"/>
              </w:numPr>
              <w:bidi w:val="0"/>
              <w:spacing w:line="240" w:lineRule="auto"/>
              <w:jc w:val="both"/>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 xml:space="preserve">In </w:t>
            </w:r>
            <w:r w:rsidRPr="00A32CCC">
              <w:rPr>
                <w:rFonts w:ascii="Calibri" w:eastAsiaTheme="minorEastAsia" w:hAnsi="Calibri" w:cstheme="minorHAnsi"/>
                <w:b w:val="0"/>
                <w:bCs w:val="0"/>
                <w:iCs/>
                <w:color w:val="4D5154" w:themeColor="text1" w:themeTint="BF"/>
                <w:sz w:val="24"/>
                <w:szCs w:val="24"/>
              </w:rPr>
              <w:t>My request</w:t>
            </w:r>
            <w:r>
              <w:rPr>
                <w:rFonts w:ascii="Calibri" w:eastAsiaTheme="minorEastAsia" w:hAnsi="Calibri" w:cstheme="minorHAnsi"/>
                <w:b w:val="0"/>
                <w:bCs w:val="0"/>
                <w:iCs/>
                <w:color w:val="4D5154" w:themeColor="text1" w:themeTint="BF"/>
                <w:sz w:val="24"/>
                <w:szCs w:val="24"/>
              </w:rPr>
              <w:t>s</w:t>
            </w:r>
            <w:r w:rsidRPr="00A32CCC">
              <w:rPr>
                <w:rFonts w:ascii="Calibri" w:eastAsiaTheme="minorEastAsia" w:hAnsi="Calibri" w:cstheme="minorHAnsi"/>
                <w:b w:val="0"/>
                <w:bCs w:val="0"/>
                <w:iCs/>
                <w:color w:val="4D5154" w:themeColor="text1" w:themeTint="BF"/>
                <w:sz w:val="24"/>
                <w:szCs w:val="24"/>
              </w:rPr>
              <w:t xml:space="preserve"> and </w:t>
            </w:r>
            <w:r w:rsidR="008E32D6" w:rsidRPr="00A32CCC">
              <w:rPr>
                <w:rFonts w:ascii="Calibri" w:eastAsiaTheme="minorEastAsia" w:hAnsi="Calibri" w:cstheme="minorHAnsi"/>
                <w:b w:val="0"/>
                <w:bCs w:val="0"/>
                <w:iCs/>
                <w:color w:val="4D5154" w:themeColor="text1" w:themeTint="BF"/>
                <w:sz w:val="24"/>
                <w:szCs w:val="24"/>
              </w:rPr>
              <w:t>all</w:t>
            </w:r>
            <w:r w:rsidRPr="00A32CCC">
              <w:rPr>
                <w:rFonts w:ascii="Calibri" w:eastAsiaTheme="minorEastAsia" w:hAnsi="Calibri" w:cstheme="minorHAnsi"/>
                <w:b w:val="0"/>
                <w:bCs w:val="0"/>
                <w:iCs/>
                <w:color w:val="4D5154" w:themeColor="text1" w:themeTint="BF"/>
                <w:sz w:val="24"/>
                <w:szCs w:val="24"/>
              </w:rPr>
              <w:t xml:space="preserve"> requests UIs</w:t>
            </w:r>
            <w:r>
              <w:rPr>
                <w:rFonts w:ascii="Calibri" w:eastAsiaTheme="minorEastAsia" w:hAnsi="Calibri" w:cstheme="minorHAnsi"/>
                <w:b w:val="0"/>
                <w:bCs w:val="0"/>
                <w:iCs/>
                <w:color w:val="4D5154" w:themeColor="text1" w:themeTint="BF"/>
                <w:sz w:val="24"/>
                <w:szCs w:val="24"/>
              </w:rPr>
              <w:t>, a</w:t>
            </w:r>
            <w:r w:rsidRPr="00031F40">
              <w:rPr>
                <w:rFonts w:ascii="Calibri" w:eastAsiaTheme="minorEastAsia" w:hAnsi="Calibri" w:cstheme="minorHAnsi"/>
                <w:b w:val="0"/>
                <w:bCs w:val="0"/>
                <w:iCs/>
                <w:color w:val="4D5154" w:themeColor="text1" w:themeTint="BF"/>
                <w:sz w:val="24"/>
                <w:szCs w:val="24"/>
              </w:rPr>
              <w:t xml:space="preserve">ction </w:t>
            </w:r>
            <w:r>
              <w:rPr>
                <w:rFonts w:ascii="Calibri" w:eastAsiaTheme="minorEastAsia" w:hAnsi="Calibri" w:cstheme="minorHAnsi"/>
                <w:b w:val="0"/>
                <w:bCs w:val="0"/>
                <w:iCs/>
                <w:color w:val="4D5154" w:themeColor="text1" w:themeTint="BF"/>
                <w:sz w:val="24"/>
                <w:szCs w:val="24"/>
              </w:rPr>
              <w:t>details will be to display the details of the pending action.</w:t>
            </w:r>
            <w:commentRangeEnd w:id="168"/>
            <w:r w:rsidR="00B13B3C">
              <w:rPr>
                <w:rStyle w:val="CommentReference"/>
                <w:b w:val="0"/>
                <w:bCs w:val="0"/>
              </w:rPr>
              <w:commentReference w:id="168"/>
            </w:r>
            <w:commentRangeEnd w:id="169"/>
            <w:r w:rsidR="00275D24">
              <w:rPr>
                <w:rStyle w:val="CommentReference"/>
                <w:b w:val="0"/>
                <w:bCs w:val="0"/>
              </w:rPr>
              <w:commentReference w:id="169"/>
            </w:r>
          </w:p>
          <w:p w14:paraId="5803848E" w14:textId="39745D7D" w:rsidR="00AB362F" w:rsidRPr="00524979" w:rsidRDefault="00AB362F" w:rsidP="003745E3">
            <w:pPr>
              <w:pStyle w:val="ListParagraph"/>
              <w:numPr>
                <w:ilvl w:val="0"/>
                <w:numId w:val="38"/>
              </w:numPr>
              <w:bidi w:val="0"/>
              <w:spacing w:line="240" w:lineRule="auto"/>
              <w:jc w:val="both"/>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 xml:space="preserve">In case user wants to display the details </w:t>
            </w:r>
            <w:r w:rsidR="009740DC">
              <w:rPr>
                <w:rFonts w:ascii="Calibri" w:eastAsiaTheme="minorEastAsia" w:hAnsi="Calibri" w:cstheme="minorHAnsi"/>
                <w:b w:val="0"/>
                <w:bCs w:val="0"/>
                <w:iCs/>
                <w:color w:val="4D5154" w:themeColor="text1" w:themeTint="BF"/>
                <w:sz w:val="24"/>
                <w:szCs w:val="24"/>
              </w:rPr>
              <w:t>of</w:t>
            </w:r>
            <w:r>
              <w:rPr>
                <w:rFonts w:ascii="Calibri" w:eastAsiaTheme="minorEastAsia" w:hAnsi="Calibri" w:cstheme="minorHAnsi"/>
                <w:b w:val="0"/>
                <w:bCs w:val="0"/>
                <w:iCs/>
                <w:color w:val="4D5154" w:themeColor="text1" w:themeTint="BF"/>
                <w:sz w:val="24"/>
                <w:szCs w:val="24"/>
              </w:rPr>
              <w:t xml:space="preserve"> each action belong to the ticket, this will be through the Ticket Details UI, by clicking on the a</w:t>
            </w:r>
            <w:r w:rsidRPr="00031F40">
              <w:rPr>
                <w:rFonts w:ascii="Calibri" w:eastAsiaTheme="minorEastAsia" w:hAnsi="Calibri" w:cstheme="minorHAnsi"/>
                <w:b w:val="0"/>
                <w:bCs w:val="0"/>
                <w:iCs/>
                <w:color w:val="4D5154" w:themeColor="text1" w:themeTint="BF"/>
                <w:sz w:val="24"/>
                <w:szCs w:val="24"/>
              </w:rPr>
              <w:t xml:space="preserve">ction </w:t>
            </w:r>
            <w:r>
              <w:rPr>
                <w:rFonts w:ascii="Calibri" w:eastAsiaTheme="minorEastAsia" w:hAnsi="Calibri" w:cstheme="minorHAnsi"/>
                <w:b w:val="0"/>
                <w:bCs w:val="0"/>
                <w:iCs/>
                <w:color w:val="4D5154" w:themeColor="text1" w:themeTint="BF"/>
                <w:sz w:val="24"/>
                <w:szCs w:val="24"/>
              </w:rPr>
              <w:t>details button next to each displayed action.</w:t>
            </w:r>
          </w:p>
        </w:tc>
      </w:tr>
    </w:tbl>
    <w:p w14:paraId="3AE13741" w14:textId="77777777" w:rsidR="00AB362F" w:rsidRDefault="00AB362F" w:rsidP="00AB362F"/>
    <w:p w14:paraId="6D119D04" w14:textId="77777777" w:rsidR="00AB362F" w:rsidRDefault="00AB362F" w:rsidP="003745E3">
      <w:pPr>
        <w:pStyle w:val="Heading6"/>
        <w:numPr>
          <w:ilvl w:val="0"/>
          <w:numId w:val="42"/>
        </w:numPr>
      </w:pPr>
      <w:r>
        <w:t>Escalate Pending Action</w:t>
      </w:r>
      <w:r w:rsidRPr="0081167D">
        <w:rPr>
          <w:rFonts w:cstheme="minorHAnsi"/>
          <w:iCs/>
          <w:szCs w:val="24"/>
        </w:rPr>
        <w:t xml:space="preserve"> Use Case</w:t>
      </w:r>
    </w:p>
    <w:p w14:paraId="57C18B94" w14:textId="77777777" w:rsidR="00AB362F" w:rsidRDefault="00AB362F" w:rsidP="00AB362F"/>
    <w:tbl>
      <w:tblPr>
        <w:tblStyle w:val="GridTable1Light"/>
        <w:tblW w:w="9085" w:type="dxa"/>
        <w:jc w:val="center"/>
        <w:tblLook w:val="01E0" w:firstRow="1" w:lastRow="1" w:firstColumn="1" w:lastColumn="1" w:noHBand="0" w:noVBand="0"/>
      </w:tblPr>
      <w:tblGrid>
        <w:gridCol w:w="2419"/>
        <w:gridCol w:w="3183"/>
        <w:gridCol w:w="3483"/>
      </w:tblGrid>
      <w:tr w:rsidR="00AB362F" w:rsidRPr="005E2148" w14:paraId="3AF69452" w14:textId="77777777" w:rsidTr="00461DE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714809C" w14:textId="77777777" w:rsidR="00AB362F" w:rsidRPr="00F90290" w:rsidRDefault="00AB362F" w:rsidP="00461DE9">
            <w:pPr>
              <w:jc w:val="center"/>
              <w:rPr>
                <w:rFonts w:cstheme="minorHAnsi"/>
                <w:szCs w:val="24"/>
              </w:rPr>
            </w:pPr>
            <w:r w:rsidRPr="00F90290">
              <w:rPr>
                <w:rFonts w:cstheme="minorHAnsi"/>
                <w:szCs w:val="24"/>
              </w:rPr>
              <w:br w:type="page"/>
            </w:r>
            <w:r w:rsidRPr="006A13AA">
              <w:rPr>
                <w:rFonts w:cstheme="minorHAnsi"/>
                <w:szCs w:val="24"/>
              </w:rPr>
              <w:t>ID</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2896C454" w14:textId="77777777" w:rsidR="00AB362F" w:rsidRPr="00FA3743" w:rsidRDefault="00AB362F" w:rsidP="00461DE9">
            <w:pPr>
              <w:jc w:val="center"/>
              <w:rPr>
                <w:rFonts w:cstheme="minorHAnsi"/>
                <w:iCs/>
                <w:color w:val="282660" w:themeColor="text2"/>
                <w:sz w:val="28"/>
                <w:szCs w:val="28"/>
              </w:rPr>
            </w:pPr>
            <w:r>
              <w:rPr>
                <w:rFonts w:eastAsiaTheme="minorHAnsi" w:cstheme="minorHAnsi"/>
                <w:iCs/>
                <w:szCs w:val="24"/>
                <w:lang w:bidi="ar-SY"/>
              </w:rPr>
              <w:t>4</w:t>
            </w:r>
          </w:p>
        </w:tc>
      </w:tr>
      <w:tr w:rsidR="00AB362F" w:rsidRPr="00F90290" w14:paraId="269B7DFD"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0A4E469" w14:textId="77777777" w:rsidR="00AB362F" w:rsidRPr="00F90290" w:rsidRDefault="00AB362F" w:rsidP="00461DE9">
            <w:pPr>
              <w:jc w:val="center"/>
              <w:rPr>
                <w:rFonts w:cstheme="minorHAnsi"/>
                <w:szCs w:val="24"/>
              </w:rPr>
            </w:pPr>
            <w:r w:rsidRPr="00F90290">
              <w:rPr>
                <w:rFonts w:cstheme="minorHAnsi"/>
                <w:szCs w:val="24"/>
              </w:rPr>
              <w:t>Name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70DB42B8" w14:textId="77777777" w:rsidR="00AB362F" w:rsidRPr="00E00608" w:rsidRDefault="00AB362F" w:rsidP="00461DE9">
            <w:pPr>
              <w:jc w:val="center"/>
              <w:rPr>
                <w:b w:val="0"/>
                <w:bCs w:val="0"/>
                <w:rtl/>
                <w:lang w:bidi="ar-SY"/>
              </w:rPr>
            </w:pPr>
            <w:r w:rsidRPr="00E00608">
              <w:rPr>
                <w:b w:val="0"/>
                <w:bCs w:val="0"/>
              </w:rPr>
              <w:t>Escalate Pending Action</w:t>
            </w:r>
          </w:p>
        </w:tc>
      </w:tr>
      <w:tr w:rsidR="00AB362F" w:rsidRPr="00F90290" w14:paraId="33EE37DC"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63D112D" w14:textId="77777777" w:rsidR="00AB362F" w:rsidRPr="00F90290" w:rsidRDefault="00AB362F" w:rsidP="00461DE9">
            <w:pPr>
              <w:jc w:val="center"/>
              <w:rPr>
                <w:rFonts w:cstheme="minorHAnsi"/>
                <w:szCs w:val="24"/>
              </w:rPr>
            </w:pPr>
            <w:r w:rsidRPr="00F90290">
              <w:rPr>
                <w:rFonts w:cstheme="minorHAnsi"/>
                <w:szCs w:val="24"/>
              </w:rPr>
              <w:t>Version</w:t>
            </w:r>
            <w:r>
              <w:rPr>
                <w:rFonts w:cstheme="minorHAnsi"/>
                <w:szCs w:val="24"/>
              </w:rPr>
              <w:t xml:space="preserve"> Date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5FC8C303" w14:textId="77777777" w:rsidR="00AB362F" w:rsidRPr="004F4C7F" w:rsidRDefault="00AB362F" w:rsidP="00461DE9">
            <w:pPr>
              <w:jc w:val="center"/>
              <w:rPr>
                <w:b w:val="0"/>
                <w:bCs w:val="0"/>
              </w:rPr>
            </w:pPr>
            <w:r>
              <w:rPr>
                <w:b w:val="0"/>
                <w:bCs w:val="0"/>
              </w:rPr>
              <w:t>26</w:t>
            </w:r>
            <w:r w:rsidRPr="004F4C7F">
              <w:rPr>
                <w:b w:val="0"/>
                <w:bCs w:val="0"/>
              </w:rPr>
              <w:t>/</w:t>
            </w:r>
            <w:r>
              <w:rPr>
                <w:b w:val="0"/>
                <w:bCs w:val="0"/>
              </w:rPr>
              <w:t>12</w:t>
            </w:r>
            <w:r w:rsidRPr="004F4C7F">
              <w:rPr>
                <w:b w:val="0"/>
                <w:bCs w:val="0"/>
              </w:rPr>
              <w:t>/2021</w:t>
            </w:r>
          </w:p>
        </w:tc>
      </w:tr>
      <w:tr w:rsidR="00AB362F" w:rsidRPr="005E2148" w14:paraId="185B3530" w14:textId="77777777" w:rsidTr="00461DE9">
        <w:trPr>
          <w:trHeight w:val="56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4E1D0BB"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Brief Description: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6117FA8" w14:textId="77777777" w:rsidR="00AB362F" w:rsidRPr="004F4C7F" w:rsidRDefault="00AB362F" w:rsidP="00461DE9">
            <w:pPr>
              <w:jc w:val="both"/>
              <w:rPr>
                <w:b w:val="0"/>
                <w:bCs w:val="0"/>
              </w:rPr>
            </w:pPr>
            <w:commentRangeStart w:id="170"/>
            <w:commentRangeStart w:id="171"/>
            <w:r w:rsidRPr="004F4C7F">
              <w:rPr>
                <w:b w:val="0"/>
                <w:bCs w:val="0"/>
                <w:lang w:bidi="ar-SY"/>
              </w:rPr>
              <w:t xml:space="preserve">This use case represents </w:t>
            </w:r>
            <w:r>
              <w:rPr>
                <w:b w:val="0"/>
                <w:bCs w:val="0"/>
                <w:lang w:bidi="ar-SY"/>
              </w:rPr>
              <w:t>escalating pending action to the uppers of its custody</w:t>
            </w:r>
            <w:r w:rsidRPr="00A23A72">
              <w:rPr>
                <w:b w:val="0"/>
                <w:bCs w:val="0"/>
                <w:lang w:bidi="ar-SY"/>
              </w:rPr>
              <w:t>.</w:t>
            </w:r>
            <w:commentRangeEnd w:id="170"/>
            <w:r w:rsidR="000610FA">
              <w:rPr>
                <w:rStyle w:val="CommentReference"/>
                <w:rFonts w:asciiTheme="minorHAnsi" w:eastAsiaTheme="minorHAnsi" w:hAnsiTheme="minorHAnsi"/>
                <w:b w:val="0"/>
                <w:bCs w:val="0"/>
                <w:color w:val="auto"/>
              </w:rPr>
              <w:commentReference w:id="170"/>
            </w:r>
            <w:commentRangeEnd w:id="171"/>
            <w:r w:rsidR="001F563A">
              <w:rPr>
                <w:rStyle w:val="CommentReference"/>
                <w:rFonts w:asciiTheme="minorHAnsi" w:eastAsiaTheme="minorHAnsi" w:hAnsiTheme="minorHAnsi"/>
                <w:b w:val="0"/>
                <w:bCs w:val="0"/>
                <w:color w:val="auto"/>
              </w:rPr>
              <w:commentReference w:id="171"/>
            </w:r>
          </w:p>
        </w:tc>
      </w:tr>
      <w:tr w:rsidR="00AB362F" w:rsidRPr="005E2148" w14:paraId="4E086781" w14:textId="77777777" w:rsidTr="00461DE9">
        <w:trPr>
          <w:trHeight w:val="853"/>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E142E4D"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Business [System] Trigger:</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67414531" w14:textId="77777777" w:rsidR="00AB362F" w:rsidRPr="004F4C7F" w:rsidRDefault="00AB362F" w:rsidP="00461DE9">
            <w:pPr>
              <w:jc w:val="both"/>
              <w:rPr>
                <w:b w:val="0"/>
                <w:bCs w:val="0"/>
                <w:i/>
                <w:lang w:bidi="ar-SY"/>
              </w:rPr>
            </w:pPr>
            <w:r w:rsidRPr="004F4C7F">
              <w:rPr>
                <w:b w:val="0"/>
                <w:bCs w:val="0"/>
                <w:lang w:bidi="ar-SY"/>
              </w:rPr>
              <w:t>User want</w:t>
            </w:r>
            <w:r>
              <w:rPr>
                <w:b w:val="0"/>
                <w:bCs w:val="0"/>
                <w:lang w:bidi="ar-SY"/>
              </w:rPr>
              <w:t>s</w:t>
            </w:r>
            <w:r w:rsidRPr="004F4C7F">
              <w:rPr>
                <w:b w:val="0"/>
                <w:bCs w:val="0"/>
                <w:lang w:bidi="ar-SY"/>
              </w:rPr>
              <w:t xml:space="preserve"> to </w:t>
            </w:r>
            <w:r>
              <w:rPr>
                <w:b w:val="0"/>
                <w:bCs w:val="0"/>
                <w:lang w:bidi="ar-SY"/>
              </w:rPr>
              <w:t>escalate the pending action to the uppers of its custody</w:t>
            </w:r>
            <w:r w:rsidRPr="004F4C7F">
              <w:rPr>
                <w:b w:val="0"/>
                <w:bCs w:val="0"/>
                <w:lang w:bidi="ar-SY"/>
              </w:rPr>
              <w:t>.</w:t>
            </w:r>
          </w:p>
        </w:tc>
      </w:tr>
      <w:tr w:rsidR="00AB362F" w:rsidRPr="005E2148" w14:paraId="6B809C22" w14:textId="77777777" w:rsidTr="00461DE9">
        <w:trPr>
          <w:trHeight w:val="440"/>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3779F9F"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Preconditions: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F3375D9" w14:textId="77777777" w:rsidR="00AB362F" w:rsidRPr="000C4BE1" w:rsidRDefault="00AB362F" w:rsidP="00461DE9">
            <w:pPr>
              <w:rPr>
                <w:b w:val="0"/>
                <w:bCs w:val="0"/>
                <w:lang w:bidi="ar-SY"/>
              </w:rPr>
            </w:pPr>
            <w:r w:rsidRPr="000C4BE1">
              <w:rPr>
                <w:b w:val="0"/>
                <w:bCs w:val="0"/>
                <w:lang w:bidi="ar-SY"/>
              </w:rPr>
              <w:t>User has to have a permission to access this UI.</w:t>
            </w:r>
          </w:p>
          <w:p w14:paraId="443CCC90" w14:textId="77777777" w:rsidR="00AB362F" w:rsidRPr="004F4C7F" w:rsidRDefault="00AB362F" w:rsidP="00461DE9">
            <w:pPr>
              <w:pStyle w:val="ListParagraph"/>
              <w:bidi w:val="0"/>
              <w:spacing w:line="240" w:lineRule="auto"/>
              <w:ind w:left="360"/>
              <w:rPr>
                <w:b w:val="0"/>
                <w:bCs w:val="0"/>
                <w:lang w:bidi="ar-SY"/>
              </w:rPr>
            </w:pPr>
          </w:p>
        </w:tc>
      </w:tr>
      <w:tr w:rsidR="00AB362F" w:rsidRPr="005E2148" w14:paraId="255456C5"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FF2ACCD"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Assumptions: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BDC1667" w14:textId="77777777" w:rsidR="00AB362F" w:rsidRPr="00ED41A0" w:rsidRDefault="00AB362F" w:rsidP="00461DE9">
            <w:pPr>
              <w:jc w:val="center"/>
              <w:rPr>
                <w:lang w:bidi="ar-SY"/>
              </w:rPr>
            </w:pPr>
            <w:r w:rsidRPr="00ED41A0">
              <w:rPr>
                <w:lang w:bidi="ar-SY"/>
              </w:rPr>
              <w:t>-</w:t>
            </w:r>
          </w:p>
        </w:tc>
      </w:tr>
      <w:tr w:rsidR="00AB362F" w:rsidRPr="005E2148" w14:paraId="669909DC" w14:textId="77777777" w:rsidTr="00461DE9">
        <w:trPr>
          <w:trHeight w:val="44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F9185E1"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Actor(s):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CC9D90F" w14:textId="77777777" w:rsidR="00AB362F" w:rsidRPr="004F4C7F" w:rsidRDefault="00AB362F" w:rsidP="00461DE9">
            <w:pPr>
              <w:rPr>
                <w:b w:val="0"/>
                <w:bCs w:val="0"/>
                <w:lang w:bidi="ar-SY"/>
              </w:rPr>
            </w:pPr>
            <w:r w:rsidRPr="004F4C7F">
              <w:rPr>
                <w:b w:val="0"/>
                <w:bCs w:val="0"/>
                <w:lang w:bidi="ar-SY"/>
              </w:rPr>
              <w:t>Admin, Permitted User</w:t>
            </w:r>
          </w:p>
        </w:tc>
      </w:tr>
      <w:tr w:rsidR="00AB362F" w:rsidRPr="005E2148" w14:paraId="5C4B678E" w14:textId="77777777" w:rsidTr="00461DE9">
        <w:trPr>
          <w:trHeight w:val="465"/>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81C2F0A"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Priority:</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0C455E9D" w14:textId="77777777" w:rsidR="00AB362F" w:rsidRPr="004F4C7F" w:rsidRDefault="00AB362F" w:rsidP="00461DE9">
            <w:pPr>
              <w:rPr>
                <w:b w:val="0"/>
                <w:bCs w:val="0"/>
              </w:rPr>
            </w:pPr>
            <w:r w:rsidRPr="004F4C7F">
              <w:rPr>
                <w:b w:val="0"/>
                <w:bCs w:val="0"/>
              </w:rPr>
              <w:t>High</w:t>
            </w:r>
          </w:p>
        </w:tc>
      </w:tr>
      <w:tr w:rsidR="00AB362F" w:rsidRPr="005E2148" w14:paraId="56A1E355" w14:textId="77777777" w:rsidTr="00461DE9">
        <w:trPr>
          <w:trHeight w:val="432"/>
          <w:jc w:val="center"/>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53D0871B" w14:textId="77777777" w:rsidR="00AB362F" w:rsidRPr="00F90290" w:rsidRDefault="00AB362F" w:rsidP="00461DE9">
            <w:pPr>
              <w:pBdr>
                <w:left w:val="single" w:sz="18" w:space="4" w:color="auto"/>
              </w:pBdr>
              <w:jc w:val="center"/>
              <w:rPr>
                <w:rFonts w:cstheme="minorHAnsi"/>
                <w:szCs w:val="24"/>
              </w:rPr>
            </w:pPr>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p>
        </w:tc>
        <w:tc>
          <w:tcPr>
            <w:tcW w:w="3183" w:type="dxa"/>
            <w:shd w:val="clear" w:color="auto" w:fill="E6E7E8" w:themeFill="text1" w:themeFillTint="1A"/>
          </w:tcPr>
          <w:p w14:paraId="01DBEC75" w14:textId="77777777" w:rsidR="00AB362F" w:rsidRPr="00F907F5" w:rsidRDefault="00AB362F" w:rsidP="00461DE9">
            <w:pPr>
              <w:jc w:val="center"/>
              <w:cnfStyle w:val="000000000000" w:firstRow="0" w:lastRow="0" w:firstColumn="0" w:lastColumn="0" w:oddVBand="0" w:evenVBand="0" w:oddHBand="0" w:evenHBand="0" w:firstRowFirstColumn="0" w:firstRowLastColumn="0" w:lastRowFirstColumn="0" w:lastRowLastColumn="0"/>
              <w:rPr>
                <w:rFonts w:cstheme="minorHAnsi"/>
                <w:b/>
                <w:bCs/>
                <w:iCs/>
                <w:szCs w:val="24"/>
              </w:rPr>
            </w:pPr>
            <w:r w:rsidRPr="00F907F5">
              <w:rPr>
                <w:rFonts w:cstheme="minorHAnsi"/>
                <w:b/>
                <w:bCs/>
                <w:iCs/>
                <w:szCs w:val="24"/>
              </w:rPr>
              <w:t>Actor Action</w:t>
            </w:r>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6D0AE937" w14:textId="77777777" w:rsidR="00AB362F" w:rsidRPr="00F907F5" w:rsidRDefault="00AB362F" w:rsidP="00461DE9">
            <w:pPr>
              <w:jc w:val="center"/>
              <w:rPr>
                <w:rFonts w:cstheme="minorHAnsi"/>
                <w:iCs/>
                <w:szCs w:val="24"/>
              </w:rPr>
            </w:pPr>
            <w:r w:rsidRPr="00F907F5">
              <w:rPr>
                <w:rFonts w:cstheme="minorHAnsi"/>
                <w:iCs/>
                <w:szCs w:val="24"/>
              </w:rPr>
              <w:t>System Response</w:t>
            </w:r>
          </w:p>
        </w:tc>
      </w:tr>
      <w:tr w:rsidR="00AB362F" w:rsidRPr="005E2148" w14:paraId="15AD8C97" w14:textId="77777777" w:rsidTr="00461DE9">
        <w:trPr>
          <w:trHeight w:val="1547"/>
          <w:jc w:val="center"/>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1B9B2A7E" w14:textId="77777777" w:rsidR="00AB362F" w:rsidRPr="00F90290" w:rsidRDefault="00AB362F" w:rsidP="00461DE9">
            <w:pPr>
              <w:pBdr>
                <w:left w:val="single" w:sz="18" w:space="4" w:color="auto"/>
              </w:pBdr>
              <w:jc w:val="center"/>
              <w:rPr>
                <w:rFonts w:cstheme="minorHAnsi"/>
                <w:szCs w:val="24"/>
              </w:rPr>
            </w:pPr>
          </w:p>
        </w:tc>
        <w:tc>
          <w:tcPr>
            <w:tcW w:w="3183" w:type="dxa"/>
          </w:tcPr>
          <w:p w14:paraId="2AB9EBDB" w14:textId="4C086FCD" w:rsidR="00AB362F" w:rsidRPr="00F03C46"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765826">
              <w:rPr>
                <w:rFonts w:cstheme="minorHAnsi"/>
                <w:b/>
                <w:bCs/>
                <w:iCs/>
                <w:szCs w:val="24"/>
              </w:rPr>
              <w:t>Step 1</w:t>
            </w:r>
            <w:r w:rsidRPr="00F907F5">
              <w:rPr>
                <w:rFonts w:cstheme="minorHAnsi"/>
                <w:iCs/>
                <w:szCs w:val="24"/>
              </w:rPr>
              <w:t xml:space="preserve">: </w:t>
            </w:r>
            <w:r w:rsidRPr="00F03C46">
              <w:rPr>
                <w:rFonts w:cstheme="minorHAnsi"/>
                <w:iCs/>
                <w:strike/>
                <w:szCs w:val="24"/>
              </w:rPr>
              <w:t xml:space="preserve">user will click on </w:t>
            </w:r>
            <w:r w:rsidRPr="00F03C46">
              <w:rPr>
                <w:strike/>
              </w:rPr>
              <w:t>the escalate button under Management column;</w:t>
            </w:r>
            <w:r w:rsidR="00F03C46">
              <w:rPr>
                <w:strike/>
              </w:rPr>
              <w:t xml:space="preserve"> </w:t>
            </w:r>
            <w:r w:rsidR="00F03C46">
              <w:t>system will check if the period</w:t>
            </w:r>
          </w:p>
          <w:p w14:paraId="399A005C"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40C8E0E"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50B2979C"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Pr>
                <w:rFonts w:cstheme="minorHAnsi"/>
                <w:iCs/>
                <w:szCs w:val="24"/>
              </w:rPr>
              <w:t xml:space="preserve"> </w:t>
            </w:r>
          </w:p>
          <w:p w14:paraId="6E6F246B"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38D51A87"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6267780B" w14:textId="77777777" w:rsidR="00AB362F" w:rsidRPr="00F03C46"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trike/>
                <w:szCs w:val="24"/>
              </w:rPr>
            </w:pPr>
            <w:r w:rsidRPr="00F03C46">
              <w:rPr>
                <w:rFonts w:cstheme="minorHAnsi"/>
                <w:iCs/>
                <w:strike/>
                <w:szCs w:val="24"/>
              </w:rPr>
              <w:t>User will be able to escalate the pending action many times considering the required business rules.</w:t>
            </w:r>
          </w:p>
          <w:p w14:paraId="36753761" w14:textId="77777777" w:rsidR="00AB362F" w:rsidRPr="00F907F5"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p>
        </w:tc>
        <w:tc>
          <w:tcPr>
            <w:cnfStyle w:val="000100000000" w:firstRow="0" w:lastRow="0" w:firstColumn="0" w:lastColumn="1" w:oddVBand="0" w:evenVBand="0" w:oddHBand="0" w:evenHBand="0" w:firstRowFirstColumn="0" w:firstRowLastColumn="0" w:lastRowFirstColumn="0" w:lastRowLastColumn="0"/>
            <w:tcW w:w="3483" w:type="dxa"/>
          </w:tcPr>
          <w:p w14:paraId="49DA67F8" w14:textId="77777777" w:rsidR="00AB362F" w:rsidRPr="00F907F5" w:rsidRDefault="00AB362F" w:rsidP="00461DE9">
            <w:pPr>
              <w:rPr>
                <w:rFonts w:cstheme="minorHAnsi"/>
                <w:b w:val="0"/>
                <w:bCs w:val="0"/>
                <w:iCs/>
                <w:szCs w:val="24"/>
              </w:rPr>
            </w:pPr>
          </w:p>
          <w:p w14:paraId="5AD365DD" w14:textId="77777777" w:rsidR="00AB362F" w:rsidRDefault="00AB362F" w:rsidP="00461DE9">
            <w:pPr>
              <w:rPr>
                <w:rFonts w:cstheme="minorHAnsi"/>
                <w:iCs/>
                <w:szCs w:val="24"/>
              </w:rPr>
            </w:pPr>
          </w:p>
          <w:p w14:paraId="124F949E" w14:textId="12CA603E" w:rsidR="00F03C46" w:rsidRDefault="00F03C46" w:rsidP="00F03C46">
            <w:pPr>
              <w:rPr>
                <w:b w:val="0"/>
                <w:bCs w:val="0"/>
              </w:rPr>
            </w:pPr>
            <w:r>
              <w:rPr>
                <w:rFonts w:cstheme="minorHAnsi"/>
                <w:iCs/>
                <w:szCs w:val="24"/>
              </w:rPr>
              <w:t xml:space="preserve">Step1: </w:t>
            </w:r>
            <w:r>
              <w:rPr>
                <w:b w:val="0"/>
                <w:bCs w:val="0"/>
              </w:rPr>
              <w:t>system will check if the action period is finished.</w:t>
            </w:r>
          </w:p>
          <w:p w14:paraId="78DAF646" w14:textId="7785DC81" w:rsidR="00F03C46" w:rsidRDefault="00F03C46" w:rsidP="00F03C46">
            <w:pPr>
              <w:rPr>
                <w:b w:val="0"/>
                <w:bCs w:val="0"/>
              </w:rPr>
            </w:pPr>
          </w:p>
          <w:p w14:paraId="796D3ACB" w14:textId="315BBA89" w:rsidR="00F03C46" w:rsidRDefault="00F03C46" w:rsidP="00F03C46">
            <w:pPr>
              <w:rPr>
                <w:b w:val="0"/>
                <w:bCs w:val="0"/>
              </w:rPr>
            </w:pPr>
            <w:r>
              <w:rPr>
                <w:rFonts w:cstheme="minorHAnsi"/>
                <w:iCs/>
                <w:szCs w:val="24"/>
              </w:rPr>
              <w:t xml:space="preserve">Step2: </w:t>
            </w:r>
            <w:r>
              <w:rPr>
                <w:b w:val="0"/>
                <w:bCs w:val="0"/>
              </w:rPr>
              <w:t xml:space="preserve">system will check if the escalation was not executed before for this action. </w:t>
            </w:r>
          </w:p>
          <w:p w14:paraId="187D4124" w14:textId="77777777" w:rsidR="00F03C46" w:rsidRDefault="00F03C46" w:rsidP="00F03C46">
            <w:pPr>
              <w:rPr>
                <w:b w:val="0"/>
                <w:bCs w:val="0"/>
              </w:rPr>
            </w:pPr>
          </w:p>
          <w:p w14:paraId="270FF5EF" w14:textId="46DF90E8" w:rsidR="00F03C46" w:rsidRPr="00F03C46" w:rsidRDefault="00F03C46" w:rsidP="00F03C46">
            <w:pPr>
              <w:rPr>
                <w:b w:val="0"/>
                <w:bCs w:val="0"/>
              </w:rPr>
            </w:pPr>
            <w:r w:rsidRPr="00F03C46">
              <w:t>Option1:</w:t>
            </w:r>
            <w:r>
              <w:t xml:space="preserve"> </w:t>
            </w:r>
            <w:r>
              <w:rPr>
                <w:b w:val="0"/>
                <w:bCs w:val="0"/>
              </w:rPr>
              <w:t xml:space="preserve">if it is </w:t>
            </w:r>
            <w:r>
              <w:rPr>
                <w:rFonts w:cstheme="minorHAnsi"/>
                <w:b w:val="0"/>
                <w:bCs w:val="0"/>
                <w:iCs/>
                <w:szCs w:val="24"/>
              </w:rPr>
              <w:t>e</w:t>
            </w:r>
            <w:r w:rsidRPr="00585670">
              <w:rPr>
                <w:rFonts w:cstheme="minorHAnsi"/>
                <w:b w:val="0"/>
                <w:bCs w:val="0"/>
                <w:iCs/>
                <w:szCs w:val="24"/>
              </w:rPr>
              <w:t xml:space="preserve">scalation </w:t>
            </w:r>
            <w:r>
              <w:rPr>
                <w:rFonts w:cstheme="minorHAnsi"/>
                <w:b w:val="0"/>
                <w:bCs w:val="0"/>
                <w:iCs/>
                <w:szCs w:val="24"/>
              </w:rPr>
              <w:t>for the first time:</w:t>
            </w:r>
          </w:p>
          <w:p w14:paraId="65692A96" w14:textId="77777777" w:rsidR="00F03C46" w:rsidRPr="00F03C46" w:rsidRDefault="00F03C46" w:rsidP="00F03C46">
            <w:pPr>
              <w:rPr>
                <w:rFonts w:cstheme="minorHAnsi"/>
                <w:iCs/>
                <w:szCs w:val="24"/>
              </w:rPr>
            </w:pPr>
          </w:p>
          <w:p w14:paraId="7AF7C824" w14:textId="2695B4AA" w:rsidR="00AB362F" w:rsidRDefault="00AB362F" w:rsidP="00461DE9">
            <w:pPr>
              <w:rPr>
                <w:rFonts w:cstheme="minorHAnsi"/>
                <w:iCs/>
                <w:szCs w:val="24"/>
              </w:rPr>
            </w:pPr>
          </w:p>
          <w:p w14:paraId="0EC60CC2" w14:textId="4878B285" w:rsidR="00AB362F" w:rsidRDefault="00AB362F" w:rsidP="00F03C46">
            <w:pPr>
              <w:rPr>
                <w:rFonts w:cstheme="minorHAnsi"/>
                <w:b w:val="0"/>
                <w:bCs w:val="0"/>
                <w:iCs/>
                <w:szCs w:val="24"/>
              </w:rPr>
            </w:pPr>
            <w:r w:rsidRPr="00D414D7">
              <w:rPr>
                <w:rFonts w:cstheme="minorHAnsi"/>
                <w:iCs/>
                <w:szCs w:val="24"/>
              </w:rPr>
              <w:t xml:space="preserve">Step </w:t>
            </w:r>
            <w:r w:rsidR="00F03C46">
              <w:rPr>
                <w:rFonts w:cstheme="minorHAnsi"/>
                <w:iCs/>
                <w:szCs w:val="24"/>
              </w:rPr>
              <w:t>1.1</w:t>
            </w:r>
            <w:r w:rsidRPr="00F907F5">
              <w:rPr>
                <w:rFonts w:cstheme="minorHAnsi"/>
                <w:iCs/>
                <w:szCs w:val="24"/>
              </w:rPr>
              <w:t xml:space="preserve">: </w:t>
            </w:r>
            <w:r w:rsidRPr="00E06A14">
              <w:rPr>
                <w:rFonts w:cstheme="minorHAnsi"/>
                <w:b w:val="0"/>
                <w:bCs w:val="0"/>
                <w:iCs/>
                <w:szCs w:val="24"/>
              </w:rPr>
              <w:t xml:space="preserve">system will </w:t>
            </w:r>
            <w:r>
              <w:rPr>
                <w:rFonts w:cstheme="minorHAnsi"/>
                <w:b w:val="0"/>
                <w:bCs w:val="0"/>
                <w:iCs/>
                <w:szCs w:val="24"/>
              </w:rPr>
              <w:t>send an escalation mail to the uppers of the custody who are responsible for executing this pending action.</w:t>
            </w:r>
          </w:p>
          <w:p w14:paraId="5EE435BB" w14:textId="77777777" w:rsidR="00AB362F" w:rsidRDefault="00AB362F" w:rsidP="00461DE9">
            <w:pPr>
              <w:rPr>
                <w:rFonts w:cstheme="minorHAnsi"/>
                <w:b w:val="0"/>
                <w:bCs w:val="0"/>
                <w:iCs/>
                <w:szCs w:val="24"/>
              </w:rPr>
            </w:pPr>
          </w:p>
          <w:p w14:paraId="1CAAC2D4" w14:textId="1CA3F16A" w:rsidR="00F03C46" w:rsidRPr="00F03C46" w:rsidRDefault="00F03C46" w:rsidP="00F03C46">
            <w:pPr>
              <w:rPr>
                <w:b w:val="0"/>
                <w:bCs w:val="0"/>
              </w:rPr>
            </w:pPr>
            <w:r w:rsidRPr="00F03C46">
              <w:t>Option</w:t>
            </w:r>
            <w:r>
              <w:t>2</w:t>
            </w:r>
            <w:r w:rsidRPr="00F03C46">
              <w:t>:</w:t>
            </w:r>
            <w:r>
              <w:t xml:space="preserve"> </w:t>
            </w:r>
            <w:r>
              <w:rPr>
                <w:b w:val="0"/>
                <w:bCs w:val="0"/>
              </w:rPr>
              <w:t xml:space="preserve">if it is not </w:t>
            </w:r>
            <w:r>
              <w:rPr>
                <w:rFonts w:cstheme="minorHAnsi"/>
                <w:b w:val="0"/>
                <w:bCs w:val="0"/>
                <w:iCs/>
                <w:szCs w:val="24"/>
              </w:rPr>
              <w:t>e</w:t>
            </w:r>
            <w:r w:rsidRPr="00585670">
              <w:rPr>
                <w:rFonts w:cstheme="minorHAnsi"/>
                <w:b w:val="0"/>
                <w:bCs w:val="0"/>
                <w:iCs/>
                <w:szCs w:val="24"/>
              </w:rPr>
              <w:t xml:space="preserve">scalation </w:t>
            </w:r>
            <w:r>
              <w:rPr>
                <w:rFonts w:cstheme="minorHAnsi"/>
                <w:b w:val="0"/>
                <w:bCs w:val="0"/>
                <w:iCs/>
                <w:szCs w:val="24"/>
              </w:rPr>
              <w:t>for the first time:</w:t>
            </w:r>
          </w:p>
          <w:p w14:paraId="09B9693D" w14:textId="732218A9" w:rsidR="00AB362F" w:rsidRDefault="00AB362F" w:rsidP="00461DE9">
            <w:pPr>
              <w:rPr>
                <w:rFonts w:cstheme="minorHAnsi"/>
                <w:b w:val="0"/>
                <w:bCs w:val="0"/>
                <w:iCs/>
                <w:szCs w:val="24"/>
              </w:rPr>
            </w:pPr>
          </w:p>
          <w:p w14:paraId="6B024E9E" w14:textId="1992E442" w:rsidR="00F03C46" w:rsidRDefault="00F03C46" w:rsidP="00F03C46">
            <w:pPr>
              <w:rPr>
                <w:b w:val="0"/>
                <w:bCs w:val="0"/>
              </w:rPr>
            </w:pPr>
            <w:r>
              <w:rPr>
                <w:rFonts w:cstheme="minorHAnsi"/>
                <w:iCs/>
                <w:szCs w:val="24"/>
              </w:rPr>
              <w:t xml:space="preserve">Step2.1: </w:t>
            </w:r>
            <w:r>
              <w:rPr>
                <w:b w:val="0"/>
                <w:bCs w:val="0"/>
              </w:rPr>
              <w:t>system will check if the escalation period is finished.</w:t>
            </w:r>
          </w:p>
          <w:p w14:paraId="334B6A54" w14:textId="0AD4A639" w:rsidR="00F03C46" w:rsidRDefault="00F03C46" w:rsidP="00F03C46">
            <w:pPr>
              <w:rPr>
                <w:b w:val="0"/>
                <w:bCs w:val="0"/>
              </w:rPr>
            </w:pPr>
          </w:p>
          <w:p w14:paraId="73EE3D2B" w14:textId="0423A412" w:rsidR="00F03C46" w:rsidRPr="003F5C6E" w:rsidRDefault="00F03C46" w:rsidP="00F03C46">
            <w:pPr>
              <w:rPr>
                <w:rFonts w:cstheme="minorHAnsi"/>
                <w:b w:val="0"/>
                <w:bCs w:val="0"/>
                <w:iCs/>
                <w:szCs w:val="24"/>
              </w:rPr>
            </w:pPr>
            <w:r>
              <w:rPr>
                <w:rFonts w:cstheme="minorHAnsi"/>
                <w:iCs/>
                <w:szCs w:val="24"/>
              </w:rPr>
              <w:t>Step2.2</w:t>
            </w:r>
            <w:r w:rsidRPr="00F907F5">
              <w:rPr>
                <w:rFonts w:cstheme="minorHAnsi"/>
                <w:iCs/>
                <w:szCs w:val="24"/>
              </w:rPr>
              <w:t xml:space="preserve">: </w:t>
            </w:r>
            <w:r w:rsidRPr="00E06A14">
              <w:rPr>
                <w:rFonts w:cstheme="minorHAnsi"/>
                <w:b w:val="0"/>
                <w:bCs w:val="0"/>
                <w:iCs/>
                <w:szCs w:val="24"/>
              </w:rPr>
              <w:t xml:space="preserve">system will </w:t>
            </w:r>
            <w:r>
              <w:rPr>
                <w:rFonts w:cstheme="minorHAnsi"/>
                <w:b w:val="0"/>
                <w:bCs w:val="0"/>
                <w:iCs/>
                <w:szCs w:val="24"/>
              </w:rPr>
              <w:t>send an escalation mail to the uppers of the custody who are responsible for executing this pending action.</w:t>
            </w:r>
          </w:p>
        </w:tc>
      </w:tr>
      <w:tr w:rsidR="00AB362F" w:rsidRPr="005E2148" w14:paraId="21534A76" w14:textId="77777777" w:rsidTr="00461DE9">
        <w:trPr>
          <w:trHeight w:val="288"/>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DF73AF9" w14:textId="77777777" w:rsidR="00AB362F" w:rsidRPr="00F90290" w:rsidRDefault="00AB362F" w:rsidP="00461DE9">
            <w:pPr>
              <w:pBdr>
                <w:left w:val="single" w:sz="18" w:space="4" w:color="auto"/>
              </w:pBdr>
              <w:jc w:val="center"/>
              <w:rPr>
                <w:rFonts w:cstheme="minorHAnsi"/>
                <w:szCs w:val="24"/>
                <w:rtl/>
                <w:lang w:bidi="ar-SY"/>
              </w:rPr>
            </w:pPr>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09E2C30" w14:textId="77777777" w:rsidR="00AB362F" w:rsidRPr="00585670" w:rsidRDefault="00AB362F" w:rsidP="00461DE9">
            <w:pPr>
              <w:jc w:val="both"/>
              <w:rPr>
                <w:rFonts w:cstheme="minorHAnsi"/>
                <w:b w:val="0"/>
                <w:bCs w:val="0"/>
                <w:iCs/>
                <w:szCs w:val="24"/>
              </w:rPr>
            </w:pPr>
            <w:r w:rsidRPr="00585670">
              <w:rPr>
                <w:rFonts w:cstheme="minorHAnsi"/>
                <w:b w:val="0"/>
                <w:bCs w:val="0"/>
                <w:iCs/>
                <w:szCs w:val="24"/>
              </w:rPr>
              <w:t xml:space="preserve">Escalation </w:t>
            </w:r>
            <w:r>
              <w:rPr>
                <w:rFonts w:cstheme="minorHAnsi"/>
                <w:b w:val="0"/>
                <w:bCs w:val="0"/>
                <w:iCs/>
                <w:szCs w:val="24"/>
              </w:rPr>
              <w:t xml:space="preserve">for the first time </w:t>
            </w:r>
            <w:r w:rsidRPr="00585670">
              <w:rPr>
                <w:rFonts w:cstheme="minorHAnsi"/>
                <w:b w:val="0"/>
                <w:bCs w:val="0"/>
                <w:iCs/>
                <w:szCs w:val="24"/>
              </w:rPr>
              <w:t xml:space="preserve">will fail </w:t>
            </w:r>
            <w:r w:rsidRPr="00F03C46">
              <w:rPr>
                <w:rFonts w:cstheme="minorHAnsi"/>
                <w:b w:val="0"/>
                <w:bCs w:val="0"/>
                <w:iCs/>
                <w:strike/>
                <w:szCs w:val="24"/>
              </w:rPr>
              <w:t>and system will notify user by displaying clear message</w:t>
            </w:r>
            <w:r w:rsidRPr="00585670">
              <w:rPr>
                <w:rFonts w:cstheme="minorHAnsi"/>
                <w:b w:val="0"/>
                <w:bCs w:val="0"/>
                <w:iCs/>
                <w:szCs w:val="24"/>
              </w:rPr>
              <w:t xml:space="preserve"> in these cases:</w:t>
            </w:r>
          </w:p>
          <w:p w14:paraId="5F11FD16" w14:textId="77777777" w:rsidR="00AB362F" w:rsidRPr="00F03C46" w:rsidRDefault="00AB362F" w:rsidP="003745E3">
            <w:pPr>
              <w:pStyle w:val="ListParagraph"/>
              <w:numPr>
                <w:ilvl w:val="0"/>
                <w:numId w:val="39"/>
              </w:numPr>
              <w:bidi w:val="0"/>
              <w:spacing w:line="240" w:lineRule="auto"/>
              <w:jc w:val="both"/>
              <w:rPr>
                <w:rFonts w:ascii="Calibri" w:eastAsiaTheme="minorEastAsia" w:hAnsi="Calibri" w:cstheme="minorHAnsi"/>
                <w:b w:val="0"/>
                <w:bCs w:val="0"/>
                <w:iCs/>
                <w:strike/>
                <w:color w:val="4D5154" w:themeColor="text1" w:themeTint="BF"/>
                <w:sz w:val="24"/>
                <w:szCs w:val="24"/>
              </w:rPr>
            </w:pPr>
            <w:r w:rsidRPr="00F03C46">
              <w:rPr>
                <w:rFonts w:ascii="Calibri" w:eastAsiaTheme="minorEastAsia" w:hAnsi="Calibri" w:cstheme="minorHAnsi"/>
                <w:b w:val="0"/>
                <w:bCs w:val="0"/>
                <w:iCs/>
                <w:strike/>
                <w:color w:val="4D5154" w:themeColor="text1" w:themeTint="BF"/>
                <w:sz w:val="24"/>
                <w:szCs w:val="24"/>
              </w:rPr>
              <w:t>User has no permission on the workflow or on any of its actions.</w:t>
            </w:r>
          </w:p>
          <w:p w14:paraId="5027120D" w14:textId="4736606A" w:rsidR="00AB362F" w:rsidRPr="00585670" w:rsidRDefault="00AB362F" w:rsidP="003745E3">
            <w:pPr>
              <w:pStyle w:val="ListParagraph"/>
              <w:numPr>
                <w:ilvl w:val="0"/>
                <w:numId w:val="39"/>
              </w:numPr>
              <w:bidi w:val="0"/>
              <w:spacing w:line="240" w:lineRule="auto"/>
              <w:jc w:val="both"/>
              <w:rPr>
                <w:rFonts w:ascii="Calibri" w:eastAsiaTheme="minorEastAsia" w:hAnsi="Calibri" w:cstheme="minorHAnsi"/>
                <w:b w:val="0"/>
                <w:bCs w:val="0"/>
                <w:iCs/>
                <w:color w:val="4D5154" w:themeColor="text1" w:themeTint="BF"/>
                <w:sz w:val="24"/>
                <w:szCs w:val="24"/>
              </w:rPr>
            </w:pPr>
            <w:r w:rsidRPr="00585670">
              <w:rPr>
                <w:rFonts w:ascii="Calibri" w:eastAsiaTheme="minorEastAsia" w:hAnsi="Calibri" w:cstheme="minorHAnsi"/>
                <w:b w:val="0"/>
                <w:bCs w:val="0"/>
                <w:iCs/>
                <w:color w:val="4D5154" w:themeColor="text1" w:themeTint="BF"/>
                <w:sz w:val="24"/>
                <w:szCs w:val="24"/>
              </w:rPr>
              <w:t xml:space="preserve">The escalation feature </w:t>
            </w:r>
            <w:r w:rsidR="00F03C46" w:rsidRPr="00585670">
              <w:rPr>
                <w:rFonts w:ascii="Calibri" w:eastAsiaTheme="minorEastAsia" w:hAnsi="Calibri" w:cstheme="minorHAnsi"/>
                <w:b w:val="0"/>
                <w:bCs w:val="0"/>
                <w:iCs/>
                <w:color w:val="4D5154" w:themeColor="text1" w:themeTint="BF"/>
                <w:sz w:val="24"/>
                <w:szCs w:val="24"/>
              </w:rPr>
              <w:t>was not</w:t>
            </w:r>
            <w:r w:rsidRPr="00585670">
              <w:rPr>
                <w:rFonts w:ascii="Calibri" w:eastAsiaTheme="minorEastAsia" w:hAnsi="Calibri" w:cstheme="minorHAnsi"/>
                <w:b w:val="0"/>
                <w:bCs w:val="0"/>
                <w:iCs/>
                <w:color w:val="4D5154" w:themeColor="text1" w:themeTint="BF"/>
                <w:sz w:val="24"/>
                <w:szCs w:val="24"/>
              </w:rPr>
              <w:t xml:space="preserve"> enabled for the selected ticket (workflow).</w:t>
            </w:r>
          </w:p>
          <w:p w14:paraId="05EC6D7E" w14:textId="77777777" w:rsidR="00AB362F" w:rsidRPr="00EE1A3E" w:rsidRDefault="00AB362F" w:rsidP="003745E3">
            <w:pPr>
              <w:pStyle w:val="ListParagraph"/>
              <w:numPr>
                <w:ilvl w:val="0"/>
                <w:numId w:val="39"/>
              </w:numPr>
              <w:bidi w:val="0"/>
              <w:spacing w:line="240" w:lineRule="auto"/>
              <w:jc w:val="both"/>
              <w:rPr>
                <w:rFonts w:ascii="Calibri" w:eastAsiaTheme="minorEastAsia" w:hAnsi="Calibri" w:cstheme="minorHAnsi"/>
                <w:b w:val="0"/>
                <w:bCs w:val="0"/>
                <w:iCs/>
                <w:color w:val="4D5154" w:themeColor="text1" w:themeTint="BF"/>
                <w:sz w:val="24"/>
                <w:szCs w:val="24"/>
              </w:rPr>
            </w:pPr>
            <w:r w:rsidRPr="00585670">
              <w:rPr>
                <w:rFonts w:ascii="Calibri" w:eastAsiaTheme="minorEastAsia" w:hAnsi="Calibri" w:cstheme="minorHAnsi"/>
                <w:b w:val="0"/>
                <w:bCs w:val="0"/>
                <w:iCs/>
                <w:color w:val="4D5154" w:themeColor="text1" w:themeTint="BF"/>
                <w:sz w:val="24"/>
                <w:szCs w:val="24"/>
              </w:rPr>
              <w:t>Action Period didn’t finish yet.</w:t>
            </w:r>
          </w:p>
          <w:p w14:paraId="5A313C69" w14:textId="77777777" w:rsidR="00AB362F" w:rsidRPr="005F6598" w:rsidRDefault="00AB362F" w:rsidP="003745E3">
            <w:pPr>
              <w:pStyle w:val="ListParagraph"/>
              <w:numPr>
                <w:ilvl w:val="0"/>
                <w:numId w:val="39"/>
              </w:numPr>
              <w:bidi w:val="0"/>
              <w:spacing w:line="240" w:lineRule="auto"/>
              <w:jc w:val="both"/>
              <w:rPr>
                <w:rFonts w:cstheme="minorHAnsi"/>
                <w:b w:val="0"/>
                <w:bCs w:val="0"/>
                <w:iCs/>
                <w:szCs w:val="24"/>
              </w:rPr>
            </w:pPr>
            <w:r w:rsidRPr="00585670">
              <w:rPr>
                <w:rFonts w:ascii="Calibri" w:eastAsiaTheme="minorEastAsia" w:hAnsi="Calibri" w:cstheme="minorHAnsi"/>
                <w:b w:val="0"/>
                <w:bCs w:val="0"/>
                <w:iCs/>
                <w:color w:val="4D5154" w:themeColor="text1" w:themeTint="BF"/>
                <w:sz w:val="24"/>
                <w:szCs w:val="24"/>
              </w:rPr>
              <w:t>Custody user has no uppers.</w:t>
            </w:r>
          </w:p>
          <w:p w14:paraId="2DE7667B" w14:textId="77777777" w:rsidR="00AB362F" w:rsidRPr="00F907F5" w:rsidRDefault="00AB362F" w:rsidP="00461DE9">
            <w:pPr>
              <w:jc w:val="both"/>
              <w:rPr>
                <w:rFonts w:cstheme="minorHAnsi"/>
                <w:b w:val="0"/>
                <w:bCs w:val="0"/>
                <w:iCs/>
                <w:szCs w:val="24"/>
              </w:rPr>
            </w:pPr>
            <w:r w:rsidRPr="00585670">
              <w:rPr>
                <w:rFonts w:cstheme="minorHAnsi"/>
                <w:b w:val="0"/>
                <w:bCs w:val="0"/>
                <w:iCs/>
                <w:szCs w:val="24"/>
              </w:rPr>
              <w:t xml:space="preserve">Escalation </w:t>
            </w:r>
            <w:r>
              <w:rPr>
                <w:rFonts w:cstheme="minorHAnsi"/>
                <w:b w:val="0"/>
                <w:bCs w:val="0"/>
                <w:iCs/>
                <w:szCs w:val="24"/>
              </w:rPr>
              <w:t>for the second time will fail if the e</w:t>
            </w:r>
            <w:r w:rsidRPr="00585670">
              <w:rPr>
                <w:rFonts w:cstheme="minorHAnsi"/>
                <w:b w:val="0"/>
                <w:bCs w:val="0"/>
                <w:iCs/>
                <w:szCs w:val="24"/>
              </w:rPr>
              <w:t>scalation</w:t>
            </w:r>
            <w:r>
              <w:rPr>
                <w:rFonts w:cstheme="minorHAnsi"/>
                <w:b w:val="0"/>
                <w:bCs w:val="0"/>
                <w:iCs/>
                <w:szCs w:val="24"/>
              </w:rPr>
              <w:t xml:space="preserve"> p</w:t>
            </w:r>
            <w:r w:rsidRPr="00060D41">
              <w:rPr>
                <w:rFonts w:cstheme="minorHAnsi"/>
                <w:b w:val="0"/>
                <w:bCs w:val="0"/>
                <w:iCs/>
                <w:szCs w:val="24"/>
              </w:rPr>
              <w:t>eriod wasn’t finish yet</w:t>
            </w:r>
            <w:r>
              <w:rPr>
                <w:rFonts w:cstheme="minorHAnsi"/>
                <w:b w:val="0"/>
                <w:bCs w:val="0"/>
                <w:iCs/>
                <w:szCs w:val="24"/>
              </w:rPr>
              <w:t xml:space="preserve">. </w:t>
            </w:r>
          </w:p>
        </w:tc>
      </w:tr>
      <w:tr w:rsidR="00AB362F" w:rsidRPr="005E2148" w14:paraId="1DDA2B93"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35C592D" w14:textId="77777777" w:rsidR="00AB362F" w:rsidRPr="00F90290" w:rsidRDefault="00AB362F" w:rsidP="00461DE9">
            <w:pPr>
              <w:jc w:val="center"/>
              <w:rPr>
                <w:rFonts w:cstheme="minorHAnsi"/>
                <w:szCs w:val="24"/>
                <w:rtl/>
              </w:rPr>
            </w:pPr>
            <w:r>
              <w:rPr>
                <w:rFonts w:cstheme="minorHAnsi"/>
                <w:szCs w:val="24"/>
              </w:rPr>
              <w:t>Post C</w:t>
            </w:r>
            <w:r w:rsidRPr="00F90290">
              <w:rPr>
                <w:rFonts w:cstheme="minorHAnsi"/>
                <w:szCs w:val="24"/>
              </w:rPr>
              <w:t>ondition: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8D5D1B0" w14:textId="77777777" w:rsidR="00AB362F" w:rsidRPr="00F907F5" w:rsidRDefault="00AB362F" w:rsidP="00461DE9">
            <w:pPr>
              <w:jc w:val="both"/>
              <w:rPr>
                <w:rFonts w:cstheme="minorHAnsi"/>
                <w:b w:val="0"/>
                <w:bCs w:val="0"/>
                <w:iCs/>
                <w:szCs w:val="24"/>
                <w:lang w:bidi="ar-SY"/>
              </w:rPr>
            </w:pPr>
            <w:r>
              <w:rPr>
                <w:rFonts w:cstheme="minorHAnsi"/>
                <w:b w:val="0"/>
                <w:bCs w:val="0"/>
                <w:iCs/>
                <w:szCs w:val="24"/>
                <w:lang w:bidi="ar-SY"/>
              </w:rPr>
              <w:t>Escalation mail will be sent to the uppers of the custody of this pending action.</w:t>
            </w:r>
          </w:p>
        </w:tc>
      </w:tr>
      <w:tr w:rsidR="00AB362F" w:rsidRPr="005E2148" w14:paraId="0A509AD6" w14:textId="77777777" w:rsidTr="00461DE9">
        <w:trPr>
          <w:cnfStyle w:val="010000000000" w:firstRow="0" w:lastRow="1"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5C669B0" w14:textId="77777777" w:rsidR="00AB362F" w:rsidRPr="00F90290" w:rsidRDefault="00AB362F" w:rsidP="00461DE9">
            <w:pPr>
              <w:jc w:val="center"/>
              <w:rPr>
                <w:rFonts w:cstheme="minorHAnsi"/>
                <w:szCs w:val="24"/>
              </w:rPr>
            </w:pPr>
            <w:r w:rsidRPr="00F90290">
              <w:rPr>
                <w:rFonts w:cstheme="minorHAnsi"/>
                <w:szCs w:val="24"/>
              </w:rPr>
              <w:t>Business Rule</w:t>
            </w:r>
            <w:r>
              <w:rPr>
                <w:rFonts w:cstheme="minorHAnsi"/>
                <w:szCs w:val="24"/>
              </w:rPr>
              <w:t>s</w:t>
            </w:r>
            <w:r w:rsidRPr="00F90290">
              <w:rPr>
                <w:rFonts w:cstheme="minorHAnsi"/>
                <w:szCs w:val="24"/>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7D16320" w14:textId="77777777" w:rsidR="00AB362F" w:rsidRPr="00585670" w:rsidRDefault="00AB362F" w:rsidP="00461DE9">
            <w:pPr>
              <w:rPr>
                <w:rFonts w:cstheme="minorHAnsi"/>
                <w:iCs/>
                <w:szCs w:val="24"/>
              </w:rPr>
            </w:pPr>
            <w:r w:rsidRPr="00585670">
              <w:rPr>
                <w:rFonts w:cstheme="minorHAnsi"/>
                <w:iCs/>
                <w:szCs w:val="24"/>
              </w:rPr>
              <w:t>Escalation</w:t>
            </w:r>
            <w:r>
              <w:rPr>
                <w:rFonts w:cstheme="minorHAnsi"/>
                <w:iCs/>
                <w:szCs w:val="24"/>
              </w:rPr>
              <w:t xml:space="preserve"> for the first time</w:t>
            </w:r>
            <w:r w:rsidRPr="00585670">
              <w:rPr>
                <w:rFonts w:cstheme="minorHAnsi"/>
                <w:iCs/>
                <w:szCs w:val="24"/>
              </w:rPr>
              <w:t>:</w:t>
            </w:r>
          </w:p>
          <w:p w14:paraId="76D48276" w14:textId="77777777" w:rsidR="00AB362F" w:rsidRPr="00F03C46" w:rsidRDefault="00AB362F" w:rsidP="003745E3">
            <w:pPr>
              <w:pStyle w:val="ListParagraph"/>
              <w:numPr>
                <w:ilvl w:val="0"/>
                <w:numId w:val="39"/>
              </w:numPr>
              <w:bidi w:val="0"/>
              <w:spacing w:line="240" w:lineRule="auto"/>
              <w:rPr>
                <w:rFonts w:ascii="Calibri" w:eastAsiaTheme="minorEastAsia" w:hAnsi="Calibri" w:cstheme="minorHAnsi"/>
                <w:b w:val="0"/>
                <w:bCs w:val="0"/>
                <w:iCs/>
                <w:strike/>
                <w:color w:val="4D5154" w:themeColor="text1" w:themeTint="BF"/>
                <w:sz w:val="24"/>
                <w:szCs w:val="24"/>
              </w:rPr>
            </w:pPr>
            <w:r w:rsidRPr="00F03C46">
              <w:rPr>
                <w:rFonts w:ascii="Calibri" w:eastAsiaTheme="minorEastAsia" w:hAnsi="Calibri" w:cstheme="minorHAnsi"/>
                <w:b w:val="0"/>
                <w:bCs w:val="0"/>
                <w:iCs/>
                <w:strike/>
                <w:color w:val="4D5154" w:themeColor="text1" w:themeTint="BF"/>
                <w:sz w:val="24"/>
                <w:szCs w:val="24"/>
              </w:rPr>
              <w:t>User has permission on the workflow or on any of its actions.</w:t>
            </w:r>
          </w:p>
          <w:p w14:paraId="519DDFC7" w14:textId="77777777" w:rsidR="00AB362F" w:rsidRDefault="00AB362F" w:rsidP="003745E3">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The escalation feature is enabled for the workflow used in this ticket.</w:t>
            </w:r>
          </w:p>
          <w:p w14:paraId="309EB953" w14:textId="77777777" w:rsidR="00AB362F" w:rsidRDefault="00AB362F" w:rsidP="003745E3">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Action Period finished.</w:t>
            </w:r>
          </w:p>
          <w:p w14:paraId="54386B6F" w14:textId="77777777" w:rsidR="00AB362F" w:rsidRPr="00585670" w:rsidRDefault="00AB362F" w:rsidP="003745E3">
            <w:pPr>
              <w:pStyle w:val="ListParagraph"/>
              <w:numPr>
                <w:ilvl w:val="0"/>
                <w:numId w:val="39"/>
              </w:numPr>
              <w:bidi w:val="0"/>
              <w:spacing w:line="240" w:lineRule="auto"/>
              <w:rPr>
                <w:rFonts w:cstheme="minorHAnsi"/>
                <w:iCs/>
                <w:szCs w:val="24"/>
              </w:rPr>
            </w:pPr>
            <w:r>
              <w:rPr>
                <w:rFonts w:ascii="Calibri" w:eastAsiaTheme="minorEastAsia" w:hAnsi="Calibri" w:cstheme="minorHAnsi"/>
                <w:b w:val="0"/>
                <w:bCs w:val="0"/>
                <w:iCs/>
                <w:color w:val="4D5154" w:themeColor="text1" w:themeTint="BF"/>
                <w:sz w:val="24"/>
                <w:szCs w:val="24"/>
              </w:rPr>
              <w:t>Custody user has uppers (at least one upper).</w:t>
            </w:r>
          </w:p>
          <w:p w14:paraId="137E69B4" w14:textId="77777777" w:rsidR="00AB362F" w:rsidRPr="00585670" w:rsidRDefault="00AB362F" w:rsidP="00461DE9">
            <w:pPr>
              <w:rPr>
                <w:rFonts w:cstheme="minorHAnsi"/>
                <w:iCs/>
                <w:szCs w:val="24"/>
              </w:rPr>
            </w:pPr>
            <w:r>
              <w:rPr>
                <w:rFonts w:cstheme="minorHAnsi"/>
                <w:iCs/>
                <w:szCs w:val="24"/>
              </w:rPr>
              <w:t xml:space="preserve"> </w:t>
            </w:r>
            <w:r w:rsidRPr="00585670">
              <w:rPr>
                <w:rFonts w:cstheme="minorHAnsi"/>
                <w:iCs/>
                <w:szCs w:val="24"/>
              </w:rPr>
              <w:t>Escalation</w:t>
            </w:r>
            <w:r>
              <w:rPr>
                <w:rFonts w:cstheme="minorHAnsi"/>
                <w:iCs/>
                <w:szCs w:val="24"/>
              </w:rPr>
              <w:t xml:space="preserve"> for the second time:</w:t>
            </w:r>
          </w:p>
          <w:p w14:paraId="73A9D2D6" w14:textId="77777777" w:rsidR="00AB362F" w:rsidRPr="00585670" w:rsidRDefault="00AB362F" w:rsidP="003745E3">
            <w:pPr>
              <w:pStyle w:val="ListParagraph"/>
              <w:numPr>
                <w:ilvl w:val="0"/>
                <w:numId w:val="39"/>
              </w:numPr>
              <w:bidi w:val="0"/>
              <w:spacing w:line="240" w:lineRule="auto"/>
              <w:rPr>
                <w:rFonts w:ascii="Calibri" w:eastAsiaTheme="minorEastAsia" w:hAnsi="Calibri" w:cstheme="minorHAnsi"/>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 xml:space="preserve">In addition to the business rules of the escalation for the first time, The </w:t>
            </w:r>
            <w:r w:rsidRPr="00585670">
              <w:rPr>
                <w:rFonts w:ascii="Calibri" w:eastAsiaTheme="minorEastAsia" w:hAnsi="Calibri" w:cstheme="minorHAnsi"/>
                <w:b w:val="0"/>
                <w:bCs w:val="0"/>
                <w:iCs/>
                <w:color w:val="4D5154" w:themeColor="text1" w:themeTint="BF"/>
                <w:sz w:val="24"/>
                <w:szCs w:val="24"/>
              </w:rPr>
              <w:t>Escalation</w:t>
            </w:r>
            <w:r w:rsidRPr="00585670">
              <w:rPr>
                <w:rFonts w:ascii="Calibri" w:eastAsiaTheme="minorEastAsia" w:hAnsi="Calibri" w:cstheme="minorHAnsi"/>
                <w:iCs/>
                <w:color w:val="4D5154" w:themeColor="text1" w:themeTint="BF"/>
                <w:sz w:val="24"/>
                <w:szCs w:val="24"/>
              </w:rPr>
              <w:t xml:space="preserve"> </w:t>
            </w:r>
            <w:r w:rsidRPr="00585670">
              <w:rPr>
                <w:rFonts w:ascii="Calibri" w:eastAsiaTheme="minorEastAsia" w:hAnsi="Calibri" w:cstheme="minorHAnsi"/>
                <w:b w:val="0"/>
                <w:bCs w:val="0"/>
                <w:iCs/>
                <w:color w:val="4D5154" w:themeColor="text1" w:themeTint="BF"/>
                <w:sz w:val="24"/>
                <w:szCs w:val="24"/>
              </w:rPr>
              <w:t xml:space="preserve">Period </w:t>
            </w:r>
            <w:r>
              <w:rPr>
                <w:rFonts w:ascii="Calibri" w:eastAsiaTheme="minorEastAsia" w:hAnsi="Calibri" w:cstheme="minorHAnsi"/>
                <w:b w:val="0"/>
                <w:bCs w:val="0"/>
                <w:iCs/>
                <w:color w:val="4D5154" w:themeColor="text1" w:themeTint="BF"/>
                <w:sz w:val="24"/>
                <w:szCs w:val="24"/>
              </w:rPr>
              <w:t xml:space="preserve">must be </w:t>
            </w:r>
            <w:r w:rsidRPr="00585670">
              <w:rPr>
                <w:rFonts w:ascii="Calibri" w:eastAsiaTheme="minorEastAsia" w:hAnsi="Calibri" w:cstheme="minorHAnsi"/>
                <w:b w:val="0"/>
                <w:bCs w:val="0"/>
                <w:iCs/>
                <w:color w:val="4D5154" w:themeColor="text1" w:themeTint="BF"/>
                <w:sz w:val="24"/>
                <w:szCs w:val="24"/>
              </w:rPr>
              <w:t>finished</w:t>
            </w:r>
            <w:r w:rsidRPr="00585670">
              <w:rPr>
                <w:rFonts w:ascii="Calibri" w:eastAsiaTheme="minorEastAsia" w:hAnsi="Calibri" w:cstheme="minorHAnsi"/>
                <w:iCs/>
                <w:color w:val="4D5154" w:themeColor="text1" w:themeTint="BF"/>
                <w:sz w:val="24"/>
                <w:szCs w:val="24"/>
              </w:rPr>
              <w:t>.</w:t>
            </w:r>
          </w:p>
          <w:p w14:paraId="550A61A3" w14:textId="77777777" w:rsidR="00AB362F" w:rsidRPr="00E4076B" w:rsidRDefault="00AB362F" w:rsidP="00461DE9">
            <w:pPr>
              <w:pStyle w:val="ListParagraph"/>
              <w:bidi w:val="0"/>
              <w:spacing w:line="240" w:lineRule="auto"/>
              <w:ind w:left="360"/>
              <w:rPr>
                <w:rFonts w:cstheme="minorHAnsi"/>
                <w:iCs/>
                <w:szCs w:val="24"/>
              </w:rPr>
            </w:pPr>
          </w:p>
        </w:tc>
      </w:tr>
    </w:tbl>
    <w:p w14:paraId="5150B771" w14:textId="358B3B50" w:rsidR="00AB362F" w:rsidRDefault="00AB362F" w:rsidP="00AB362F">
      <w:pPr>
        <w:rPr>
          <w:ins w:id="172" w:author="Iman Ghali" w:date="2022-01-18T13:38:00Z"/>
        </w:rPr>
      </w:pPr>
    </w:p>
    <w:p w14:paraId="6B65916B" w14:textId="248A3A66" w:rsidR="008D785F" w:rsidRDefault="008D785F" w:rsidP="008D785F">
      <w:pPr>
        <w:pStyle w:val="Heading6"/>
        <w:numPr>
          <w:ilvl w:val="0"/>
          <w:numId w:val="42"/>
        </w:numPr>
        <w:rPr>
          <w:ins w:id="173" w:author="Iman Ghali" w:date="2022-01-18T13:38:00Z"/>
        </w:rPr>
      </w:pPr>
      <w:commentRangeStart w:id="174"/>
      <w:ins w:id="175" w:author="Iman Ghali" w:date="2022-01-18T13:38:00Z">
        <w:r>
          <w:t xml:space="preserve">View Reminders </w:t>
        </w:r>
        <w:r w:rsidRPr="0081167D">
          <w:rPr>
            <w:rFonts w:cstheme="minorHAnsi"/>
            <w:iCs/>
            <w:szCs w:val="24"/>
          </w:rPr>
          <w:t>Use Case</w:t>
        </w:r>
      </w:ins>
      <w:commentRangeEnd w:id="174"/>
      <w:r w:rsidR="004F4FAE">
        <w:rPr>
          <w:rStyle w:val="CommentReference"/>
          <w:rFonts w:asciiTheme="minorHAnsi" w:eastAsiaTheme="minorHAnsi" w:hAnsiTheme="minorHAnsi" w:cstheme="minorBidi"/>
          <w:b w:val="0"/>
          <w:color w:val="auto"/>
        </w:rPr>
        <w:commentReference w:id="174"/>
      </w:r>
    </w:p>
    <w:p w14:paraId="3288A7D7" w14:textId="77777777" w:rsidR="008D785F" w:rsidRDefault="008D785F" w:rsidP="008D785F">
      <w:pPr>
        <w:rPr>
          <w:ins w:id="176" w:author="Iman Ghali" w:date="2022-01-18T13:38:00Z"/>
        </w:rPr>
      </w:pPr>
    </w:p>
    <w:tbl>
      <w:tblPr>
        <w:tblStyle w:val="GridTable1Light"/>
        <w:tblW w:w="9085" w:type="dxa"/>
        <w:jc w:val="center"/>
        <w:tblLook w:val="01E0" w:firstRow="1" w:lastRow="1" w:firstColumn="1" w:lastColumn="1" w:noHBand="0" w:noVBand="0"/>
      </w:tblPr>
      <w:tblGrid>
        <w:gridCol w:w="2419"/>
        <w:gridCol w:w="3183"/>
        <w:gridCol w:w="3483"/>
      </w:tblGrid>
      <w:tr w:rsidR="008D785F" w:rsidRPr="005E2148" w14:paraId="12638557" w14:textId="77777777" w:rsidTr="00C81F9B">
        <w:trPr>
          <w:cnfStyle w:val="100000000000" w:firstRow="1" w:lastRow="0" w:firstColumn="0" w:lastColumn="0" w:oddVBand="0" w:evenVBand="0" w:oddHBand="0" w:evenHBand="0" w:firstRowFirstColumn="0" w:firstRowLastColumn="0" w:lastRowFirstColumn="0" w:lastRowLastColumn="0"/>
          <w:trHeight w:val="377"/>
          <w:jc w:val="center"/>
          <w:ins w:id="177"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F9BA139" w14:textId="77777777" w:rsidR="008D785F" w:rsidRPr="00F90290" w:rsidRDefault="008D785F" w:rsidP="00C81F9B">
            <w:pPr>
              <w:jc w:val="center"/>
              <w:rPr>
                <w:ins w:id="178" w:author="Iman Ghali" w:date="2022-01-18T13:38:00Z"/>
                <w:rFonts w:cstheme="minorHAnsi"/>
                <w:szCs w:val="24"/>
              </w:rPr>
            </w:pPr>
            <w:ins w:id="179" w:author="Iman Ghali" w:date="2022-01-18T13:38:00Z">
              <w:r w:rsidRPr="00F90290">
                <w:rPr>
                  <w:rFonts w:cstheme="minorHAnsi"/>
                  <w:szCs w:val="24"/>
                </w:rPr>
                <w:br w:type="page"/>
              </w:r>
              <w:r w:rsidRPr="006A13AA">
                <w:rPr>
                  <w:rFonts w:cstheme="minorHAnsi"/>
                  <w:szCs w:val="24"/>
                </w:rPr>
                <w:t>ID</w:t>
              </w:r>
            </w:ins>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5084D170" w14:textId="77777777" w:rsidR="008D785F" w:rsidRPr="00FA3743" w:rsidRDefault="008D785F" w:rsidP="00C81F9B">
            <w:pPr>
              <w:jc w:val="center"/>
              <w:rPr>
                <w:ins w:id="180" w:author="Iman Ghali" w:date="2022-01-18T13:38:00Z"/>
                <w:rFonts w:cstheme="minorHAnsi"/>
                <w:iCs/>
                <w:color w:val="282660" w:themeColor="text2"/>
                <w:sz w:val="28"/>
                <w:szCs w:val="28"/>
              </w:rPr>
            </w:pPr>
            <w:ins w:id="181" w:author="Iman Ghali" w:date="2022-01-18T13:38:00Z">
              <w:r>
                <w:rPr>
                  <w:rFonts w:eastAsiaTheme="minorHAnsi" w:cstheme="minorHAnsi"/>
                  <w:iCs/>
                  <w:szCs w:val="24"/>
                  <w:lang w:bidi="ar-SY"/>
                </w:rPr>
                <w:t>5</w:t>
              </w:r>
            </w:ins>
          </w:p>
        </w:tc>
      </w:tr>
      <w:tr w:rsidR="008D785F" w:rsidRPr="00F90290" w14:paraId="59FAE5A9" w14:textId="77777777" w:rsidTr="00C81F9B">
        <w:trPr>
          <w:trHeight w:val="284"/>
          <w:jc w:val="center"/>
          <w:ins w:id="182"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EFF114E" w14:textId="77777777" w:rsidR="008D785F" w:rsidRPr="00F90290" w:rsidRDefault="008D785F" w:rsidP="00C81F9B">
            <w:pPr>
              <w:jc w:val="center"/>
              <w:rPr>
                <w:ins w:id="183" w:author="Iman Ghali" w:date="2022-01-18T13:38:00Z"/>
                <w:rFonts w:cstheme="minorHAnsi"/>
                <w:szCs w:val="24"/>
              </w:rPr>
            </w:pPr>
            <w:ins w:id="184" w:author="Iman Ghali" w:date="2022-01-18T13:38:00Z">
              <w:r w:rsidRPr="00F90290">
                <w:rPr>
                  <w:rFonts w:cstheme="minorHAnsi"/>
                  <w:szCs w:val="24"/>
                </w:rPr>
                <w:t>Name</w:t>
              </w:r>
            </w:ins>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6A47A7BD" w14:textId="67C86A48" w:rsidR="008D785F" w:rsidRPr="004F4C7F" w:rsidRDefault="00CB5CF1" w:rsidP="00CB5CF1">
            <w:pPr>
              <w:jc w:val="center"/>
              <w:rPr>
                <w:ins w:id="185" w:author="Iman Ghali" w:date="2022-01-18T13:38:00Z"/>
                <w:b w:val="0"/>
                <w:bCs w:val="0"/>
                <w:rtl/>
                <w:lang w:bidi="ar-SY"/>
              </w:rPr>
            </w:pPr>
            <w:r>
              <w:rPr>
                <w:b w:val="0"/>
                <w:bCs w:val="0"/>
                <w:lang w:bidi="ar-SY"/>
              </w:rPr>
              <w:t xml:space="preserve">View </w:t>
            </w:r>
            <w:ins w:id="186" w:author="Iman Ghali" w:date="2022-01-18T13:38:00Z">
              <w:r w:rsidR="008D785F">
                <w:rPr>
                  <w:b w:val="0"/>
                  <w:bCs w:val="0"/>
                  <w:lang w:bidi="ar-SY"/>
                </w:rPr>
                <w:t>Reminder</w:t>
              </w:r>
            </w:ins>
            <w:r>
              <w:rPr>
                <w:b w:val="0"/>
                <w:bCs w:val="0"/>
                <w:lang w:bidi="ar-SY"/>
              </w:rPr>
              <w:t>s</w:t>
            </w:r>
          </w:p>
        </w:tc>
      </w:tr>
      <w:tr w:rsidR="008D785F" w:rsidRPr="00F90290" w14:paraId="1E46A76D" w14:textId="77777777" w:rsidTr="00C81F9B">
        <w:trPr>
          <w:trHeight w:val="284"/>
          <w:jc w:val="center"/>
          <w:ins w:id="187"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94962BC" w14:textId="77777777" w:rsidR="008D785F" w:rsidRPr="00F90290" w:rsidRDefault="008D785F" w:rsidP="00C81F9B">
            <w:pPr>
              <w:jc w:val="center"/>
              <w:rPr>
                <w:ins w:id="188" w:author="Iman Ghali" w:date="2022-01-18T13:38:00Z"/>
                <w:rFonts w:cstheme="minorHAnsi"/>
                <w:szCs w:val="24"/>
              </w:rPr>
            </w:pPr>
            <w:ins w:id="189" w:author="Iman Ghali" w:date="2022-01-18T13:38:00Z">
              <w:r w:rsidRPr="00F90290">
                <w:rPr>
                  <w:rFonts w:cstheme="minorHAnsi"/>
                  <w:szCs w:val="24"/>
                </w:rPr>
                <w:t>Version</w:t>
              </w:r>
              <w:r>
                <w:rPr>
                  <w:rFonts w:cstheme="minorHAnsi"/>
                  <w:szCs w:val="24"/>
                </w:rPr>
                <w:t xml:space="preserve"> Date</w:t>
              </w:r>
            </w:ins>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5F5D6DB5" w14:textId="77777777" w:rsidR="008D785F" w:rsidRPr="004F4C7F" w:rsidRDefault="008D785F" w:rsidP="00C81F9B">
            <w:pPr>
              <w:jc w:val="center"/>
              <w:rPr>
                <w:ins w:id="190" w:author="Iman Ghali" w:date="2022-01-18T13:38:00Z"/>
                <w:b w:val="0"/>
                <w:bCs w:val="0"/>
              </w:rPr>
            </w:pPr>
            <w:ins w:id="191" w:author="Iman Ghali" w:date="2022-01-18T13:38:00Z">
              <w:r>
                <w:rPr>
                  <w:b w:val="0"/>
                  <w:bCs w:val="0"/>
                </w:rPr>
                <w:t>26</w:t>
              </w:r>
              <w:r w:rsidRPr="004F4C7F">
                <w:rPr>
                  <w:b w:val="0"/>
                  <w:bCs w:val="0"/>
                </w:rPr>
                <w:t>/</w:t>
              </w:r>
              <w:r>
                <w:rPr>
                  <w:b w:val="0"/>
                  <w:bCs w:val="0"/>
                </w:rPr>
                <w:t>12</w:t>
              </w:r>
              <w:r w:rsidRPr="004F4C7F">
                <w:rPr>
                  <w:b w:val="0"/>
                  <w:bCs w:val="0"/>
                </w:rPr>
                <w:t>/2021</w:t>
              </w:r>
            </w:ins>
          </w:p>
        </w:tc>
      </w:tr>
      <w:tr w:rsidR="008D785F" w:rsidRPr="005E2148" w14:paraId="183BF0F1" w14:textId="77777777" w:rsidTr="00C81F9B">
        <w:trPr>
          <w:trHeight w:val="569"/>
          <w:jc w:val="center"/>
          <w:ins w:id="192"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791BEF1" w14:textId="77777777" w:rsidR="008D785F" w:rsidRPr="00F90290" w:rsidRDefault="008D785F" w:rsidP="00C81F9B">
            <w:pPr>
              <w:pBdr>
                <w:left w:val="single" w:sz="18" w:space="4" w:color="auto"/>
              </w:pBdr>
              <w:jc w:val="center"/>
              <w:rPr>
                <w:ins w:id="193" w:author="Iman Ghali" w:date="2022-01-18T13:38:00Z"/>
                <w:rFonts w:cstheme="minorHAnsi"/>
                <w:szCs w:val="24"/>
              </w:rPr>
            </w:pPr>
            <w:ins w:id="194" w:author="Iman Ghali" w:date="2022-01-18T13:38:00Z">
              <w:r w:rsidRPr="00F90290">
                <w:rPr>
                  <w:rFonts w:cstheme="minorHAnsi"/>
                  <w:szCs w:val="24"/>
                </w:rPr>
                <w:t>Brief Description:</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4D56DBD2" w14:textId="16DAAA46" w:rsidR="008D785F" w:rsidRPr="004F4C7F" w:rsidRDefault="008D785F" w:rsidP="008D785F">
            <w:pPr>
              <w:rPr>
                <w:ins w:id="195" w:author="Iman Ghali" w:date="2022-01-18T13:38:00Z"/>
                <w:b w:val="0"/>
                <w:bCs w:val="0"/>
              </w:rPr>
            </w:pPr>
            <w:ins w:id="196" w:author="Iman Ghali" w:date="2022-01-18T13:38:00Z">
              <w:r w:rsidRPr="004F4C7F">
                <w:rPr>
                  <w:b w:val="0"/>
                  <w:bCs w:val="0"/>
                  <w:lang w:bidi="ar-SY"/>
                </w:rPr>
                <w:t xml:space="preserve">This use case represents </w:t>
              </w:r>
            </w:ins>
            <w:ins w:id="197" w:author="Iman Ghali" w:date="2022-01-18T13:39:00Z">
              <w:r>
                <w:rPr>
                  <w:b w:val="0"/>
                  <w:bCs w:val="0"/>
                  <w:lang w:bidi="ar-SY"/>
                </w:rPr>
                <w:t xml:space="preserve">viewing the last </w:t>
              </w:r>
            </w:ins>
            <w:ins w:id="198" w:author="Iman Ghali" w:date="2022-01-18T13:38:00Z">
              <w:r>
                <w:rPr>
                  <w:b w:val="0"/>
                  <w:bCs w:val="0"/>
                  <w:lang w:bidi="ar-SY"/>
                </w:rPr>
                <w:t xml:space="preserve">reminder </w:t>
              </w:r>
            </w:ins>
            <w:ins w:id="199" w:author="Iman Ghali" w:date="2022-01-18T13:39:00Z">
              <w:r>
                <w:rPr>
                  <w:b w:val="0"/>
                  <w:bCs w:val="0"/>
                  <w:lang w:bidi="ar-SY"/>
                </w:rPr>
                <w:t>sent</w:t>
              </w:r>
            </w:ins>
            <w:ins w:id="200" w:author="Iman Ghali" w:date="2022-01-18T13:38:00Z">
              <w:r>
                <w:rPr>
                  <w:b w:val="0"/>
                  <w:bCs w:val="0"/>
                  <w:lang w:bidi="ar-SY"/>
                </w:rPr>
                <w:t xml:space="preserve"> to the custody of the pending action</w:t>
              </w:r>
              <w:r w:rsidRPr="00A23A72">
                <w:rPr>
                  <w:b w:val="0"/>
                  <w:bCs w:val="0"/>
                  <w:lang w:bidi="ar-SY"/>
                </w:rPr>
                <w:t>.</w:t>
              </w:r>
            </w:ins>
          </w:p>
        </w:tc>
      </w:tr>
      <w:tr w:rsidR="008D785F" w:rsidRPr="005E2148" w14:paraId="69538407" w14:textId="77777777" w:rsidTr="00C81F9B">
        <w:trPr>
          <w:trHeight w:val="853"/>
          <w:jc w:val="center"/>
          <w:ins w:id="201"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E97055F" w14:textId="77777777" w:rsidR="008D785F" w:rsidRPr="00F90290" w:rsidRDefault="008D785F" w:rsidP="00C81F9B">
            <w:pPr>
              <w:pBdr>
                <w:left w:val="single" w:sz="18" w:space="4" w:color="auto"/>
              </w:pBdr>
              <w:jc w:val="center"/>
              <w:rPr>
                <w:ins w:id="202" w:author="Iman Ghali" w:date="2022-01-18T13:38:00Z"/>
                <w:rFonts w:cstheme="minorHAnsi"/>
                <w:szCs w:val="24"/>
              </w:rPr>
            </w:pPr>
            <w:ins w:id="203" w:author="Iman Ghali" w:date="2022-01-18T13:38:00Z">
              <w:r w:rsidRPr="00F90290">
                <w:rPr>
                  <w:rFonts w:cstheme="minorHAnsi"/>
                  <w:szCs w:val="24"/>
                </w:rPr>
                <w:t>Business [System] Trigger:</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12B5F3B8" w14:textId="3F636597" w:rsidR="008D785F" w:rsidRPr="004F4C7F" w:rsidRDefault="008D785F" w:rsidP="008D785F">
            <w:pPr>
              <w:rPr>
                <w:ins w:id="204" w:author="Iman Ghali" w:date="2022-01-18T13:38:00Z"/>
                <w:b w:val="0"/>
                <w:bCs w:val="0"/>
                <w:i/>
                <w:lang w:bidi="ar-SY"/>
              </w:rPr>
            </w:pPr>
            <w:ins w:id="205" w:author="Iman Ghali" w:date="2022-01-18T13:38:00Z">
              <w:r w:rsidRPr="004F4C7F">
                <w:rPr>
                  <w:b w:val="0"/>
                  <w:bCs w:val="0"/>
                  <w:lang w:bidi="ar-SY"/>
                </w:rPr>
                <w:t>User want</w:t>
              </w:r>
              <w:r>
                <w:rPr>
                  <w:b w:val="0"/>
                  <w:bCs w:val="0"/>
                  <w:lang w:bidi="ar-SY"/>
                </w:rPr>
                <w:t>s</w:t>
              </w:r>
              <w:r w:rsidRPr="004F4C7F">
                <w:rPr>
                  <w:b w:val="0"/>
                  <w:bCs w:val="0"/>
                  <w:lang w:bidi="ar-SY"/>
                </w:rPr>
                <w:t xml:space="preserve"> to</w:t>
              </w:r>
              <w:r>
                <w:rPr>
                  <w:b w:val="0"/>
                  <w:bCs w:val="0"/>
                  <w:lang w:bidi="ar-SY"/>
                </w:rPr>
                <w:t xml:space="preserve"> </w:t>
              </w:r>
            </w:ins>
            <w:ins w:id="206" w:author="Iman Ghali" w:date="2022-01-18T13:40:00Z">
              <w:r>
                <w:rPr>
                  <w:b w:val="0"/>
                  <w:bCs w:val="0"/>
                  <w:lang w:bidi="ar-SY"/>
                </w:rPr>
                <w:t>view</w:t>
              </w:r>
            </w:ins>
            <w:ins w:id="207" w:author="Iman Ghali" w:date="2022-01-18T13:38:00Z">
              <w:r>
                <w:rPr>
                  <w:b w:val="0"/>
                  <w:bCs w:val="0"/>
                  <w:lang w:bidi="ar-SY"/>
                </w:rPr>
                <w:t xml:space="preserve"> </w:t>
              </w:r>
            </w:ins>
            <w:ins w:id="208" w:author="Iman Ghali" w:date="2022-01-18T13:40:00Z">
              <w:r>
                <w:rPr>
                  <w:b w:val="0"/>
                  <w:bCs w:val="0"/>
                  <w:lang w:bidi="ar-SY"/>
                </w:rPr>
                <w:t>the last</w:t>
              </w:r>
            </w:ins>
            <w:ins w:id="209" w:author="Iman Ghali" w:date="2022-01-18T13:38:00Z">
              <w:r w:rsidRPr="004F4C7F">
                <w:rPr>
                  <w:b w:val="0"/>
                  <w:bCs w:val="0"/>
                  <w:lang w:bidi="ar-SY"/>
                </w:rPr>
                <w:t xml:space="preserve"> </w:t>
              </w:r>
              <w:r>
                <w:rPr>
                  <w:b w:val="0"/>
                  <w:bCs w:val="0"/>
                  <w:lang w:bidi="ar-SY"/>
                </w:rPr>
                <w:t xml:space="preserve">reminder </w:t>
              </w:r>
            </w:ins>
            <w:ins w:id="210" w:author="Iman Ghali" w:date="2022-01-18T13:40:00Z">
              <w:r>
                <w:rPr>
                  <w:b w:val="0"/>
                  <w:bCs w:val="0"/>
                  <w:lang w:bidi="ar-SY"/>
                </w:rPr>
                <w:t xml:space="preserve">sent </w:t>
              </w:r>
            </w:ins>
            <w:ins w:id="211" w:author="Iman Ghali" w:date="2022-01-18T13:38:00Z">
              <w:r>
                <w:rPr>
                  <w:b w:val="0"/>
                  <w:bCs w:val="0"/>
                  <w:lang w:bidi="ar-SY"/>
                </w:rPr>
                <w:t>to the custody who responsible for executing the pending action</w:t>
              </w:r>
              <w:r w:rsidRPr="004F4C7F">
                <w:rPr>
                  <w:b w:val="0"/>
                  <w:bCs w:val="0"/>
                  <w:lang w:bidi="ar-SY"/>
                </w:rPr>
                <w:t>.</w:t>
              </w:r>
            </w:ins>
          </w:p>
        </w:tc>
      </w:tr>
      <w:tr w:rsidR="008D785F" w:rsidRPr="005E2148" w14:paraId="64D6350F" w14:textId="77777777" w:rsidTr="00C81F9B">
        <w:trPr>
          <w:trHeight w:val="440"/>
          <w:jc w:val="center"/>
          <w:ins w:id="212"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3FCE47F" w14:textId="77777777" w:rsidR="008D785F" w:rsidRPr="00F90290" w:rsidRDefault="008D785F" w:rsidP="00C81F9B">
            <w:pPr>
              <w:pBdr>
                <w:left w:val="single" w:sz="18" w:space="4" w:color="auto"/>
              </w:pBdr>
              <w:jc w:val="center"/>
              <w:rPr>
                <w:ins w:id="213" w:author="Iman Ghali" w:date="2022-01-18T13:38:00Z"/>
                <w:rFonts w:cstheme="minorHAnsi"/>
                <w:szCs w:val="24"/>
              </w:rPr>
            </w:pPr>
            <w:ins w:id="214" w:author="Iman Ghali" w:date="2022-01-18T13:38:00Z">
              <w:r w:rsidRPr="00F90290">
                <w:rPr>
                  <w:rFonts w:cstheme="minorHAnsi"/>
                  <w:szCs w:val="24"/>
                </w:rPr>
                <w:t>Preconditions:</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57D6C1D0" w14:textId="77777777" w:rsidR="008D785F" w:rsidRPr="004F4C7F" w:rsidRDefault="008D785F" w:rsidP="008D785F">
            <w:pPr>
              <w:pStyle w:val="ListParagraph"/>
              <w:numPr>
                <w:ilvl w:val="0"/>
                <w:numId w:val="38"/>
              </w:numPr>
              <w:bidi w:val="0"/>
              <w:spacing w:line="240" w:lineRule="auto"/>
              <w:rPr>
                <w:ins w:id="215" w:author="Iman Ghali" w:date="2022-01-18T13:38:00Z"/>
                <w:lang w:bidi="ar-SY"/>
              </w:rPr>
            </w:pPr>
            <w:ins w:id="216" w:author="Iman Ghali" w:date="2022-01-18T13:38:00Z">
              <w:r w:rsidRPr="00BE21E0">
                <w:rPr>
                  <w:rFonts w:ascii="Calibri" w:eastAsiaTheme="minorEastAsia" w:hAnsi="Calibri"/>
                  <w:b w:val="0"/>
                  <w:bCs w:val="0"/>
                  <w:color w:val="4D5154" w:themeColor="text1" w:themeTint="BF"/>
                  <w:sz w:val="24"/>
                  <w:lang w:bidi="ar-SY"/>
                </w:rPr>
                <w:t>User has to have a permission to access this UI.</w:t>
              </w:r>
            </w:ins>
          </w:p>
        </w:tc>
      </w:tr>
      <w:tr w:rsidR="008D785F" w:rsidRPr="005E2148" w14:paraId="7D5B6219" w14:textId="77777777" w:rsidTr="00C81F9B">
        <w:trPr>
          <w:trHeight w:val="284"/>
          <w:jc w:val="center"/>
          <w:ins w:id="217"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08BE5AE4" w14:textId="77777777" w:rsidR="008D785F" w:rsidRPr="00F90290" w:rsidRDefault="008D785F" w:rsidP="00C81F9B">
            <w:pPr>
              <w:pBdr>
                <w:left w:val="single" w:sz="18" w:space="4" w:color="auto"/>
              </w:pBdr>
              <w:jc w:val="center"/>
              <w:rPr>
                <w:ins w:id="218" w:author="Iman Ghali" w:date="2022-01-18T13:38:00Z"/>
                <w:rFonts w:cstheme="minorHAnsi"/>
                <w:szCs w:val="24"/>
              </w:rPr>
            </w:pPr>
            <w:ins w:id="219" w:author="Iman Ghali" w:date="2022-01-18T13:38:00Z">
              <w:r w:rsidRPr="00F90290">
                <w:rPr>
                  <w:rFonts w:cstheme="minorHAnsi"/>
                  <w:szCs w:val="24"/>
                </w:rPr>
                <w:t>Assumptions:</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09B19986" w14:textId="77777777" w:rsidR="008D785F" w:rsidRPr="00ED41A0" w:rsidRDefault="008D785F" w:rsidP="00C81F9B">
            <w:pPr>
              <w:jc w:val="center"/>
              <w:rPr>
                <w:ins w:id="220" w:author="Iman Ghali" w:date="2022-01-18T13:38:00Z"/>
                <w:lang w:bidi="ar-SY"/>
              </w:rPr>
            </w:pPr>
            <w:ins w:id="221" w:author="Iman Ghali" w:date="2022-01-18T13:38:00Z">
              <w:r w:rsidRPr="00ED41A0">
                <w:rPr>
                  <w:lang w:bidi="ar-SY"/>
                </w:rPr>
                <w:t>-</w:t>
              </w:r>
            </w:ins>
          </w:p>
        </w:tc>
      </w:tr>
      <w:tr w:rsidR="008D785F" w:rsidRPr="005E2148" w14:paraId="2B61FAC4" w14:textId="77777777" w:rsidTr="00C81F9B">
        <w:trPr>
          <w:trHeight w:val="449"/>
          <w:jc w:val="center"/>
          <w:ins w:id="222"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5CF50AB" w14:textId="77777777" w:rsidR="008D785F" w:rsidRPr="00F90290" w:rsidRDefault="008D785F" w:rsidP="00C81F9B">
            <w:pPr>
              <w:pBdr>
                <w:left w:val="single" w:sz="18" w:space="4" w:color="auto"/>
              </w:pBdr>
              <w:jc w:val="center"/>
              <w:rPr>
                <w:ins w:id="223" w:author="Iman Ghali" w:date="2022-01-18T13:38:00Z"/>
                <w:rFonts w:cstheme="minorHAnsi"/>
                <w:szCs w:val="24"/>
              </w:rPr>
            </w:pPr>
            <w:ins w:id="224" w:author="Iman Ghali" w:date="2022-01-18T13:38:00Z">
              <w:r w:rsidRPr="00F90290">
                <w:rPr>
                  <w:rFonts w:cstheme="minorHAnsi"/>
                  <w:szCs w:val="24"/>
                </w:rPr>
                <w:t>Actor(s):</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6D568610" w14:textId="77777777" w:rsidR="008D785F" w:rsidRPr="004F4C7F" w:rsidRDefault="008D785F" w:rsidP="00C81F9B">
            <w:pPr>
              <w:rPr>
                <w:ins w:id="225" w:author="Iman Ghali" w:date="2022-01-18T13:38:00Z"/>
                <w:b w:val="0"/>
                <w:bCs w:val="0"/>
                <w:lang w:bidi="ar-SY"/>
              </w:rPr>
            </w:pPr>
            <w:ins w:id="226" w:author="Iman Ghali" w:date="2022-01-18T13:38:00Z">
              <w:r w:rsidRPr="004F4C7F">
                <w:rPr>
                  <w:b w:val="0"/>
                  <w:bCs w:val="0"/>
                  <w:lang w:bidi="ar-SY"/>
                </w:rPr>
                <w:t>Admin, Permitted User</w:t>
              </w:r>
            </w:ins>
          </w:p>
        </w:tc>
      </w:tr>
      <w:tr w:rsidR="008D785F" w:rsidRPr="005E2148" w14:paraId="031DFF22" w14:textId="77777777" w:rsidTr="00C81F9B">
        <w:trPr>
          <w:trHeight w:val="465"/>
          <w:jc w:val="center"/>
          <w:ins w:id="227"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8DDFADB" w14:textId="77777777" w:rsidR="008D785F" w:rsidRPr="00F90290" w:rsidRDefault="008D785F" w:rsidP="00C81F9B">
            <w:pPr>
              <w:pBdr>
                <w:left w:val="single" w:sz="18" w:space="4" w:color="auto"/>
              </w:pBdr>
              <w:jc w:val="center"/>
              <w:rPr>
                <w:ins w:id="228" w:author="Iman Ghali" w:date="2022-01-18T13:38:00Z"/>
                <w:rFonts w:cstheme="minorHAnsi"/>
                <w:szCs w:val="24"/>
              </w:rPr>
            </w:pPr>
            <w:ins w:id="229" w:author="Iman Ghali" w:date="2022-01-18T13:38:00Z">
              <w:r w:rsidRPr="00F90290">
                <w:rPr>
                  <w:rFonts w:cstheme="minorHAnsi"/>
                  <w:szCs w:val="24"/>
                </w:rPr>
                <w:t>Priority:</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26ED929B" w14:textId="77777777" w:rsidR="008D785F" w:rsidRPr="004F4C7F" w:rsidRDefault="008D785F" w:rsidP="00C81F9B">
            <w:pPr>
              <w:rPr>
                <w:ins w:id="230" w:author="Iman Ghali" w:date="2022-01-18T13:38:00Z"/>
                <w:b w:val="0"/>
                <w:bCs w:val="0"/>
              </w:rPr>
            </w:pPr>
            <w:ins w:id="231" w:author="Iman Ghali" w:date="2022-01-18T13:38:00Z">
              <w:r w:rsidRPr="004F4C7F">
                <w:rPr>
                  <w:b w:val="0"/>
                  <w:bCs w:val="0"/>
                </w:rPr>
                <w:t>High</w:t>
              </w:r>
            </w:ins>
          </w:p>
        </w:tc>
      </w:tr>
      <w:tr w:rsidR="008D785F" w:rsidRPr="005E2148" w14:paraId="7D226353" w14:textId="77777777" w:rsidTr="00C81F9B">
        <w:trPr>
          <w:trHeight w:val="432"/>
          <w:jc w:val="center"/>
          <w:ins w:id="232"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30D15F05" w14:textId="77777777" w:rsidR="008D785F" w:rsidRPr="00F90290" w:rsidRDefault="008D785F" w:rsidP="00C81F9B">
            <w:pPr>
              <w:pBdr>
                <w:left w:val="single" w:sz="18" w:space="4" w:color="auto"/>
              </w:pBdr>
              <w:jc w:val="center"/>
              <w:rPr>
                <w:ins w:id="233" w:author="Iman Ghali" w:date="2022-01-18T13:38:00Z"/>
                <w:rFonts w:cstheme="minorHAnsi"/>
                <w:szCs w:val="24"/>
              </w:rPr>
            </w:pPr>
            <w:ins w:id="234" w:author="Iman Ghali" w:date="2022-01-18T13:38:00Z">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ins>
          </w:p>
        </w:tc>
        <w:tc>
          <w:tcPr>
            <w:tcW w:w="3183" w:type="dxa"/>
            <w:shd w:val="clear" w:color="auto" w:fill="E6E7E8" w:themeFill="text1" w:themeFillTint="1A"/>
          </w:tcPr>
          <w:p w14:paraId="6B3707FA" w14:textId="77777777" w:rsidR="008D785F" w:rsidRPr="00F907F5" w:rsidRDefault="008D785F" w:rsidP="00C81F9B">
            <w:pPr>
              <w:jc w:val="center"/>
              <w:cnfStyle w:val="000000000000" w:firstRow="0" w:lastRow="0" w:firstColumn="0" w:lastColumn="0" w:oddVBand="0" w:evenVBand="0" w:oddHBand="0" w:evenHBand="0" w:firstRowFirstColumn="0" w:firstRowLastColumn="0" w:lastRowFirstColumn="0" w:lastRowLastColumn="0"/>
              <w:rPr>
                <w:ins w:id="235" w:author="Iman Ghali" w:date="2022-01-18T13:38:00Z"/>
                <w:rFonts w:cstheme="minorHAnsi"/>
                <w:b/>
                <w:bCs/>
                <w:iCs/>
                <w:szCs w:val="24"/>
              </w:rPr>
            </w:pPr>
            <w:ins w:id="236" w:author="Iman Ghali" w:date="2022-01-18T13:38:00Z">
              <w:r w:rsidRPr="00F907F5">
                <w:rPr>
                  <w:rFonts w:cstheme="minorHAnsi"/>
                  <w:b/>
                  <w:bCs/>
                  <w:iCs/>
                  <w:szCs w:val="24"/>
                </w:rPr>
                <w:t>Actor Action</w:t>
              </w:r>
            </w:ins>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3939E567" w14:textId="77777777" w:rsidR="008D785F" w:rsidRPr="00F907F5" w:rsidRDefault="008D785F" w:rsidP="00C81F9B">
            <w:pPr>
              <w:jc w:val="center"/>
              <w:rPr>
                <w:ins w:id="237" w:author="Iman Ghali" w:date="2022-01-18T13:38:00Z"/>
                <w:rFonts w:cstheme="minorHAnsi"/>
                <w:iCs/>
                <w:szCs w:val="24"/>
              </w:rPr>
            </w:pPr>
            <w:ins w:id="238" w:author="Iman Ghali" w:date="2022-01-18T13:38:00Z">
              <w:r w:rsidRPr="00F907F5">
                <w:rPr>
                  <w:rFonts w:cstheme="minorHAnsi"/>
                  <w:iCs/>
                  <w:szCs w:val="24"/>
                </w:rPr>
                <w:t>System Response</w:t>
              </w:r>
            </w:ins>
          </w:p>
        </w:tc>
      </w:tr>
      <w:tr w:rsidR="008D785F" w:rsidRPr="005E2148" w14:paraId="71EE89AE" w14:textId="77777777" w:rsidTr="00C81F9B">
        <w:trPr>
          <w:trHeight w:val="1547"/>
          <w:jc w:val="center"/>
          <w:ins w:id="239"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2B496F39" w14:textId="77777777" w:rsidR="008D785F" w:rsidRPr="00F90290" w:rsidRDefault="008D785F" w:rsidP="00C81F9B">
            <w:pPr>
              <w:pBdr>
                <w:left w:val="single" w:sz="18" w:space="4" w:color="auto"/>
              </w:pBdr>
              <w:jc w:val="center"/>
              <w:rPr>
                <w:ins w:id="240" w:author="Iman Ghali" w:date="2022-01-18T13:38:00Z"/>
                <w:rFonts w:cstheme="minorHAnsi"/>
                <w:szCs w:val="24"/>
              </w:rPr>
            </w:pPr>
          </w:p>
        </w:tc>
        <w:tc>
          <w:tcPr>
            <w:tcW w:w="3183" w:type="dxa"/>
          </w:tcPr>
          <w:p w14:paraId="3B3CB227" w14:textId="6DB5528D" w:rsidR="008D785F" w:rsidRDefault="008D785F" w:rsidP="00C81F9B">
            <w:pPr>
              <w:cnfStyle w:val="000000000000" w:firstRow="0" w:lastRow="0" w:firstColumn="0" w:lastColumn="0" w:oddVBand="0" w:evenVBand="0" w:oddHBand="0" w:evenHBand="0" w:firstRowFirstColumn="0" w:firstRowLastColumn="0" w:lastRowFirstColumn="0" w:lastRowLastColumn="0"/>
              <w:rPr>
                <w:ins w:id="241" w:author="Iman Ghali" w:date="2022-01-18T13:38:00Z"/>
                <w:rFonts w:cstheme="minorHAnsi"/>
                <w:iCs/>
                <w:szCs w:val="24"/>
              </w:rPr>
            </w:pPr>
            <w:ins w:id="242" w:author="Iman Ghali" w:date="2022-01-18T13:38:00Z">
              <w:r w:rsidRPr="00765826">
                <w:rPr>
                  <w:rFonts w:cstheme="minorHAnsi"/>
                  <w:b/>
                  <w:bCs/>
                  <w:iCs/>
                  <w:szCs w:val="24"/>
                </w:rPr>
                <w:t>Step 1</w:t>
              </w:r>
              <w:r w:rsidRPr="00F907F5">
                <w:rPr>
                  <w:rFonts w:cstheme="minorHAnsi"/>
                  <w:iCs/>
                  <w:szCs w:val="24"/>
                </w:rPr>
                <w:t xml:space="preserve">: </w:t>
              </w:r>
              <w:r>
                <w:rPr>
                  <w:rFonts w:cstheme="minorHAnsi"/>
                  <w:iCs/>
                  <w:szCs w:val="24"/>
                </w:rPr>
                <w:t xml:space="preserve">user will click on </w:t>
              </w:r>
              <w:r>
                <w:t xml:space="preserve">the </w:t>
              </w:r>
            </w:ins>
            <w:ins w:id="243" w:author="Iman Ghali" w:date="2022-01-18T13:40:00Z">
              <w:r>
                <w:t xml:space="preserve">view </w:t>
              </w:r>
            </w:ins>
            <w:ins w:id="244" w:author="Iman Ghali" w:date="2022-01-18T13:38:00Z">
              <w:r>
                <w:t>reminder button under Management column;</w:t>
              </w:r>
            </w:ins>
          </w:p>
          <w:p w14:paraId="228B50D8"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45" w:author="Iman Ghali" w:date="2022-01-18T13:38:00Z"/>
                <w:rFonts w:cstheme="minorHAnsi"/>
                <w:b/>
                <w:bCs/>
                <w:iCs/>
                <w:szCs w:val="24"/>
              </w:rPr>
            </w:pPr>
          </w:p>
          <w:p w14:paraId="55A93DAB"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46" w:author="Iman Ghali" w:date="2022-01-18T13:38:00Z"/>
                <w:rFonts w:cstheme="minorHAnsi"/>
                <w:b/>
                <w:bCs/>
                <w:iCs/>
                <w:szCs w:val="24"/>
              </w:rPr>
            </w:pPr>
          </w:p>
          <w:p w14:paraId="58AFA2BC"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47" w:author="Iman Ghali" w:date="2022-01-18T13:38:00Z"/>
                <w:rFonts w:cstheme="minorHAnsi"/>
                <w:iCs/>
                <w:szCs w:val="24"/>
              </w:rPr>
            </w:pPr>
          </w:p>
          <w:p w14:paraId="6502E96D"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48" w:author="Iman Ghali" w:date="2022-01-18T13:38:00Z"/>
                <w:rFonts w:cstheme="minorHAnsi"/>
                <w:iCs/>
                <w:szCs w:val="24"/>
              </w:rPr>
            </w:pPr>
          </w:p>
          <w:p w14:paraId="3BC1E05A"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49" w:author="Iman Ghali" w:date="2022-01-18T13:38:00Z"/>
                <w:rFonts w:cstheme="minorHAnsi"/>
                <w:iCs/>
                <w:szCs w:val="24"/>
              </w:rPr>
            </w:pPr>
          </w:p>
          <w:p w14:paraId="17C8A9CD"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50" w:author="Iman Ghali" w:date="2022-01-18T13:38:00Z"/>
                <w:rFonts w:cstheme="minorHAnsi"/>
                <w:iCs/>
                <w:szCs w:val="24"/>
              </w:rPr>
            </w:pPr>
          </w:p>
          <w:p w14:paraId="0826CD6E"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51" w:author="Iman Ghali" w:date="2022-01-18T13:38:00Z"/>
                <w:rFonts w:cstheme="minorHAnsi"/>
                <w:iCs/>
                <w:szCs w:val="24"/>
              </w:rPr>
            </w:pPr>
          </w:p>
          <w:p w14:paraId="53A3B207"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52" w:author="Iman Ghali" w:date="2022-01-18T13:38:00Z"/>
                <w:rFonts w:cstheme="minorHAnsi"/>
                <w:iCs/>
                <w:szCs w:val="24"/>
              </w:rPr>
            </w:pPr>
          </w:p>
          <w:p w14:paraId="49F191CE"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53" w:author="Iman Ghali" w:date="2022-01-18T13:38:00Z"/>
                <w:rFonts w:cstheme="minorHAnsi"/>
                <w:iCs/>
                <w:szCs w:val="24"/>
              </w:rPr>
            </w:pPr>
          </w:p>
          <w:p w14:paraId="53736ED1"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54" w:author="Iman Ghali" w:date="2022-01-18T13:38:00Z"/>
                <w:rFonts w:cstheme="minorHAnsi"/>
                <w:iCs/>
                <w:szCs w:val="24"/>
              </w:rPr>
            </w:pPr>
          </w:p>
          <w:p w14:paraId="0E6F1FBF"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55" w:author="Iman Ghali" w:date="2022-01-18T13:38:00Z"/>
                <w:rFonts w:cstheme="minorHAnsi"/>
                <w:iCs/>
                <w:szCs w:val="24"/>
              </w:rPr>
            </w:pPr>
          </w:p>
          <w:p w14:paraId="5821915E" w14:textId="4A9D48E3" w:rsidR="008D785F" w:rsidRDefault="008D785F" w:rsidP="00C81F9B">
            <w:pPr>
              <w:cnfStyle w:val="000000000000" w:firstRow="0" w:lastRow="0" w:firstColumn="0" w:lastColumn="0" w:oddVBand="0" w:evenVBand="0" w:oddHBand="0" w:evenHBand="0" w:firstRowFirstColumn="0" w:firstRowLastColumn="0" w:lastRowFirstColumn="0" w:lastRowLastColumn="0"/>
              <w:rPr>
                <w:ins w:id="256" w:author="Iman Ghali" w:date="2022-01-18T13:44:00Z"/>
                <w:rFonts w:cstheme="minorHAnsi"/>
                <w:iCs/>
                <w:szCs w:val="24"/>
              </w:rPr>
            </w:pPr>
          </w:p>
          <w:p w14:paraId="0F02166B" w14:textId="7BB2A512" w:rsidR="00FD6B8F" w:rsidRDefault="00FD6B8F" w:rsidP="00C81F9B">
            <w:pPr>
              <w:cnfStyle w:val="000000000000" w:firstRow="0" w:lastRow="0" w:firstColumn="0" w:lastColumn="0" w:oddVBand="0" w:evenVBand="0" w:oddHBand="0" w:evenHBand="0" w:firstRowFirstColumn="0" w:firstRowLastColumn="0" w:lastRowFirstColumn="0" w:lastRowLastColumn="0"/>
              <w:rPr>
                <w:ins w:id="257" w:author="Iman Ghali" w:date="2022-01-18T13:44:00Z"/>
                <w:rFonts w:cstheme="minorHAnsi"/>
                <w:iCs/>
                <w:szCs w:val="24"/>
              </w:rPr>
            </w:pPr>
          </w:p>
          <w:p w14:paraId="0F73AB50" w14:textId="54227C2F" w:rsidR="00FD6B8F" w:rsidRDefault="00FD6B8F" w:rsidP="00C81F9B">
            <w:pPr>
              <w:cnfStyle w:val="000000000000" w:firstRow="0" w:lastRow="0" w:firstColumn="0" w:lastColumn="0" w:oddVBand="0" w:evenVBand="0" w:oddHBand="0" w:evenHBand="0" w:firstRowFirstColumn="0" w:firstRowLastColumn="0" w:lastRowFirstColumn="0" w:lastRowLastColumn="0"/>
              <w:rPr>
                <w:ins w:id="258" w:author="Iman Ghali" w:date="2022-01-18T13:44:00Z"/>
                <w:rFonts w:cstheme="minorHAnsi"/>
                <w:iCs/>
                <w:szCs w:val="24"/>
              </w:rPr>
            </w:pPr>
          </w:p>
          <w:p w14:paraId="4A03019F" w14:textId="22D355B6" w:rsidR="00FD6B8F" w:rsidRDefault="00FD6B8F" w:rsidP="00C81F9B">
            <w:pPr>
              <w:cnfStyle w:val="000000000000" w:firstRow="0" w:lastRow="0" w:firstColumn="0" w:lastColumn="0" w:oddVBand="0" w:evenVBand="0" w:oddHBand="0" w:evenHBand="0" w:firstRowFirstColumn="0" w:firstRowLastColumn="0" w:lastRowFirstColumn="0" w:lastRowLastColumn="0"/>
              <w:rPr>
                <w:ins w:id="259" w:author="Iman Ghali" w:date="2022-01-18T13:44:00Z"/>
                <w:rFonts w:cstheme="minorHAnsi"/>
                <w:iCs/>
                <w:szCs w:val="24"/>
              </w:rPr>
            </w:pPr>
          </w:p>
          <w:p w14:paraId="208BFBA3" w14:textId="6B7918FB" w:rsidR="00FD6B8F" w:rsidRDefault="00FD6B8F" w:rsidP="00C81F9B">
            <w:pPr>
              <w:cnfStyle w:val="000000000000" w:firstRow="0" w:lastRow="0" w:firstColumn="0" w:lastColumn="0" w:oddVBand="0" w:evenVBand="0" w:oddHBand="0" w:evenHBand="0" w:firstRowFirstColumn="0" w:firstRowLastColumn="0" w:lastRowFirstColumn="0" w:lastRowLastColumn="0"/>
              <w:rPr>
                <w:ins w:id="260" w:author="Iman Ghali" w:date="2022-01-18T13:44:00Z"/>
                <w:rFonts w:cstheme="minorHAnsi"/>
                <w:iCs/>
                <w:szCs w:val="24"/>
              </w:rPr>
            </w:pPr>
          </w:p>
          <w:p w14:paraId="71D71F0E" w14:textId="0CA69B18" w:rsidR="00FD6B8F" w:rsidRDefault="00FD6B8F" w:rsidP="00C81F9B">
            <w:pPr>
              <w:cnfStyle w:val="000000000000" w:firstRow="0" w:lastRow="0" w:firstColumn="0" w:lastColumn="0" w:oddVBand="0" w:evenVBand="0" w:oddHBand="0" w:evenHBand="0" w:firstRowFirstColumn="0" w:firstRowLastColumn="0" w:lastRowFirstColumn="0" w:lastRowLastColumn="0"/>
              <w:rPr>
                <w:ins w:id="261" w:author="Iman Ghali" w:date="2022-01-18T13:44:00Z"/>
                <w:rFonts w:cstheme="minorHAnsi"/>
                <w:iCs/>
                <w:szCs w:val="24"/>
              </w:rPr>
            </w:pPr>
          </w:p>
          <w:p w14:paraId="6E989C64" w14:textId="45A43CEF" w:rsidR="00FD6B8F" w:rsidRDefault="00FD6B8F" w:rsidP="00C81F9B">
            <w:pPr>
              <w:cnfStyle w:val="000000000000" w:firstRow="0" w:lastRow="0" w:firstColumn="0" w:lastColumn="0" w:oddVBand="0" w:evenVBand="0" w:oddHBand="0" w:evenHBand="0" w:firstRowFirstColumn="0" w:firstRowLastColumn="0" w:lastRowFirstColumn="0" w:lastRowLastColumn="0"/>
              <w:rPr>
                <w:ins w:id="262" w:author="Iman Ghali" w:date="2022-01-18T13:44:00Z"/>
                <w:rFonts w:cstheme="minorHAnsi"/>
                <w:iCs/>
                <w:szCs w:val="24"/>
              </w:rPr>
            </w:pPr>
          </w:p>
          <w:p w14:paraId="48C26F2C" w14:textId="2236E79D" w:rsidR="00FD6B8F" w:rsidRDefault="00FD6B8F" w:rsidP="00C81F9B">
            <w:pPr>
              <w:cnfStyle w:val="000000000000" w:firstRow="0" w:lastRow="0" w:firstColumn="0" w:lastColumn="0" w:oddVBand="0" w:evenVBand="0" w:oddHBand="0" w:evenHBand="0" w:firstRowFirstColumn="0" w:firstRowLastColumn="0" w:lastRowFirstColumn="0" w:lastRowLastColumn="0"/>
              <w:rPr>
                <w:ins w:id="263" w:author="Iman Ghali" w:date="2022-01-18T13:44:00Z"/>
                <w:rFonts w:cstheme="minorHAnsi"/>
                <w:iCs/>
                <w:szCs w:val="24"/>
              </w:rPr>
            </w:pPr>
          </w:p>
          <w:p w14:paraId="2F604090" w14:textId="1F20A98A" w:rsidR="00FD6B8F" w:rsidRDefault="00FD6B8F" w:rsidP="00C81F9B">
            <w:pPr>
              <w:cnfStyle w:val="000000000000" w:firstRow="0" w:lastRow="0" w:firstColumn="0" w:lastColumn="0" w:oddVBand="0" w:evenVBand="0" w:oddHBand="0" w:evenHBand="0" w:firstRowFirstColumn="0" w:firstRowLastColumn="0" w:lastRowFirstColumn="0" w:lastRowLastColumn="0"/>
              <w:rPr>
                <w:ins w:id="264" w:author="Iman Ghali" w:date="2022-01-18T13:44:00Z"/>
                <w:rFonts w:cstheme="minorHAnsi"/>
                <w:iCs/>
                <w:szCs w:val="24"/>
              </w:rPr>
            </w:pPr>
          </w:p>
          <w:p w14:paraId="4314D751" w14:textId="2A4A789B" w:rsidR="00FD6B8F" w:rsidRDefault="00FD6B8F" w:rsidP="00C81F9B">
            <w:pPr>
              <w:cnfStyle w:val="000000000000" w:firstRow="0" w:lastRow="0" w:firstColumn="0" w:lastColumn="0" w:oddVBand="0" w:evenVBand="0" w:oddHBand="0" w:evenHBand="0" w:firstRowFirstColumn="0" w:firstRowLastColumn="0" w:lastRowFirstColumn="0" w:lastRowLastColumn="0"/>
              <w:rPr>
                <w:ins w:id="265" w:author="Iman Ghali" w:date="2022-01-18T13:44:00Z"/>
                <w:rFonts w:cstheme="minorHAnsi"/>
                <w:iCs/>
                <w:szCs w:val="24"/>
              </w:rPr>
            </w:pPr>
          </w:p>
          <w:p w14:paraId="0601A39C" w14:textId="6B23794C" w:rsidR="00FD6B8F" w:rsidRDefault="00FD6B8F" w:rsidP="00C81F9B">
            <w:pPr>
              <w:cnfStyle w:val="000000000000" w:firstRow="0" w:lastRow="0" w:firstColumn="0" w:lastColumn="0" w:oddVBand="0" w:evenVBand="0" w:oddHBand="0" w:evenHBand="0" w:firstRowFirstColumn="0" w:firstRowLastColumn="0" w:lastRowFirstColumn="0" w:lastRowLastColumn="0"/>
              <w:rPr>
                <w:ins w:id="266" w:author="Iman Ghali" w:date="2022-01-18T13:44:00Z"/>
                <w:rFonts w:cstheme="minorHAnsi"/>
                <w:iCs/>
                <w:szCs w:val="24"/>
              </w:rPr>
            </w:pPr>
          </w:p>
          <w:p w14:paraId="4AF13F7C" w14:textId="68CFA3E3" w:rsidR="00FD6B8F" w:rsidRDefault="00FD6B8F" w:rsidP="00C81F9B">
            <w:pPr>
              <w:cnfStyle w:val="000000000000" w:firstRow="0" w:lastRow="0" w:firstColumn="0" w:lastColumn="0" w:oddVBand="0" w:evenVBand="0" w:oddHBand="0" w:evenHBand="0" w:firstRowFirstColumn="0" w:firstRowLastColumn="0" w:lastRowFirstColumn="0" w:lastRowLastColumn="0"/>
              <w:rPr>
                <w:ins w:id="267" w:author="Iman Ghali" w:date="2022-01-18T13:44:00Z"/>
                <w:rFonts w:cstheme="minorHAnsi"/>
                <w:iCs/>
                <w:szCs w:val="24"/>
              </w:rPr>
            </w:pPr>
          </w:p>
          <w:p w14:paraId="00CF2F4F" w14:textId="470AD50A" w:rsidR="00FD6B8F" w:rsidRDefault="00FD6B8F" w:rsidP="00C81F9B">
            <w:pPr>
              <w:cnfStyle w:val="000000000000" w:firstRow="0" w:lastRow="0" w:firstColumn="0" w:lastColumn="0" w:oddVBand="0" w:evenVBand="0" w:oddHBand="0" w:evenHBand="0" w:firstRowFirstColumn="0" w:firstRowLastColumn="0" w:lastRowFirstColumn="0" w:lastRowLastColumn="0"/>
              <w:rPr>
                <w:ins w:id="268" w:author="Iman Ghali" w:date="2022-01-18T13:44:00Z"/>
                <w:rFonts w:cstheme="minorHAnsi"/>
                <w:iCs/>
                <w:szCs w:val="24"/>
              </w:rPr>
            </w:pPr>
          </w:p>
          <w:p w14:paraId="059BB202" w14:textId="5C5B6C84" w:rsidR="00FD6B8F" w:rsidRDefault="00FD6B8F" w:rsidP="00C81F9B">
            <w:pPr>
              <w:cnfStyle w:val="000000000000" w:firstRow="0" w:lastRow="0" w:firstColumn="0" w:lastColumn="0" w:oddVBand="0" w:evenVBand="0" w:oddHBand="0" w:evenHBand="0" w:firstRowFirstColumn="0" w:firstRowLastColumn="0" w:lastRowFirstColumn="0" w:lastRowLastColumn="0"/>
              <w:rPr>
                <w:ins w:id="269" w:author="Iman Ghali" w:date="2022-01-18T13:44:00Z"/>
                <w:rFonts w:cstheme="minorHAnsi"/>
                <w:iCs/>
                <w:szCs w:val="24"/>
              </w:rPr>
            </w:pPr>
          </w:p>
          <w:p w14:paraId="3A5EEC1B" w14:textId="77777777" w:rsidR="00FD6B8F" w:rsidRDefault="00FD6B8F" w:rsidP="00C81F9B">
            <w:pPr>
              <w:cnfStyle w:val="000000000000" w:firstRow="0" w:lastRow="0" w:firstColumn="0" w:lastColumn="0" w:oddVBand="0" w:evenVBand="0" w:oddHBand="0" w:evenHBand="0" w:firstRowFirstColumn="0" w:firstRowLastColumn="0" w:lastRowFirstColumn="0" w:lastRowLastColumn="0"/>
              <w:rPr>
                <w:ins w:id="270" w:author="Iman Ghali" w:date="2022-01-18T13:38:00Z"/>
                <w:rFonts w:cstheme="minorHAnsi"/>
                <w:iCs/>
                <w:szCs w:val="24"/>
              </w:rPr>
            </w:pPr>
          </w:p>
          <w:p w14:paraId="1AD298B8" w14:textId="77777777" w:rsidR="008D785F" w:rsidRDefault="008D785F" w:rsidP="00C81F9B">
            <w:pPr>
              <w:cnfStyle w:val="000000000000" w:firstRow="0" w:lastRow="0" w:firstColumn="0" w:lastColumn="0" w:oddVBand="0" w:evenVBand="0" w:oddHBand="0" w:evenHBand="0" w:firstRowFirstColumn="0" w:firstRowLastColumn="0" w:lastRowFirstColumn="0" w:lastRowLastColumn="0"/>
              <w:rPr>
                <w:ins w:id="271" w:author="Iman Ghali" w:date="2022-01-18T13:38:00Z"/>
                <w:rFonts w:cstheme="minorHAnsi"/>
                <w:iCs/>
                <w:szCs w:val="24"/>
              </w:rPr>
            </w:pPr>
          </w:p>
          <w:p w14:paraId="1C398EF5" w14:textId="1E6A076D" w:rsidR="008D785F" w:rsidRDefault="008D785F" w:rsidP="00C81F9B">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64ABA06F" w14:textId="7BD0B8C8" w:rsidR="00233047" w:rsidRDefault="00233047" w:rsidP="00C81F9B">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114DD402" w14:textId="62710C95" w:rsidR="00233047" w:rsidRDefault="00233047" w:rsidP="00C81F9B">
            <w:pPr>
              <w:cnfStyle w:val="000000000000" w:firstRow="0" w:lastRow="0" w:firstColumn="0" w:lastColumn="0" w:oddVBand="0" w:evenVBand="0" w:oddHBand="0" w:evenHBand="0" w:firstRowFirstColumn="0" w:firstRowLastColumn="0" w:lastRowFirstColumn="0" w:lastRowLastColumn="0"/>
              <w:rPr>
                <w:ins w:id="272" w:author="Iman Ghali" w:date="2022-01-18T13:38:00Z"/>
                <w:rFonts w:cstheme="minorHAnsi"/>
                <w:iCs/>
                <w:szCs w:val="24"/>
              </w:rPr>
            </w:pPr>
          </w:p>
          <w:p w14:paraId="371B5BDA" w14:textId="64B0505C" w:rsidR="008D785F" w:rsidRPr="00F907F5" w:rsidRDefault="008D785F">
            <w:pPr>
              <w:cnfStyle w:val="000000000000" w:firstRow="0" w:lastRow="0" w:firstColumn="0" w:lastColumn="0" w:oddVBand="0" w:evenVBand="0" w:oddHBand="0" w:evenHBand="0" w:firstRowFirstColumn="0" w:firstRowLastColumn="0" w:lastRowFirstColumn="0" w:lastRowLastColumn="0"/>
              <w:rPr>
                <w:ins w:id="273" w:author="Iman Ghali" w:date="2022-01-18T13:38:00Z"/>
                <w:rFonts w:cstheme="minorHAnsi"/>
                <w:iCs/>
                <w:szCs w:val="24"/>
              </w:rPr>
              <w:pPrChange w:id="274" w:author="Iman Ghali" w:date="2022-01-18T13:44:00Z">
                <w:pPr>
                  <w:jc w:val="both"/>
                  <w:cnfStyle w:val="000000000000" w:firstRow="0" w:lastRow="0" w:firstColumn="0" w:lastColumn="0" w:oddVBand="0" w:evenVBand="0" w:oddHBand="0" w:evenHBand="0" w:firstRowFirstColumn="0" w:firstRowLastColumn="0" w:lastRowFirstColumn="0" w:lastRowLastColumn="0"/>
                </w:pPr>
              </w:pPrChange>
            </w:pPr>
            <w:ins w:id="275" w:author="Iman Ghali" w:date="2022-01-18T13:38:00Z">
              <w:r w:rsidRPr="00765826">
                <w:rPr>
                  <w:rFonts w:cstheme="minorHAnsi"/>
                  <w:b/>
                  <w:bCs/>
                  <w:iCs/>
                  <w:szCs w:val="24"/>
                </w:rPr>
                <w:t xml:space="preserve">Step </w:t>
              </w:r>
              <w:r>
                <w:rPr>
                  <w:rFonts w:cstheme="minorHAnsi"/>
                  <w:b/>
                  <w:bCs/>
                  <w:iCs/>
                  <w:szCs w:val="24"/>
                </w:rPr>
                <w:t xml:space="preserve">3: </w:t>
              </w:r>
              <w:r>
                <w:rPr>
                  <w:rFonts w:cstheme="minorHAnsi"/>
                  <w:iCs/>
                  <w:szCs w:val="24"/>
                </w:rPr>
                <w:t xml:space="preserve">user will </w:t>
              </w:r>
            </w:ins>
            <w:ins w:id="276" w:author="Iman Ghali" w:date="2022-01-18T13:44:00Z">
              <w:r w:rsidR="00FD6B8F">
                <w:rPr>
                  <w:rFonts w:cstheme="minorHAnsi"/>
                  <w:iCs/>
                  <w:szCs w:val="24"/>
                </w:rPr>
                <w:t>be able to check the info of the reminder.</w:t>
              </w:r>
            </w:ins>
          </w:p>
        </w:tc>
        <w:tc>
          <w:tcPr>
            <w:cnfStyle w:val="000100000000" w:firstRow="0" w:lastRow="0" w:firstColumn="0" w:lastColumn="1" w:oddVBand="0" w:evenVBand="0" w:oddHBand="0" w:evenHBand="0" w:firstRowFirstColumn="0" w:firstRowLastColumn="0" w:lastRowFirstColumn="0" w:lastRowLastColumn="0"/>
            <w:tcW w:w="3483" w:type="dxa"/>
          </w:tcPr>
          <w:p w14:paraId="2F9F8A12" w14:textId="77777777" w:rsidR="008D785F" w:rsidRPr="00F907F5" w:rsidRDefault="008D785F" w:rsidP="00C81F9B">
            <w:pPr>
              <w:rPr>
                <w:ins w:id="277" w:author="Iman Ghali" w:date="2022-01-18T13:38:00Z"/>
                <w:rFonts w:cstheme="minorHAnsi"/>
                <w:b w:val="0"/>
                <w:bCs w:val="0"/>
                <w:iCs/>
                <w:szCs w:val="24"/>
              </w:rPr>
            </w:pPr>
          </w:p>
          <w:p w14:paraId="1680A025" w14:textId="77777777" w:rsidR="008D785F" w:rsidRDefault="008D785F" w:rsidP="00C81F9B">
            <w:pPr>
              <w:rPr>
                <w:ins w:id="278" w:author="Iman Ghali" w:date="2022-01-18T13:38:00Z"/>
                <w:rFonts w:cstheme="minorHAnsi"/>
                <w:iCs/>
                <w:szCs w:val="24"/>
              </w:rPr>
            </w:pPr>
          </w:p>
          <w:p w14:paraId="5F8C697B" w14:textId="77777777" w:rsidR="008D785F" w:rsidRDefault="008D785F" w:rsidP="00C81F9B">
            <w:pPr>
              <w:rPr>
                <w:ins w:id="279" w:author="Iman Ghali" w:date="2022-01-18T13:38:00Z"/>
                <w:rFonts w:cstheme="minorHAnsi"/>
                <w:iCs/>
                <w:szCs w:val="24"/>
              </w:rPr>
            </w:pPr>
          </w:p>
          <w:p w14:paraId="28B77CCF" w14:textId="77777777" w:rsidR="008D785F" w:rsidRPr="006E4B02" w:rsidRDefault="008D785F" w:rsidP="00C81F9B">
            <w:pPr>
              <w:rPr>
                <w:ins w:id="280" w:author="Iman Ghali" w:date="2022-01-18T13:38:00Z"/>
                <w:rFonts w:cs="Calibri"/>
                <w:b w:val="0"/>
                <w:bCs w:val="0"/>
                <w:iCs/>
                <w:szCs w:val="24"/>
              </w:rPr>
            </w:pPr>
            <w:ins w:id="281" w:author="Iman Ghali" w:date="2022-01-18T13:38:00Z">
              <w:r w:rsidRPr="00D414D7">
                <w:rPr>
                  <w:rFonts w:cstheme="minorHAnsi"/>
                  <w:iCs/>
                  <w:szCs w:val="24"/>
                </w:rPr>
                <w:t xml:space="preserve">Step </w:t>
              </w:r>
              <w:r>
                <w:rPr>
                  <w:rFonts w:cstheme="minorHAnsi"/>
                  <w:iCs/>
                  <w:szCs w:val="24"/>
                </w:rPr>
                <w:t>2</w:t>
              </w:r>
              <w:r w:rsidRPr="00F907F5">
                <w:rPr>
                  <w:rFonts w:cstheme="minorHAnsi"/>
                  <w:iCs/>
                  <w:szCs w:val="24"/>
                </w:rPr>
                <w:t xml:space="preserve">: </w:t>
              </w:r>
              <w:r w:rsidRPr="006E4B02">
                <w:rPr>
                  <w:rFonts w:cs="Calibri"/>
                  <w:b w:val="0"/>
                  <w:bCs w:val="0"/>
                  <w:iCs/>
                  <w:szCs w:val="24"/>
                </w:rPr>
                <w:t>system will display a dialog contains:</w:t>
              </w:r>
            </w:ins>
          </w:p>
          <w:p w14:paraId="24A8C203" w14:textId="77777777" w:rsidR="008D785F" w:rsidRPr="008D785F" w:rsidRDefault="008D785F">
            <w:pPr>
              <w:pStyle w:val="ListParagraph"/>
              <w:numPr>
                <w:ilvl w:val="0"/>
                <w:numId w:val="45"/>
              </w:numPr>
              <w:bidi w:val="0"/>
              <w:rPr>
                <w:ins w:id="282" w:author="Iman Ghali" w:date="2022-01-18T13:40:00Z"/>
                <w:rFonts w:eastAsiaTheme="minorEastAsia" w:cs="Calibri"/>
                <w:b w:val="0"/>
                <w:bCs w:val="0"/>
                <w:iCs/>
                <w:szCs w:val="24"/>
                <w:rPrChange w:id="283" w:author="Iman Ghali" w:date="2022-01-18T13:41:00Z">
                  <w:rPr>
                    <w:ins w:id="284" w:author="Iman Ghali" w:date="2022-01-18T13:40:00Z"/>
                    <w:rFonts w:eastAsia="Calibri"/>
                  </w:rPr>
                </w:rPrChange>
              </w:rPr>
              <w:pPrChange w:id="285" w:author="Iman Ghali" w:date="2022-01-18T13:41:00Z">
                <w:pPr>
                  <w:numPr>
                    <w:ilvl w:val="1"/>
                    <w:numId w:val="44"/>
                  </w:numPr>
                  <w:spacing w:after="160" w:line="259" w:lineRule="auto"/>
                  <w:ind w:left="1350" w:hanging="360"/>
                  <w:contextualSpacing/>
                </w:pPr>
              </w:pPrChange>
            </w:pPr>
            <w:ins w:id="286" w:author="Iman Ghali" w:date="2022-01-18T13:40:00Z">
              <w:r w:rsidRPr="008D785F">
                <w:rPr>
                  <w:rFonts w:ascii="Calibri" w:eastAsiaTheme="minorEastAsia" w:hAnsi="Calibri" w:cs="Calibri"/>
                  <w:iCs/>
                  <w:color w:val="4D5154" w:themeColor="text1" w:themeTint="BF"/>
                  <w:sz w:val="24"/>
                  <w:szCs w:val="24"/>
                  <w:rPrChange w:id="287" w:author="Iman Ghali" w:date="2022-01-18T13:41:00Z">
                    <w:rPr>
                      <w:rFonts w:eastAsia="Calibri"/>
                    </w:rPr>
                  </w:rPrChange>
                </w:rPr>
                <w:t>Received Group: Auto generated, the last assigned group in this task.</w:t>
              </w:r>
            </w:ins>
          </w:p>
          <w:p w14:paraId="7927C37B" w14:textId="77777777" w:rsidR="008D785F" w:rsidRPr="008D785F" w:rsidRDefault="008D785F">
            <w:pPr>
              <w:pStyle w:val="ListParagraph"/>
              <w:numPr>
                <w:ilvl w:val="0"/>
                <w:numId w:val="45"/>
              </w:numPr>
              <w:bidi w:val="0"/>
              <w:rPr>
                <w:ins w:id="288" w:author="Iman Ghali" w:date="2022-01-18T13:40:00Z"/>
                <w:rFonts w:ascii="Calibri" w:eastAsiaTheme="minorEastAsia" w:hAnsi="Calibri" w:cs="Calibri"/>
                <w:b w:val="0"/>
                <w:bCs w:val="0"/>
                <w:iCs/>
                <w:color w:val="4D5154" w:themeColor="text1" w:themeTint="BF"/>
                <w:sz w:val="24"/>
                <w:szCs w:val="24"/>
                <w:rPrChange w:id="289" w:author="Iman Ghali" w:date="2022-01-18T13:42:00Z">
                  <w:rPr>
                    <w:ins w:id="290" w:author="Iman Ghali" w:date="2022-01-18T13:40:00Z"/>
                    <w:rFonts w:ascii="Times New Roman" w:eastAsia="Calibri" w:hAnsi="Times New Roman" w:cs="Times New Roman"/>
                    <w:color w:val="auto"/>
                    <w:sz w:val="22"/>
                  </w:rPr>
                </w:rPrChange>
              </w:rPr>
              <w:pPrChange w:id="291" w:author="Iman Ghali" w:date="2022-01-18T13:42:00Z">
                <w:pPr>
                  <w:numPr>
                    <w:ilvl w:val="1"/>
                    <w:numId w:val="44"/>
                  </w:numPr>
                  <w:spacing w:after="160" w:line="259" w:lineRule="auto"/>
                  <w:ind w:left="1350" w:hanging="360"/>
                  <w:contextualSpacing/>
                </w:pPr>
              </w:pPrChange>
            </w:pPr>
            <w:ins w:id="292" w:author="Iman Ghali" w:date="2022-01-18T13:40:00Z">
              <w:r w:rsidRPr="008D785F">
                <w:rPr>
                  <w:rFonts w:ascii="Calibri" w:eastAsiaTheme="minorEastAsia" w:hAnsi="Calibri" w:cs="Calibri"/>
                  <w:iCs/>
                  <w:color w:val="4D5154" w:themeColor="text1" w:themeTint="BF"/>
                  <w:sz w:val="24"/>
                  <w:szCs w:val="24"/>
                  <w:rPrChange w:id="293" w:author="Iman Ghali" w:date="2022-01-18T13:42:00Z">
                    <w:rPr>
                      <w:rFonts w:ascii="Times New Roman" w:eastAsia="Calibri" w:hAnsi="Times New Roman" w:cs="Times New Roman"/>
                    </w:rPr>
                  </w:rPrChange>
                </w:rPr>
                <w:t xml:space="preserve">Note: Manual, inserted by the user when he/she add reminder. </w:t>
              </w:r>
            </w:ins>
          </w:p>
          <w:p w14:paraId="05833016" w14:textId="77777777" w:rsidR="008D785F" w:rsidRPr="008D785F" w:rsidRDefault="008D785F">
            <w:pPr>
              <w:pStyle w:val="ListParagraph"/>
              <w:numPr>
                <w:ilvl w:val="0"/>
                <w:numId w:val="45"/>
              </w:numPr>
              <w:bidi w:val="0"/>
              <w:rPr>
                <w:ins w:id="294" w:author="Iman Ghali" w:date="2022-01-18T13:40:00Z"/>
                <w:rFonts w:ascii="Calibri" w:eastAsiaTheme="minorEastAsia" w:hAnsi="Calibri" w:cs="Calibri"/>
                <w:b w:val="0"/>
                <w:bCs w:val="0"/>
                <w:iCs/>
                <w:color w:val="4D5154" w:themeColor="text1" w:themeTint="BF"/>
                <w:sz w:val="24"/>
                <w:szCs w:val="24"/>
                <w:rPrChange w:id="295" w:author="Iman Ghali" w:date="2022-01-18T13:42:00Z">
                  <w:rPr>
                    <w:ins w:id="296" w:author="Iman Ghali" w:date="2022-01-18T13:40:00Z"/>
                    <w:rFonts w:ascii="Times New Roman" w:eastAsia="Calibri" w:hAnsi="Times New Roman" w:cs="Times New Roman"/>
                    <w:color w:val="auto"/>
                    <w:sz w:val="22"/>
                  </w:rPr>
                </w:rPrChange>
              </w:rPr>
              <w:pPrChange w:id="297" w:author="Iman Ghali" w:date="2022-01-18T13:42:00Z">
                <w:pPr>
                  <w:numPr>
                    <w:ilvl w:val="1"/>
                    <w:numId w:val="44"/>
                  </w:numPr>
                  <w:spacing w:after="160" w:line="259" w:lineRule="auto"/>
                  <w:ind w:left="1350" w:hanging="360"/>
                  <w:contextualSpacing/>
                </w:pPr>
              </w:pPrChange>
            </w:pPr>
            <w:ins w:id="298" w:author="Iman Ghali" w:date="2022-01-18T13:40:00Z">
              <w:r w:rsidRPr="008D785F">
                <w:rPr>
                  <w:rFonts w:ascii="Calibri" w:eastAsiaTheme="minorEastAsia" w:hAnsi="Calibri" w:cs="Calibri"/>
                  <w:iCs/>
                  <w:color w:val="4D5154" w:themeColor="text1" w:themeTint="BF"/>
                  <w:sz w:val="24"/>
                  <w:szCs w:val="24"/>
                  <w:rPrChange w:id="299" w:author="Iman Ghali" w:date="2022-01-18T13:42:00Z">
                    <w:rPr>
                      <w:rFonts w:ascii="Times New Roman" w:eastAsia="Calibri" w:hAnsi="Times New Roman" w:cs="Times New Roman"/>
                    </w:rPr>
                  </w:rPrChange>
                </w:rPr>
                <w:t>Actor Role: Auto generated, the Role of user who add reminder.</w:t>
              </w:r>
            </w:ins>
          </w:p>
          <w:p w14:paraId="14D86CC6" w14:textId="77777777" w:rsidR="008D785F" w:rsidRPr="008D785F" w:rsidRDefault="008D785F">
            <w:pPr>
              <w:pStyle w:val="ListParagraph"/>
              <w:numPr>
                <w:ilvl w:val="0"/>
                <w:numId w:val="45"/>
              </w:numPr>
              <w:bidi w:val="0"/>
              <w:rPr>
                <w:ins w:id="300" w:author="Iman Ghali" w:date="2022-01-18T13:40:00Z"/>
                <w:rFonts w:ascii="Calibri" w:eastAsiaTheme="minorEastAsia" w:hAnsi="Calibri" w:cs="Calibri"/>
                <w:b w:val="0"/>
                <w:bCs w:val="0"/>
                <w:iCs/>
                <w:color w:val="4D5154" w:themeColor="text1" w:themeTint="BF"/>
                <w:sz w:val="24"/>
                <w:szCs w:val="24"/>
                <w:rPrChange w:id="301" w:author="Iman Ghali" w:date="2022-01-18T13:42:00Z">
                  <w:rPr>
                    <w:ins w:id="302" w:author="Iman Ghali" w:date="2022-01-18T13:40:00Z"/>
                    <w:rFonts w:ascii="Times New Roman" w:eastAsia="Calibri" w:hAnsi="Times New Roman" w:cs="Times New Roman"/>
                    <w:color w:val="auto"/>
                    <w:sz w:val="22"/>
                  </w:rPr>
                </w:rPrChange>
              </w:rPr>
              <w:pPrChange w:id="303" w:author="Iman Ghali" w:date="2022-01-18T13:42:00Z">
                <w:pPr>
                  <w:numPr>
                    <w:ilvl w:val="1"/>
                    <w:numId w:val="44"/>
                  </w:numPr>
                  <w:spacing w:after="160" w:line="259" w:lineRule="auto"/>
                  <w:ind w:left="1350" w:hanging="360"/>
                  <w:contextualSpacing/>
                </w:pPr>
              </w:pPrChange>
            </w:pPr>
            <w:ins w:id="304" w:author="Iman Ghali" w:date="2022-01-18T13:40:00Z">
              <w:r w:rsidRPr="008D785F">
                <w:rPr>
                  <w:rFonts w:ascii="Calibri" w:eastAsiaTheme="minorEastAsia" w:hAnsi="Calibri" w:cs="Calibri"/>
                  <w:iCs/>
                  <w:color w:val="4D5154" w:themeColor="text1" w:themeTint="BF"/>
                  <w:sz w:val="24"/>
                  <w:szCs w:val="24"/>
                  <w:rPrChange w:id="305" w:author="Iman Ghali" w:date="2022-01-18T13:42:00Z">
                    <w:rPr>
                      <w:rFonts w:ascii="Times New Roman" w:eastAsia="Calibri" w:hAnsi="Times New Roman" w:cs="Times New Roman"/>
                    </w:rPr>
                  </w:rPrChange>
                </w:rPr>
                <w:t>Date: Auto generated, the date when the user add reminder.</w:t>
              </w:r>
            </w:ins>
          </w:p>
          <w:p w14:paraId="4DD1A4EC" w14:textId="4E58E859" w:rsidR="008D785F" w:rsidRPr="008D785F" w:rsidRDefault="008D785F">
            <w:pPr>
              <w:pStyle w:val="ListParagraph"/>
              <w:numPr>
                <w:ilvl w:val="0"/>
                <w:numId w:val="45"/>
              </w:numPr>
              <w:bidi w:val="0"/>
              <w:rPr>
                <w:ins w:id="306" w:author="Iman Ghali" w:date="2022-01-18T13:40:00Z"/>
                <w:rFonts w:ascii="Calibri" w:eastAsiaTheme="minorEastAsia" w:hAnsi="Calibri" w:cs="Calibri"/>
                <w:b w:val="0"/>
                <w:bCs w:val="0"/>
                <w:iCs/>
                <w:color w:val="4D5154" w:themeColor="text1" w:themeTint="BF"/>
                <w:sz w:val="24"/>
                <w:szCs w:val="24"/>
                <w:rPrChange w:id="307" w:author="Iman Ghali" w:date="2022-01-18T13:42:00Z">
                  <w:rPr>
                    <w:ins w:id="308" w:author="Iman Ghali" w:date="2022-01-18T13:40:00Z"/>
                    <w:rFonts w:ascii="Times New Roman" w:eastAsia="Calibri" w:hAnsi="Times New Roman" w:cs="Times New Roman"/>
                    <w:color w:val="auto"/>
                    <w:sz w:val="22"/>
                  </w:rPr>
                </w:rPrChange>
              </w:rPr>
              <w:pPrChange w:id="309" w:author="Iman Ghali" w:date="2022-01-18T13:42:00Z">
                <w:pPr>
                  <w:numPr>
                    <w:ilvl w:val="1"/>
                    <w:numId w:val="44"/>
                  </w:numPr>
                  <w:spacing w:after="160" w:line="259" w:lineRule="auto"/>
                  <w:ind w:left="1350" w:hanging="360"/>
                  <w:contextualSpacing/>
                </w:pPr>
              </w:pPrChange>
            </w:pPr>
            <w:ins w:id="310" w:author="Iman Ghali" w:date="2022-01-18T13:40:00Z">
              <w:r w:rsidRPr="008D785F">
                <w:rPr>
                  <w:rFonts w:ascii="Calibri" w:eastAsiaTheme="minorEastAsia" w:hAnsi="Calibri" w:cs="Calibri"/>
                  <w:iCs/>
                  <w:color w:val="4D5154" w:themeColor="text1" w:themeTint="BF"/>
                  <w:sz w:val="24"/>
                  <w:szCs w:val="24"/>
                  <w:rPrChange w:id="311" w:author="Iman Ghali" w:date="2022-01-18T13:42:00Z">
                    <w:rPr>
                      <w:rFonts w:ascii="Times New Roman" w:eastAsia="Calibri" w:hAnsi="Times New Roman" w:cs="Times New Roman"/>
                    </w:rPr>
                  </w:rPrChange>
                </w:rPr>
                <w:t xml:space="preserve">Reminder On: Auto generated, as </w:t>
              </w:r>
            </w:ins>
            <w:ins w:id="312" w:author="Iman Ghali" w:date="2022-01-18T13:43:00Z">
              <w:r w:rsidRPr="008D785F">
                <w:rPr>
                  <w:rFonts w:ascii="Calibri" w:eastAsiaTheme="minorEastAsia" w:hAnsi="Calibri" w:cs="Calibri"/>
                  <w:b w:val="0"/>
                  <w:bCs w:val="0"/>
                  <w:iCs/>
                  <w:color w:val="4D5154" w:themeColor="text1" w:themeTint="BF"/>
                  <w:sz w:val="24"/>
                  <w:szCs w:val="24"/>
                </w:rPr>
                <w:t>assign</w:t>
              </w:r>
            </w:ins>
            <w:ins w:id="313" w:author="Iman Ghali" w:date="2022-01-18T13:40:00Z">
              <w:r w:rsidRPr="008D785F">
                <w:rPr>
                  <w:rFonts w:ascii="Calibri" w:eastAsiaTheme="minorEastAsia" w:hAnsi="Calibri" w:cs="Calibri"/>
                  <w:iCs/>
                  <w:color w:val="4D5154" w:themeColor="text1" w:themeTint="BF"/>
                  <w:sz w:val="24"/>
                  <w:szCs w:val="24"/>
                  <w:rPrChange w:id="314" w:author="Iman Ghali" w:date="2022-01-18T13:42:00Z">
                    <w:rPr>
                      <w:rFonts w:ascii="Times New Roman" w:eastAsia="Calibri" w:hAnsi="Times New Roman" w:cs="Times New Roman"/>
                    </w:rPr>
                  </w:rPrChange>
                </w:rPr>
                <w:t xml:space="preserve"> action is.</w:t>
              </w:r>
            </w:ins>
          </w:p>
          <w:p w14:paraId="7EB0C606" w14:textId="48D88D13" w:rsidR="008D785F" w:rsidRPr="008D785F" w:rsidRDefault="008D785F">
            <w:pPr>
              <w:pStyle w:val="ListParagraph"/>
              <w:numPr>
                <w:ilvl w:val="0"/>
                <w:numId w:val="45"/>
              </w:numPr>
              <w:bidi w:val="0"/>
              <w:rPr>
                <w:ins w:id="315" w:author="Iman Ghali" w:date="2022-01-18T13:40:00Z"/>
                <w:rFonts w:ascii="Calibri" w:eastAsiaTheme="minorEastAsia" w:hAnsi="Calibri" w:cs="Calibri"/>
                <w:b w:val="0"/>
                <w:bCs w:val="0"/>
                <w:iCs/>
                <w:color w:val="4D5154" w:themeColor="text1" w:themeTint="BF"/>
                <w:sz w:val="24"/>
                <w:szCs w:val="24"/>
                <w:rPrChange w:id="316" w:author="Iman Ghali" w:date="2022-01-18T13:42:00Z">
                  <w:rPr>
                    <w:ins w:id="317" w:author="Iman Ghali" w:date="2022-01-18T13:40:00Z"/>
                    <w:rFonts w:ascii="Times New Roman" w:eastAsia="Calibri" w:hAnsi="Times New Roman" w:cs="Times New Roman"/>
                    <w:color w:val="auto"/>
                    <w:sz w:val="22"/>
                  </w:rPr>
                </w:rPrChange>
              </w:rPr>
              <w:pPrChange w:id="318" w:author="Iman Ghali" w:date="2022-01-18T13:42:00Z">
                <w:pPr>
                  <w:numPr>
                    <w:ilvl w:val="1"/>
                    <w:numId w:val="44"/>
                  </w:numPr>
                  <w:spacing w:after="160" w:line="259" w:lineRule="auto"/>
                  <w:ind w:left="1350" w:hanging="360"/>
                  <w:contextualSpacing/>
                </w:pPr>
              </w:pPrChange>
            </w:pPr>
            <w:ins w:id="319" w:author="Iman Ghali" w:date="2022-01-18T13:40:00Z">
              <w:r w:rsidRPr="008D785F">
                <w:rPr>
                  <w:rFonts w:ascii="Calibri" w:eastAsiaTheme="minorEastAsia" w:hAnsi="Calibri" w:cs="Calibri"/>
                  <w:iCs/>
                  <w:color w:val="4D5154" w:themeColor="text1" w:themeTint="BF"/>
                  <w:sz w:val="24"/>
                  <w:szCs w:val="24"/>
                  <w:rPrChange w:id="320" w:author="Iman Ghali" w:date="2022-01-18T13:42:00Z">
                    <w:rPr>
                      <w:rFonts w:ascii="Times New Roman" w:eastAsia="Calibri" w:hAnsi="Times New Roman" w:cs="Times New Roman"/>
                    </w:rPr>
                  </w:rPrChange>
                </w:rPr>
                <w:t xml:space="preserve">Number of Reminder: Auto </w:t>
              </w:r>
            </w:ins>
            <w:ins w:id="321" w:author="Iman Ghali" w:date="2022-01-18T13:43:00Z">
              <w:r w:rsidRPr="008D785F">
                <w:rPr>
                  <w:rFonts w:ascii="Calibri" w:eastAsiaTheme="minorEastAsia" w:hAnsi="Calibri" w:cs="Calibri"/>
                  <w:b w:val="0"/>
                  <w:bCs w:val="0"/>
                  <w:iCs/>
                  <w:color w:val="4D5154" w:themeColor="text1" w:themeTint="BF"/>
                  <w:sz w:val="24"/>
                  <w:szCs w:val="24"/>
                </w:rPr>
                <w:t>generated</w:t>
              </w:r>
              <w:r>
                <w:rPr>
                  <w:rFonts w:ascii="Calibri" w:eastAsiaTheme="minorEastAsia" w:hAnsi="Calibri" w:cs="Calibri"/>
                  <w:b w:val="0"/>
                  <w:bCs w:val="0"/>
                  <w:iCs/>
                  <w:color w:val="4D5154" w:themeColor="text1" w:themeTint="BF"/>
                  <w:sz w:val="24"/>
                  <w:szCs w:val="24"/>
                </w:rPr>
                <w:t>,</w:t>
              </w:r>
            </w:ins>
            <w:ins w:id="322" w:author="Iman Ghali" w:date="2022-01-18T13:40:00Z">
              <w:r w:rsidRPr="008D785F">
                <w:rPr>
                  <w:rFonts w:ascii="Calibri" w:eastAsiaTheme="minorEastAsia" w:hAnsi="Calibri" w:cs="Calibri"/>
                  <w:iCs/>
                  <w:color w:val="4D5154" w:themeColor="text1" w:themeTint="BF"/>
                  <w:sz w:val="24"/>
                  <w:szCs w:val="24"/>
                  <w:rPrChange w:id="323" w:author="Iman Ghali" w:date="2022-01-18T13:42:00Z">
                    <w:rPr>
                      <w:rFonts w:eastAsia="Calibri" w:cs="Arial"/>
                    </w:rPr>
                  </w:rPrChange>
                </w:rPr>
                <w:t xml:space="preserve"> Reminder number for the same group to the same task and same action.</w:t>
              </w:r>
            </w:ins>
          </w:p>
          <w:p w14:paraId="5EA9E1A5" w14:textId="77777777" w:rsidR="008D785F" w:rsidRPr="008D785F" w:rsidRDefault="008D785F">
            <w:pPr>
              <w:pStyle w:val="ListParagraph"/>
              <w:numPr>
                <w:ilvl w:val="0"/>
                <w:numId w:val="45"/>
              </w:numPr>
              <w:bidi w:val="0"/>
              <w:rPr>
                <w:ins w:id="324" w:author="Iman Ghali" w:date="2022-01-18T13:40:00Z"/>
                <w:rFonts w:ascii="Calibri" w:eastAsiaTheme="minorEastAsia" w:hAnsi="Calibri" w:cs="Calibri"/>
                <w:b w:val="0"/>
                <w:bCs w:val="0"/>
                <w:iCs/>
                <w:color w:val="4D5154" w:themeColor="text1" w:themeTint="BF"/>
                <w:sz w:val="24"/>
                <w:szCs w:val="24"/>
                <w:rPrChange w:id="325" w:author="Iman Ghali" w:date="2022-01-18T13:42:00Z">
                  <w:rPr>
                    <w:ins w:id="326" w:author="Iman Ghali" w:date="2022-01-18T13:40:00Z"/>
                    <w:rFonts w:ascii="Times New Roman" w:eastAsia="Calibri" w:hAnsi="Times New Roman" w:cs="Times New Roman"/>
                    <w:color w:val="auto"/>
                    <w:sz w:val="22"/>
                  </w:rPr>
                </w:rPrChange>
              </w:rPr>
              <w:pPrChange w:id="327" w:author="Iman Ghali" w:date="2022-01-18T13:42:00Z">
                <w:pPr>
                  <w:numPr>
                    <w:ilvl w:val="1"/>
                    <w:numId w:val="44"/>
                  </w:numPr>
                  <w:spacing w:after="160" w:line="259" w:lineRule="auto"/>
                  <w:ind w:left="1350" w:hanging="360"/>
                  <w:contextualSpacing/>
                </w:pPr>
              </w:pPrChange>
            </w:pPr>
            <w:ins w:id="328" w:author="Iman Ghali" w:date="2022-01-18T13:40:00Z">
              <w:r w:rsidRPr="008D785F">
                <w:rPr>
                  <w:rFonts w:ascii="Calibri" w:eastAsiaTheme="minorEastAsia" w:hAnsi="Calibri" w:cs="Calibri"/>
                  <w:iCs/>
                  <w:color w:val="4D5154" w:themeColor="text1" w:themeTint="BF"/>
                  <w:sz w:val="24"/>
                  <w:szCs w:val="24"/>
                  <w:rPrChange w:id="329" w:author="Iman Ghali" w:date="2022-01-18T13:42:00Z">
                    <w:rPr>
                      <w:rFonts w:ascii="Times New Roman" w:eastAsia="Calibri" w:hAnsi="Times New Roman" w:cs="Times New Roman"/>
                    </w:rPr>
                  </w:rPrChange>
                </w:rPr>
                <w:t>Importance: Manual, inserted by the user when he/she add reminder.</w:t>
              </w:r>
            </w:ins>
          </w:p>
          <w:p w14:paraId="61FC882E" w14:textId="03C92EBA" w:rsidR="008D785F" w:rsidRPr="00FD6B8F" w:rsidRDefault="008D785F">
            <w:pPr>
              <w:pStyle w:val="ListParagraph"/>
              <w:numPr>
                <w:ilvl w:val="0"/>
                <w:numId w:val="45"/>
              </w:numPr>
              <w:bidi w:val="0"/>
              <w:rPr>
                <w:ins w:id="330" w:author="Iman Ghali" w:date="2022-01-18T13:38:00Z"/>
                <w:rFonts w:cstheme="minorHAnsi"/>
                <w:iCs/>
                <w:szCs w:val="24"/>
              </w:rPr>
              <w:pPrChange w:id="331" w:author="Iman Ghali" w:date="2022-01-18T13:44:00Z">
                <w:pPr/>
              </w:pPrChange>
            </w:pPr>
            <w:ins w:id="332" w:author="Iman Ghali" w:date="2022-01-18T13:40:00Z">
              <w:r w:rsidRPr="00FD6B8F">
                <w:rPr>
                  <w:rFonts w:ascii="Calibri" w:eastAsiaTheme="minorEastAsia" w:hAnsi="Calibri" w:cs="Calibri"/>
                  <w:iCs/>
                  <w:color w:val="4D5154" w:themeColor="text1" w:themeTint="BF"/>
                  <w:sz w:val="24"/>
                  <w:szCs w:val="24"/>
                  <w:rPrChange w:id="333" w:author="Iman Ghali" w:date="2022-01-18T13:44:00Z">
                    <w:rPr>
                      <w:rFonts w:ascii="Times New Roman" w:eastAsia="Calibri" w:hAnsi="Times New Roman" w:cs="Times New Roman"/>
                    </w:rPr>
                  </w:rPrChange>
                </w:rPr>
                <w:t>Custody: Auto generated, the last assigned group in this task (As Actor).</w:t>
              </w:r>
            </w:ins>
          </w:p>
          <w:p w14:paraId="3A24BEE2" w14:textId="77777777" w:rsidR="008D785F" w:rsidRDefault="008D785F" w:rsidP="00C81F9B">
            <w:pPr>
              <w:rPr>
                <w:ins w:id="334" w:author="Iman Ghali" w:date="2022-01-18T13:38:00Z"/>
                <w:rFonts w:cstheme="minorHAnsi"/>
                <w:b w:val="0"/>
                <w:bCs w:val="0"/>
                <w:iCs/>
                <w:szCs w:val="24"/>
              </w:rPr>
            </w:pPr>
          </w:p>
          <w:p w14:paraId="2EBBB3D4" w14:textId="77777777" w:rsidR="008D785F" w:rsidRPr="003F5C6E" w:rsidRDefault="008D785F" w:rsidP="00C81F9B">
            <w:pPr>
              <w:rPr>
                <w:ins w:id="335" w:author="Iman Ghali" w:date="2022-01-18T13:38:00Z"/>
                <w:rFonts w:cstheme="minorHAnsi"/>
                <w:b w:val="0"/>
                <w:bCs w:val="0"/>
                <w:iCs/>
                <w:szCs w:val="24"/>
              </w:rPr>
            </w:pPr>
          </w:p>
        </w:tc>
      </w:tr>
      <w:tr w:rsidR="008D785F" w:rsidRPr="005E2148" w14:paraId="29F8E819" w14:textId="77777777" w:rsidTr="00C81F9B">
        <w:trPr>
          <w:trHeight w:val="288"/>
          <w:jc w:val="center"/>
          <w:ins w:id="336"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6724C4DB" w14:textId="77777777" w:rsidR="008D785F" w:rsidRPr="00F90290" w:rsidRDefault="008D785F" w:rsidP="00C81F9B">
            <w:pPr>
              <w:pBdr>
                <w:left w:val="single" w:sz="18" w:space="4" w:color="auto"/>
              </w:pBdr>
              <w:jc w:val="center"/>
              <w:rPr>
                <w:ins w:id="337" w:author="Iman Ghali" w:date="2022-01-18T13:38:00Z"/>
                <w:rFonts w:cstheme="minorHAnsi"/>
                <w:szCs w:val="24"/>
                <w:rtl/>
                <w:lang w:bidi="ar-SY"/>
              </w:rPr>
            </w:pPr>
            <w:ins w:id="338" w:author="Iman Ghali" w:date="2022-01-18T13:38:00Z">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28719F4C" w14:textId="599A24CE" w:rsidR="008D785F" w:rsidRPr="005F6598" w:rsidRDefault="008D785F" w:rsidP="00C81F9B">
            <w:pPr>
              <w:rPr>
                <w:ins w:id="339" w:author="Iman Ghali" w:date="2022-01-18T13:38:00Z"/>
                <w:rFonts w:cstheme="minorHAnsi"/>
                <w:iCs/>
                <w:szCs w:val="24"/>
              </w:rPr>
            </w:pPr>
          </w:p>
        </w:tc>
      </w:tr>
      <w:tr w:rsidR="008D785F" w:rsidRPr="005E2148" w14:paraId="434B43F3" w14:textId="77777777" w:rsidTr="00C81F9B">
        <w:trPr>
          <w:trHeight w:val="284"/>
          <w:jc w:val="center"/>
          <w:ins w:id="340"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4CECD77B" w14:textId="77777777" w:rsidR="008D785F" w:rsidRPr="00F90290" w:rsidRDefault="008D785F" w:rsidP="00C81F9B">
            <w:pPr>
              <w:jc w:val="center"/>
              <w:rPr>
                <w:ins w:id="341" w:author="Iman Ghali" w:date="2022-01-18T13:38:00Z"/>
                <w:rFonts w:cstheme="minorHAnsi"/>
                <w:szCs w:val="24"/>
                <w:rtl/>
              </w:rPr>
            </w:pPr>
            <w:ins w:id="342" w:author="Iman Ghali" w:date="2022-01-18T13:38:00Z">
              <w:r>
                <w:rPr>
                  <w:rFonts w:cstheme="minorHAnsi"/>
                  <w:szCs w:val="24"/>
                </w:rPr>
                <w:t>Post C</w:t>
              </w:r>
              <w:r w:rsidRPr="00F90290">
                <w:rPr>
                  <w:rFonts w:cstheme="minorHAnsi"/>
                  <w:szCs w:val="24"/>
                </w:rPr>
                <w:t>ondition:</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35135FB4" w14:textId="64AB5462" w:rsidR="008D785F" w:rsidRPr="00F907F5" w:rsidRDefault="008D785F" w:rsidP="00C81F9B">
            <w:pPr>
              <w:rPr>
                <w:ins w:id="343" w:author="Iman Ghali" w:date="2022-01-18T13:38:00Z"/>
                <w:rFonts w:cstheme="minorHAnsi"/>
                <w:b w:val="0"/>
                <w:bCs w:val="0"/>
                <w:iCs/>
                <w:szCs w:val="24"/>
                <w:lang w:bidi="ar-SY"/>
              </w:rPr>
            </w:pPr>
          </w:p>
        </w:tc>
      </w:tr>
      <w:tr w:rsidR="008D785F" w:rsidRPr="005E2148" w14:paraId="1553FD0C" w14:textId="77777777" w:rsidTr="00C81F9B">
        <w:trPr>
          <w:cnfStyle w:val="010000000000" w:firstRow="0" w:lastRow="1" w:firstColumn="0" w:lastColumn="0" w:oddVBand="0" w:evenVBand="0" w:oddHBand="0" w:evenHBand="0" w:firstRowFirstColumn="0" w:firstRowLastColumn="0" w:lastRowFirstColumn="0" w:lastRowLastColumn="0"/>
          <w:trHeight w:val="432"/>
          <w:jc w:val="center"/>
          <w:ins w:id="344" w:author="Iman Ghali" w:date="2022-01-18T13:38:00Z"/>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97A86A9" w14:textId="77777777" w:rsidR="008D785F" w:rsidRPr="00F90290" w:rsidRDefault="008D785F" w:rsidP="00C81F9B">
            <w:pPr>
              <w:jc w:val="center"/>
              <w:rPr>
                <w:ins w:id="345" w:author="Iman Ghali" w:date="2022-01-18T13:38:00Z"/>
                <w:rFonts w:cstheme="minorHAnsi"/>
                <w:szCs w:val="24"/>
              </w:rPr>
            </w:pPr>
            <w:ins w:id="346" w:author="Iman Ghali" w:date="2022-01-18T13:38:00Z">
              <w:r w:rsidRPr="00F90290">
                <w:rPr>
                  <w:rFonts w:cstheme="minorHAnsi"/>
                  <w:szCs w:val="24"/>
                </w:rPr>
                <w:t>Business Rule</w:t>
              </w:r>
              <w:r>
                <w:rPr>
                  <w:rFonts w:cstheme="minorHAnsi"/>
                  <w:szCs w:val="24"/>
                </w:rPr>
                <w:t>s</w:t>
              </w:r>
              <w:r w:rsidRPr="00F90290">
                <w:rPr>
                  <w:rFonts w:cstheme="minorHAnsi"/>
                  <w:szCs w:val="24"/>
                </w:rPr>
                <w:t>:</w:t>
              </w:r>
            </w:ins>
          </w:p>
        </w:tc>
        <w:tc>
          <w:tcPr>
            <w:cnfStyle w:val="000100000000" w:firstRow="0" w:lastRow="0" w:firstColumn="0" w:lastColumn="1" w:oddVBand="0" w:evenVBand="0" w:oddHBand="0" w:evenHBand="0" w:firstRowFirstColumn="0" w:firstRowLastColumn="0" w:lastRowFirstColumn="0" w:lastRowLastColumn="0"/>
            <w:tcW w:w="6666" w:type="dxa"/>
            <w:gridSpan w:val="2"/>
          </w:tcPr>
          <w:p w14:paraId="0803D01F" w14:textId="77777777" w:rsidR="008D785F" w:rsidRPr="00225D8B" w:rsidRDefault="008D785F">
            <w:pPr>
              <w:rPr>
                <w:ins w:id="347" w:author="Iman Ghali" w:date="2022-01-18T13:38:00Z"/>
                <w:rFonts w:cstheme="minorHAnsi"/>
                <w:iCs/>
                <w:szCs w:val="24"/>
                <w:rPrChange w:id="348" w:author="Iman Ghali" w:date="2022-01-18T13:45:00Z">
                  <w:rPr>
                    <w:ins w:id="349" w:author="Iman Ghali" w:date="2022-01-18T13:38:00Z"/>
                  </w:rPr>
                </w:rPrChange>
              </w:rPr>
              <w:pPrChange w:id="350" w:author="Iman Ghali" w:date="2022-01-18T13:45:00Z">
                <w:pPr>
                  <w:pStyle w:val="ListParagraph"/>
                  <w:bidi w:val="0"/>
                  <w:spacing w:line="240" w:lineRule="auto"/>
                  <w:ind w:left="900"/>
                </w:pPr>
              </w:pPrChange>
            </w:pPr>
          </w:p>
        </w:tc>
      </w:tr>
    </w:tbl>
    <w:p w14:paraId="521F6949" w14:textId="77777777" w:rsidR="008D785F" w:rsidRDefault="008D785F" w:rsidP="008D785F">
      <w:pPr>
        <w:rPr>
          <w:ins w:id="351" w:author="Iman Ghali" w:date="2022-01-18T13:38:00Z"/>
        </w:rPr>
      </w:pPr>
    </w:p>
    <w:p w14:paraId="1A16EAA4" w14:textId="77777777" w:rsidR="008D785F" w:rsidRDefault="008D785F" w:rsidP="008D785F">
      <w:pPr>
        <w:rPr>
          <w:ins w:id="352" w:author="Iman Ghali" w:date="2022-01-18T13:38:00Z"/>
        </w:rPr>
      </w:pPr>
    </w:p>
    <w:p w14:paraId="396F3D96" w14:textId="77777777" w:rsidR="008D785F" w:rsidRDefault="008D785F" w:rsidP="00AB362F"/>
    <w:p w14:paraId="209A50A1" w14:textId="77777777" w:rsidR="00AB362F" w:rsidRDefault="00AB362F" w:rsidP="003745E3">
      <w:pPr>
        <w:pStyle w:val="Heading6"/>
        <w:numPr>
          <w:ilvl w:val="0"/>
          <w:numId w:val="42"/>
        </w:numPr>
      </w:pPr>
      <w:commentRangeStart w:id="353"/>
      <w:commentRangeStart w:id="354"/>
      <w:r>
        <w:t xml:space="preserve">Send Reminder </w:t>
      </w:r>
      <w:r w:rsidRPr="0081167D">
        <w:rPr>
          <w:rFonts w:cstheme="minorHAnsi"/>
          <w:iCs/>
          <w:szCs w:val="24"/>
        </w:rPr>
        <w:t>Use Case</w:t>
      </w:r>
      <w:commentRangeEnd w:id="353"/>
      <w:r w:rsidR="00957781">
        <w:rPr>
          <w:rStyle w:val="CommentReference"/>
          <w:rFonts w:asciiTheme="minorHAnsi" w:eastAsiaTheme="minorHAnsi" w:hAnsiTheme="minorHAnsi" w:cstheme="minorBidi"/>
          <w:b w:val="0"/>
          <w:color w:val="auto"/>
        </w:rPr>
        <w:commentReference w:id="353"/>
      </w:r>
      <w:commentRangeEnd w:id="354"/>
      <w:r w:rsidR="00206EFE">
        <w:rPr>
          <w:rStyle w:val="CommentReference"/>
          <w:rFonts w:asciiTheme="minorHAnsi" w:eastAsiaTheme="minorHAnsi" w:hAnsiTheme="minorHAnsi" w:cstheme="minorBidi"/>
          <w:b w:val="0"/>
          <w:color w:val="auto"/>
        </w:rPr>
        <w:commentReference w:id="354"/>
      </w:r>
    </w:p>
    <w:p w14:paraId="5B13FD83" w14:textId="77777777" w:rsidR="00AB362F" w:rsidRDefault="00AB362F" w:rsidP="00AB362F"/>
    <w:tbl>
      <w:tblPr>
        <w:tblStyle w:val="GridTable1Light"/>
        <w:tblW w:w="9085" w:type="dxa"/>
        <w:jc w:val="center"/>
        <w:tblLook w:val="01E0" w:firstRow="1" w:lastRow="1" w:firstColumn="1" w:lastColumn="1" w:noHBand="0" w:noVBand="0"/>
      </w:tblPr>
      <w:tblGrid>
        <w:gridCol w:w="2419"/>
        <w:gridCol w:w="3183"/>
        <w:gridCol w:w="3483"/>
      </w:tblGrid>
      <w:tr w:rsidR="00AB362F" w:rsidRPr="005E2148" w14:paraId="04E57C92" w14:textId="77777777" w:rsidTr="00461DE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8F1804E" w14:textId="77777777" w:rsidR="00AB362F" w:rsidRPr="00F90290" w:rsidRDefault="00AB362F" w:rsidP="00461DE9">
            <w:pPr>
              <w:jc w:val="center"/>
              <w:rPr>
                <w:rFonts w:cstheme="minorHAnsi"/>
                <w:szCs w:val="24"/>
              </w:rPr>
            </w:pPr>
            <w:r w:rsidRPr="00F90290">
              <w:rPr>
                <w:rFonts w:cstheme="minorHAnsi"/>
                <w:szCs w:val="24"/>
              </w:rPr>
              <w:br w:type="page"/>
            </w:r>
            <w:r w:rsidRPr="006A13AA">
              <w:rPr>
                <w:rFonts w:cstheme="minorHAnsi"/>
                <w:szCs w:val="24"/>
              </w:rPr>
              <w:t>ID</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53D3F186" w14:textId="003BE383" w:rsidR="00AB362F" w:rsidRPr="00FA3743" w:rsidRDefault="00AB362F" w:rsidP="00461DE9">
            <w:pPr>
              <w:jc w:val="center"/>
              <w:rPr>
                <w:rFonts w:cstheme="minorHAnsi"/>
                <w:iCs/>
                <w:color w:val="282660" w:themeColor="text2"/>
                <w:sz w:val="28"/>
                <w:szCs w:val="28"/>
              </w:rPr>
            </w:pPr>
            <w:del w:id="355" w:author="Iman Ghali" w:date="2022-01-18T13:38:00Z">
              <w:r w:rsidDel="008D785F">
                <w:rPr>
                  <w:rFonts w:eastAsiaTheme="minorHAnsi" w:cstheme="minorHAnsi"/>
                  <w:iCs/>
                  <w:szCs w:val="24"/>
                  <w:lang w:bidi="ar-SY"/>
                </w:rPr>
                <w:delText>5</w:delText>
              </w:r>
            </w:del>
            <w:ins w:id="356" w:author="Iman Ghali" w:date="2022-01-18T13:38:00Z">
              <w:r w:rsidR="008D785F">
                <w:rPr>
                  <w:rFonts w:eastAsiaTheme="minorHAnsi" w:cstheme="minorHAnsi"/>
                  <w:iCs/>
                  <w:szCs w:val="24"/>
                  <w:lang w:bidi="ar-SY"/>
                </w:rPr>
                <w:t>6</w:t>
              </w:r>
            </w:ins>
          </w:p>
        </w:tc>
      </w:tr>
      <w:tr w:rsidR="00AB362F" w:rsidRPr="00F90290" w14:paraId="6FF3F01C"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2E8AD2D" w14:textId="77777777" w:rsidR="00AB362F" w:rsidRPr="00F90290" w:rsidRDefault="00AB362F" w:rsidP="00461DE9">
            <w:pPr>
              <w:jc w:val="center"/>
              <w:rPr>
                <w:rFonts w:cstheme="minorHAnsi"/>
                <w:szCs w:val="24"/>
              </w:rPr>
            </w:pPr>
            <w:r w:rsidRPr="00F90290">
              <w:rPr>
                <w:rFonts w:cstheme="minorHAnsi"/>
                <w:szCs w:val="24"/>
              </w:rPr>
              <w:t>Name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E6E7E8" w:themeFill="background2"/>
          </w:tcPr>
          <w:p w14:paraId="634883C4" w14:textId="77777777" w:rsidR="00AB362F" w:rsidRPr="004F4C7F" w:rsidRDefault="00AB362F" w:rsidP="00461DE9">
            <w:pPr>
              <w:jc w:val="center"/>
              <w:rPr>
                <w:b w:val="0"/>
                <w:bCs w:val="0"/>
                <w:rtl/>
                <w:lang w:bidi="ar-SY"/>
              </w:rPr>
            </w:pPr>
            <w:r>
              <w:rPr>
                <w:b w:val="0"/>
                <w:bCs w:val="0"/>
                <w:lang w:bidi="ar-SY"/>
              </w:rPr>
              <w:t>Send Reminder</w:t>
            </w:r>
          </w:p>
        </w:tc>
      </w:tr>
      <w:tr w:rsidR="00AB362F" w:rsidRPr="00F90290" w14:paraId="0125BA6B"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C4F5050" w14:textId="77777777" w:rsidR="00AB362F" w:rsidRPr="00F90290" w:rsidRDefault="00AB362F" w:rsidP="00461DE9">
            <w:pPr>
              <w:jc w:val="center"/>
              <w:rPr>
                <w:rFonts w:cstheme="minorHAnsi"/>
                <w:szCs w:val="24"/>
              </w:rPr>
            </w:pPr>
            <w:r w:rsidRPr="00F90290">
              <w:rPr>
                <w:rFonts w:cstheme="minorHAnsi"/>
                <w:szCs w:val="24"/>
              </w:rPr>
              <w:t>Version</w:t>
            </w:r>
            <w:r>
              <w:rPr>
                <w:rFonts w:cstheme="minorHAnsi"/>
                <w:szCs w:val="24"/>
              </w:rPr>
              <w:t xml:space="preserve"> Date</w:t>
            </w:r>
          </w:p>
        </w:tc>
        <w:tc>
          <w:tcPr>
            <w:cnfStyle w:val="000100000000" w:firstRow="0" w:lastRow="0" w:firstColumn="0" w:lastColumn="1" w:oddVBand="0" w:evenVBand="0" w:oddHBand="0" w:evenHBand="0" w:firstRowFirstColumn="0" w:firstRowLastColumn="0" w:lastRowFirstColumn="0" w:lastRowLastColumn="0"/>
            <w:tcW w:w="6666" w:type="dxa"/>
            <w:gridSpan w:val="2"/>
            <w:shd w:val="clear" w:color="auto" w:fill="FFFFFF" w:themeFill="background1"/>
          </w:tcPr>
          <w:p w14:paraId="09C90DDE" w14:textId="77777777" w:rsidR="00AB362F" w:rsidRPr="004F4C7F" w:rsidRDefault="00AB362F" w:rsidP="00461DE9">
            <w:pPr>
              <w:jc w:val="center"/>
              <w:rPr>
                <w:b w:val="0"/>
                <w:bCs w:val="0"/>
              </w:rPr>
            </w:pPr>
            <w:r>
              <w:rPr>
                <w:b w:val="0"/>
                <w:bCs w:val="0"/>
              </w:rPr>
              <w:t>26</w:t>
            </w:r>
            <w:r w:rsidRPr="004F4C7F">
              <w:rPr>
                <w:b w:val="0"/>
                <w:bCs w:val="0"/>
              </w:rPr>
              <w:t>/</w:t>
            </w:r>
            <w:r>
              <w:rPr>
                <w:b w:val="0"/>
                <w:bCs w:val="0"/>
              </w:rPr>
              <w:t>12</w:t>
            </w:r>
            <w:r w:rsidRPr="004F4C7F">
              <w:rPr>
                <w:b w:val="0"/>
                <w:bCs w:val="0"/>
              </w:rPr>
              <w:t>/2021</w:t>
            </w:r>
          </w:p>
        </w:tc>
      </w:tr>
      <w:tr w:rsidR="00AB362F" w:rsidRPr="005E2148" w14:paraId="64A195DE" w14:textId="77777777" w:rsidTr="00461DE9">
        <w:trPr>
          <w:trHeight w:val="56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F6D5A43"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Brief Description: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412C8971" w14:textId="77777777" w:rsidR="00AB362F" w:rsidRPr="004F4C7F" w:rsidRDefault="00AB362F" w:rsidP="00461DE9">
            <w:pPr>
              <w:rPr>
                <w:b w:val="0"/>
                <w:bCs w:val="0"/>
              </w:rPr>
            </w:pPr>
            <w:r w:rsidRPr="004F4C7F">
              <w:rPr>
                <w:b w:val="0"/>
                <w:bCs w:val="0"/>
                <w:lang w:bidi="ar-SY"/>
              </w:rPr>
              <w:t xml:space="preserve">This use case represents </w:t>
            </w:r>
            <w:r>
              <w:rPr>
                <w:b w:val="0"/>
                <w:bCs w:val="0"/>
                <w:lang w:bidi="ar-SY"/>
              </w:rPr>
              <w:t>sending reminder email to the custody of the pending action</w:t>
            </w:r>
            <w:r w:rsidRPr="00A23A72">
              <w:rPr>
                <w:b w:val="0"/>
                <w:bCs w:val="0"/>
                <w:lang w:bidi="ar-SY"/>
              </w:rPr>
              <w:t>.</w:t>
            </w:r>
          </w:p>
        </w:tc>
      </w:tr>
      <w:tr w:rsidR="00AB362F" w:rsidRPr="005E2148" w14:paraId="0F3749B5" w14:textId="77777777" w:rsidTr="00461DE9">
        <w:trPr>
          <w:trHeight w:val="853"/>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5FF57B1"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Business [System] Trigger:</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4FD3E64F" w14:textId="77777777" w:rsidR="00AB362F" w:rsidRPr="004F4C7F" w:rsidRDefault="00AB362F" w:rsidP="00461DE9">
            <w:pPr>
              <w:rPr>
                <w:b w:val="0"/>
                <w:bCs w:val="0"/>
                <w:i/>
                <w:lang w:bidi="ar-SY"/>
              </w:rPr>
            </w:pPr>
            <w:r w:rsidRPr="004F4C7F">
              <w:rPr>
                <w:b w:val="0"/>
                <w:bCs w:val="0"/>
                <w:lang w:bidi="ar-SY"/>
              </w:rPr>
              <w:t>User want</w:t>
            </w:r>
            <w:r>
              <w:rPr>
                <w:b w:val="0"/>
                <w:bCs w:val="0"/>
                <w:lang w:bidi="ar-SY"/>
              </w:rPr>
              <w:t>s</w:t>
            </w:r>
            <w:r w:rsidRPr="004F4C7F">
              <w:rPr>
                <w:b w:val="0"/>
                <w:bCs w:val="0"/>
                <w:lang w:bidi="ar-SY"/>
              </w:rPr>
              <w:t xml:space="preserve"> to</w:t>
            </w:r>
            <w:r>
              <w:rPr>
                <w:b w:val="0"/>
                <w:bCs w:val="0"/>
                <w:lang w:bidi="ar-SY"/>
              </w:rPr>
              <w:t xml:space="preserve"> send a</w:t>
            </w:r>
            <w:r w:rsidRPr="004F4C7F">
              <w:rPr>
                <w:b w:val="0"/>
                <w:bCs w:val="0"/>
                <w:lang w:bidi="ar-SY"/>
              </w:rPr>
              <w:t xml:space="preserve"> </w:t>
            </w:r>
            <w:r>
              <w:rPr>
                <w:b w:val="0"/>
                <w:bCs w:val="0"/>
                <w:lang w:bidi="ar-SY"/>
              </w:rPr>
              <w:t>reminder to the custody who responsible for executing the pending action</w:t>
            </w:r>
            <w:r w:rsidRPr="004F4C7F">
              <w:rPr>
                <w:b w:val="0"/>
                <w:bCs w:val="0"/>
                <w:lang w:bidi="ar-SY"/>
              </w:rPr>
              <w:t>.</w:t>
            </w:r>
          </w:p>
        </w:tc>
      </w:tr>
      <w:tr w:rsidR="00AB362F" w:rsidRPr="005E2148" w14:paraId="3A45F282" w14:textId="77777777" w:rsidTr="00461DE9">
        <w:trPr>
          <w:trHeight w:val="440"/>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57135289"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Preconditions: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1B522AF0" w14:textId="77777777" w:rsidR="00AB362F" w:rsidRPr="004F4C7F" w:rsidRDefault="00AB362F" w:rsidP="003745E3">
            <w:pPr>
              <w:pStyle w:val="ListParagraph"/>
              <w:numPr>
                <w:ilvl w:val="0"/>
                <w:numId w:val="38"/>
              </w:numPr>
              <w:bidi w:val="0"/>
              <w:spacing w:line="240" w:lineRule="auto"/>
              <w:rPr>
                <w:lang w:bidi="ar-SY"/>
              </w:rPr>
            </w:pPr>
            <w:r w:rsidRPr="00BE21E0">
              <w:rPr>
                <w:rFonts w:ascii="Calibri" w:eastAsiaTheme="minorEastAsia" w:hAnsi="Calibri"/>
                <w:b w:val="0"/>
                <w:bCs w:val="0"/>
                <w:color w:val="4D5154" w:themeColor="text1" w:themeTint="BF"/>
                <w:sz w:val="24"/>
                <w:lang w:bidi="ar-SY"/>
              </w:rPr>
              <w:t>User has to have a permission to access this UI.</w:t>
            </w:r>
          </w:p>
        </w:tc>
      </w:tr>
      <w:tr w:rsidR="00AB362F" w:rsidRPr="005E2148" w14:paraId="23CE1ABD"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8753D58"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Assumptions: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4BF23D3" w14:textId="77777777" w:rsidR="00AB362F" w:rsidRPr="00ED41A0" w:rsidRDefault="00AB362F" w:rsidP="00461DE9">
            <w:pPr>
              <w:jc w:val="center"/>
              <w:rPr>
                <w:lang w:bidi="ar-SY"/>
              </w:rPr>
            </w:pPr>
            <w:r w:rsidRPr="00ED41A0">
              <w:rPr>
                <w:lang w:bidi="ar-SY"/>
              </w:rPr>
              <w:t>-</w:t>
            </w:r>
          </w:p>
        </w:tc>
      </w:tr>
      <w:tr w:rsidR="00AB362F" w:rsidRPr="005E2148" w14:paraId="1995D0E6" w14:textId="77777777" w:rsidTr="00461DE9">
        <w:trPr>
          <w:trHeight w:val="449"/>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34E48A45"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Actor(s):</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3E994917" w14:textId="77777777" w:rsidR="00AB362F" w:rsidRPr="004F4C7F" w:rsidRDefault="00AB362F" w:rsidP="00461DE9">
            <w:pPr>
              <w:rPr>
                <w:b w:val="0"/>
                <w:bCs w:val="0"/>
                <w:lang w:bidi="ar-SY"/>
              </w:rPr>
            </w:pPr>
            <w:r w:rsidRPr="004F4C7F">
              <w:rPr>
                <w:b w:val="0"/>
                <w:bCs w:val="0"/>
                <w:lang w:bidi="ar-SY"/>
              </w:rPr>
              <w:t>Admin, Permitted User</w:t>
            </w:r>
          </w:p>
        </w:tc>
      </w:tr>
      <w:tr w:rsidR="00AB362F" w:rsidRPr="005E2148" w14:paraId="188E20C5" w14:textId="77777777" w:rsidTr="00461DE9">
        <w:trPr>
          <w:trHeight w:val="465"/>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237BBD5B" w14:textId="77777777" w:rsidR="00AB362F" w:rsidRPr="00F90290" w:rsidRDefault="00AB362F" w:rsidP="00461DE9">
            <w:pPr>
              <w:pBdr>
                <w:left w:val="single" w:sz="18" w:space="4" w:color="auto"/>
              </w:pBdr>
              <w:jc w:val="center"/>
              <w:rPr>
                <w:rFonts w:cstheme="minorHAnsi"/>
                <w:szCs w:val="24"/>
              </w:rPr>
            </w:pPr>
            <w:r w:rsidRPr="00F90290">
              <w:rPr>
                <w:rFonts w:cstheme="minorHAnsi"/>
                <w:szCs w:val="24"/>
              </w:rPr>
              <w:t>Priority:</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5D1C0F91" w14:textId="77777777" w:rsidR="00AB362F" w:rsidRPr="004F4C7F" w:rsidRDefault="00AB362F" w:rsidP="00461DE9">
            <w:pPr>
              <w:rPr>
                <w:b w:val="0"/>
                <w:bCs w:val="0"/>
              </w:rPr>
            </w:pPr>
            <w:r w:rsidRPr="004F4C7F">
              <w:rPr>
                <w:b w:val="0"/>
                <w:bCs w:val="0"/>
              </w:rPr>
              <w:t>High</w:t>
            </w:r>
          </w:p>
        </w:tc>
      </w:tr>
      <w:tr w:rsidR="00AB362F" w:rsidRPr="005E2148" w14:paraId="1D8A10D1" w14:textId="77777777" w:rsidTr="00461DE9">
        <w:trPr>
          <w:trHeight w:val="432"/>
          <w:jc w:val="center"/>
        </w:trPr>
        <w:tc>
          <w:tcPr>
            <w:cnfStyle w:val="001000000000" w:firstRow="0" w:lastRow="0" w:firstColumn="1" w:lastColumn="0" w:oddVBand="0" w:evenVBand="0" w:oddHBand="0" w:evenHBand="0" w:firstRowFirstColumn="0" w:firstRowLastColumn="0" w:lastRowFirstColumn="0" w:lastRowLastColumn="0"/>
            <w:tcW w:w="2419" w:type="dxa"/>
            <w:vMerge w:val="restart"/>
            <w:shd w:val="clear" w:color="auto" w:fill="E6E7E8" w:themeFill="text1" w:themeFillTint="1A"/>
          </w:tcPr>
          <w:p w14:paraId="1F8BD90B" w14:textId="77777777" w:rsidR="00AB362F" w:rsidRPr="00F90290" w:rsidRDefault="00AB362F" w:rsidP="00461DE9">
            <w:pPr>
              <w:pBdr>
                <w:left w:val="single" w:sz="18" w:space="4" w:color="auto"/>
              </w:pBdr>
              <w:jc w:val="center"/>
              <w:rPr>
                <w:rFonts w:cstheme="minorHAnsi"/>
                <w:szCs w:val="24"/>
              </w:rPr>
            </w:pPr>
            <w:r>
              <w:rPr>
                <w:rFonts w:cstheme="minorHAnsi"/>
                <w:szCs w:val="24"/>
              </w:rPr>
              <w:t>Basic</w:t>
            </w:r>
            <w:r w:rsidRPr="00F90290">
              <w:rPr>
                <w:rFonts w:cstheme="minorHAnsi"/>
                <w:szCs w:val="24"/>
              </w:rPr>
              <w:t xml:space="preserve"> </w:t>
            </w:r>
            <w:r>
              <w:rPr>
                <w:rFonts w:cstheme="minorHAnsi"/>
                <w:szCs w:val="24"/>
              </w:rPr>
              <w:t>Flow</w:t>
            </w:r>
            <w:r w:rsidRPr="00F90290">
              <w:rPr>
                <w:rFonts w:cstheme="minorHAnsi"/>
                <w:szCs w:val="24"/>
              </w:rPr>
              <w:t>:</w:t>
            </w:r>
          </w:p>
        </w:tc>
        <w:tc>
          <w:tcPr>
            <w:tcW w:w="3183" w:type="dxa"/>
            <w:shd w:val="clear" w:color="auto" w:fill="E6E7E8" w:themeFill="text1" w:themeFillTint="1A"/>
          </w:tcPr>
          <w:p w14:paraId="53124CAB" w14:textId="77777777" w:rsidR="00AB362F" w:rsidRPr="00F907F5" w:rsidRDefault="00AB362F" w:rsidP="00461DE9">
            <w:pPr>
              <w:jc w:val="center"/>
              <w:cnfStyle w:val="000000000000" w:firstRow="0" w:lastRow="0" w:firstColumn="0" w:lastColumn="0" w:oddVBand="0" w:evenVBand="0" w:oddHBand="0" w:evenHBand="0" w:firstRowFirstColumn="0" w:firstRowLastColumn="0" w:lastRowFirstColumn="0" w:lastRowLastColumn="0"/>
              <w:rPr>
                <w:rFonts w:cstheme="minorHAnsi"/>
                <w:b/>
                <w:bCs/>
                <w:iCs/>
                <w:szCs w:val="24"/>
              </w:rPr>
            </w:pPr>
            <w:r w:rsidRPr="00F907F5">
              <w:rPr>
                <w:rFonts w:cstheme="minorHAnsi"/>
                <w:b/>
                <w:bCs/>
                <w:iCs/>
                <w:szCs w:val="24"/>
              </w:rPr>
              <w:t>Actor Action</w:t>
            </w:r>
          </w:p>
        </w:tc>
        <w:tc>
          <w:tcPr>
            <w:cnfStyle w:val="000100000000" w:firstRow="0" w:lastRow="0" w:firstColumn="0" w:lastColumn="1" w:oddVBand="0" w:evenVBand="0" w:oddHBand="0" w:evenHBand="0" w:firstRowFirstColumn="0" w:firstRowLastColumn="0" w:lastRowFirstColumn="0" w:lastRowLastColumn="0"/>
            <w:tcW w:w="3483" w:type="dxa"/>
            <w:shd w:val="clear" w:color="auto" w:fill="E6E7E8" w:themeFill="text1" w:themeFillTint="1A"/>
          </w:tcPr>
          <w:p w14:paraId="00141584" w14:textId="77777777" w:rsidR="00AB362F" w:rsidRPr="00F907F5" w:rsidRDefault="00AB362F" w:rsidP="00461DE9">
            <w:pPr>
              <w:jc w:val="center"/>
              <w:rPr>
                <w:rFonts w:cstheme="minorHAnsi"/>
                <w:iCs/>
                <w:szCs w:val="24"/>
              </w:rPr>
            </w:pPr>
            <w:r w:rsidRPr="00F907F5">
              <w:rPr>
                <w:rFonts w:cstheme="minorHAnsi"/>
                <w:iCs/>
                <w:szCs w:val="24"/>
              </w:rPr>
              <w:t>System Response</w:t>
            </w:r>
          </w:p>
        </w:tc>
      </w:tr>
      <w:tr w:rsidR="00AB362F" w:rsidRPr="005E2148" w14:paraId="78B2730E" w14:textId="77777777" w:rsidTr="00461DE9">
        <w:trPr>
          <w:trHeight w:val="1547"/>
          <w:jc w:val="center"/>
        </w:trPr>
        <w:tc>
          <w:tcPr>
            <w:cnfStyle w:val="001000000000" w:firstRow="0" w:lastRow="0" w:firstColumn="1" w:lastColumn="0" w:oddVBand="0" w:evenVBand="0" w:oddHBand="0" w:evenHBand="0" w:firstRowFirstColumn="0" w:firstRowLastColumn="0" w:lastRowFirstColumn="0" w:lastRowLastColumn="0"/>
            <w:tcW w:w="2419" w:type="dxa"/>
            <w:vMerge/>
            <w:shd w:val="clear" w:color="auto" w:fill="E6E7E8" w:themeFill="text1" w:themeFillTint="1A"/>
          </w:tcPr>
          <w:p w14:paraId="54B3EDAE" w14:textId="77777777" w:rsidR="00AB362F" w:rsidRPr="00F90290" w:rsidRDefault="00AB362F" w:rsidP="00461DE9">
            <w:pPr>
              <w:pBdr>
                <w:left w:val="single" w:sz="18" w:space="4" w:color="auto"/>
              </w:pBdr>
              <w:jc w:val="center"/>
              <w:rPr>
                <w:rFonts w:cstheme="minorHAnsi"/>
                <w:szCs w:val="24"/>
              </w:rPr>
            </w:pPr>
          </w:p>
        </w:tc>
        <w:tc>
          <w:tcPr>
            <w:tcW w:w="3183" w:type="dxa"/>
          </w:tcPr>
          <w:p w14:paraId="15B205D4" w14:textId="30BE2C08"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r w:rsidRPr="00765826">
              <w:rPr>
                <w:rFonts w:cstheme="minorHAnsi"/>
                <w:b/>
                <w:bCs/>
                <w:iCs/>
                <w:szCs w:val="24"/>
              </w:rPr>
              <w:t>Step 1</w:t>
            </w:r>
            <w:r w:rsidRPr="00F907F5">
              <w:rPr>
                <w:rFonts w:cstheme="minorHAnsi"/>
                <w:iCs/>
                <w:szCs w:val="24"/>
              </w:rPr>
              <w:t xml:space="preserve">: </w:t>
            </w:r>
            <w:r>
              <w:rPr>
                <w:rFonts w:cstheme="minorHAnsi"/>
                <w:iCs/>
                <w:szCs w:val="24"/>
              </w:rPr>
              <w:t xml:space="preserve">user will click on </w:t>
            </w:r>
            <w:r>
              <w:t>the remind</w:t>
            </w:r>
            <w:ins w:id="357" w:author="Iman Ghali" w:date="2022-01-18T13:17:00Z">
              <w:r w:rsidR="00D17EAF">
                <w:t>er</w:t>
              </w:r>
            </w:ins>
            <w:r>
              <w:t xml:space="preserve"> button under Management column;</w:t>
            </w:r>
          </w:p>
          <w:p w14:paraId="699652C8"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46F2A869"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b/>
                <w:bCs/>
                <w:iCs/>
                <w:szCs w:val="24"/>
              </w:rPr>
            </w:pPr>
          </w:p>
          <w:p w14:paraId="6633913E" w14:textId="77777777"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6357F434" w14:textId="38A8BF7A" w:rsidR="00AB362F" w:rsidRDefault="00AB362F" w:rsidP="00461DE9">
            <w:pPr>
              <w:cnfStyle w:val="000000000000" w:firstRow="0" w:lastRow="0" w:firstColumn="0" w:lastColumn="0" w:oddVBand="0" w:evenVBand="0" w:oddHBand="0" w:evenHBand="0" w:firstRowFirstColumn="0" w:firstRowLastColumn="0" w:lastRowFirstColumn="0" w:lastRowLastColumn="0"/>
              <w:rPr>
                <w:rFonts w:cstheme="minorHAnsi"/>
                <w:iCs/>
                <w:szCs w:val="24"/>
              </w:rPr>
            </w:pPr>
          </w:p>
          <w:p w14:paraId="3CC687C8" w14:textId="2F128632" w:rsidR="00EC63EC" w:rsidRDefault="00EC63EC" w:rsidP="00461DE9">
            <w:pPr>
              <w:cnfStyle w:val="000000000000" w:firstRow="0" w:lastRow="0" w:firstColumn="0" w:lastColumn="0" w:oddVBand="0" w:evenVBand="0" w:oddHBand="0" w:evenHBand="0" w:firstRowFirstColumn="0" w:firstRowLastColumn="0" w:lastRowFirstColumn="0" w:lastRowLastColumn="0"/>
              <w:rPr>
                <w:ins w:id="358" w:author="Iman Ghali" w:date="2022-01-18T13:26:00Z"/>
                <w:rFonts w:cstheme="minorHAnsi"/>
                <w:iCs/>
                <w:szCs w:val="24"/>
              </w:rPr>
            </w:pPr>
          </w:p>
          <w:p w14:paraId="74B308D9" w14:textId="200607AD" w:rsidR="00D17EAF" w:rsidRDefault="00D17EAF" w:rsidP="00461DE9">
            <w:pPr>
              <w:cnfStyle w:val="000000000000" w:firstRow="0" w:lastRow="0" w:firstColumn="0" w:lastColumn="0" w:oddVBand="0" w:evenVBand="0" w:oddHBand="0" w:evenHBand="0" w:firstRowFirstColumn="0" w:firstRowLastColumn="0" w:lastRowFirstColumn="0" w:lastRowLastColumn="0"/>
              <w:rPr>
                <w:ins w:id="359" w:author="Iman Ghali" w:date="2022-01-18T13:26:00Z"/>
                <w:rFonts w:cstheme="minorHAnsi"/>
                <w:iCs/>
                <w:szCs w:val="24"/>
              </w:rPr>
            </w:pPr>
          </w:p>
          <w:p w14:paraId="226143E7" w14:textId="53C65109" w:rsidR="00D17EAF" w:rsidRDefault="00D17EAF" w:rsidP="00461DE9">
            <w:pPr>
              <w:cnfStyle w:val="000000000000" w:firstRow="0" w:lastRow="0" w:firstColumn="0" w:lastColumn="0" w:oddVBand="0" w:evenVBand="0" w:oddHBand="0" w:evenHBand="0" w:firstRowFirstColumn="0" w:firstRowLastColumn="0" w:lastRowFirstColumn="0" w:lastRowLastColumn="0"/>
              <w:rPr>
                <w:ins w:id="360" w:author="Iman Ghali" w:date="2022-01-18T13:26:00Z"/>
                <w:rFonts w:cstheme="minorHAnsi"/>
                <w:iCs/>
                <w:szCs w:val="24"/>
              </w:rPr>
            </w:pPr>
          </w:p>
          <w:p w14:paraId="7A1FAE91" w14:textId="4F123708" w:rsidR="00D17EAF" w:rsidRDefault="00D17EAF" w:rsidP="00461DE9">
            <w:pPr>
              <w:cnfStyle w:val="000000000000" w:firstRow="0" w:lastRow="0" w:firstColumn="0" w:lastColumn="0" w:oddVBand="0" w:evenVBand="0" w:oddHBand="0" w:evenHBand="0" w:firstRowFirstColumn="0" w:firstRowLastColumn="0" w:lastRowFirstColumn="0" w:lastRowLastColumn="0"/>
              <w:rPr>
                <w:ins w:id="361" w:author="Iman Ghali" w:date="2022-01-18T13:26:00Z"/>
                <w:rFonts w:cstheme="minorHAnsi"/>
                <w:iCs/>
                <w:szCs w:val="24"/>
              </w:rPr>
            </w:pPr>
          </w:p>
          <w:p w14:paraId="08D61CF4" w14:textId="5428C1F9" w:rsidR="00D17EAF" w:rsidRDefault="00D17EAF" w:rsidP="00461DE9">
            <w:pPr>
              <w:cnfStyle w:val="000000000000" w:firstRow="0" w:lastRow="0" w:firstColumn="0" w:lastColumn="0" w:oddVBand="0" w:evenVBand="0" w:oddHBand="0" w:evenHBand="0" w:firstRowFirstColumn="0" w:firstRowLastColumn="0" w:lastRowFirstColumn="0" w:lastRowLastColumn="0"/>
              <w:rPr>
                <w:ins w:id="362" w:author="Iman Ghali" w:date="2022-01-18T13:28:00Z"/>
                <w:rFonts w:cstheme="minorHAnsi"/>
                <w:iCs/>
                <w:szCs w:val="24"/>
              </w:rPr>
            </w:pPr>
          </w:p>
          <w:p w14:paraId="3AA64D4A" w14:textId="717CB5A8" w:rsidR="00BE3C65" w:rsidRDefault="00BE3C65" w:rsidP="00461DE9">
            <w:pPr>
              <w:cnfStyle w:val="000000000000" w:firstRow="0" w:lastRow="0" w:firstColumn="0" w:lastColumn="0" w:oddVBand="0" w:evenVBand="0" w:oddHBand="0" w:evenHBand="0" w:firstRowFirstColumn="0" w:firstRowLastColumn="0" w:lastRowFirstColumn="0" w:lastRowLastColumn="0"/>
              <w:rPr>
                <w:ins w:id="363" w:author="Iman Ghali" w:date="2022-01-18T13:28:00Z"/>
                <w:rFonts w:cstheme="minorHAnsi"/>
                <w:iCs/>
                <w:szCs w:val="24"/>
              </w:rPr>
            </w:pPr>
          </w:p>
          <w:p w14:paraId="5851F19B" w14:textId="77777777" w:rsidR="00BE3C65" w:rsidRDefault="00BE3C65" w:rsidP="00461DE9">
            <w:pPr>
              <w:cnfStyle w:val="000000000000" w:firstRow="0" w:lastRow="0" w:firstColumn="0" w:lastColumn="0" w:oddVBand="0" w:evenVBand="0" w:oddHBand="0" w:evenHBand="0" w:firstRowFirstColumn="0" w:firstRowLastColumn="0" w:lastRowFirstColumn="0" w:lastRowLastColumn="0"/>
              <w:rPr>
                <w:ins w:id="364" w:author="Iman Ghali" w:date="2022-01-18T13:26:00Z"/>
                <w:rFonts w:cstheme="minorHAnsi"/>
                <w:iCs/>
                <w:szCs w:val="24"/>
              </w:rPr>
            </w:pPr>
          </w:p>
          <w:p w14:paraId="67AD9D22" w14:textId="4C764BAE" w:rsidR="00D17EAF" w:rsidRDefault="00D17EAF" w:rsidP="00461DE9">
            <w:pPr>
              <w:cnfStyle w:val="000000000000" w:firstRow="0" w:lastRow="0" w:firstColumn="0" w:lastColumn="0" w:oddVBand="0" w:evenVBand="0" w:oddHBand="0" w:evenHBand="0" w:firstRowFirstColumn="0" w:firstRowLastColumn="0" w:lastRowFirstColumn="0" w:lastRowLastColumn="0"/>
              <w:rPr>
                <w:ins w:id="365" w:author="Iman Ghali" w:date="2022-01-18T13:34:00Z"/>
                <w:rFonts w:cstheme="minorHAnsi"/>
                <w:iCs/>
                <w:szCs w:val="24"/>
              </w:rPr>
            </w:pPr>
          </w:p>
          <w:p w14:paraId="714220E2" w14:textId="77777777" w:rsidR="009C57F8" w:rsidRDefault="009C57F8" w:rsidP="00461DE9">
            <w:pPr>
              <w:cnfStyle w:val="000000000000" w:firstRow="0" w:lastRow="0" w:firstColumn="0" w:lastColumn="0" w:oddVBand="0" w:evenVBand="0" w:oddHBand="0" w:evenHBand="0" w:firstRowFirstColumn="0" w:firstRowLastColumn="0" w:lastRowFirstColumn="0" w:lastRowLastColumn="0"/>
              <w:rPr>
                <w:ins w:id="366" w:author="Iman Ghali" w:date="2022-01-18T13:29:00Z"/>
                <w:rFonts w:cstheme="minorHAnsi"/>
                <w:iCs/>
                <w:szCs w:val="24"/>
              </w:rPr>
            </w:pPr>
          </w:p>
          <w:p w14:paraId="5DFEBFA9" w14:textId="77777777" w:rsidR="00BE3C65" w:rsidRDefault="00BE3C65" w:rsidP="00461DE9">
            <w:pPr>
              <w:cnfStyle w:val="000000000000" w:firstRow="0" w:lastRow="0" w:firstColumn="0" w:lastColumn="0" w:oddVBand="0" w:evenVBand="0" w:oddHBand="0" w:evenHBand="0" w:firstRowFirstColumn="0" w:firstRowLastColumn="0" w:lastRowFirstColumn="0" w:lastRowLastColumn="0"/>
              <w:rPr>
                <w:ins w:id="367" w:author="Iman Ghali" w:date="2022-01-18T13:26:00Z"/>
                <w:rFonts w:cstheme="minorHAnsi"/>
                <w:iCs/>
                <w:szCs w:val="24"/>
              </w:rPr>
            </w:pPr>
          </w:p>
          <w:p w14:paraId="1F4ADC53" w14:textId="1A1D1241" w:rsidR="00D17EAF" w:rsidRDefault="00D17EAF" w:rsidP="00BE3C65">
            <w:pPr>
              <w:cnfStyle w:val="000000000000" w:firstRow="0" w:lastRow="0" w:firstColumn="0" w:lastColumn="0" w:oddVBand="0" w:evenVBand="0" w:oddHBand="0" w:evenHBand="0" w:firstRowFirstColumn="0" w:firstRowLastColumn="0" w:lastRowFirstColumn="0" w:lastRowLastColumn="0"/>
              <w:rPr>
                <w:rFonts w:cstheme="minorHAnsi"/>
                <w:iCs/>
                <w:szCs w:val="24"/>
              </w:rPr>
            </w:pPr>
            <w:ins w:id="368" w:author="Iman Ghali" w:date="2022-01-18T13:26:00Z">
              <w:r w:rsidRPr="00765826">
                <w:rPr>
                  <w:rFonts w:cstheme="minorHAnsi"/>
                  <w:b/>
                  <w:bCs/>
                  <w:iCs/>
                  <w:szCs w:val="24"/>
                </w:rPr>
                <w:t xml:space="preserve">Step </w:t>
              </w:r>
              <w:r>
                <w:rPr>
                  <w:rFonts w:cstheme="minorHAnsi"/>
                  <w:b/>
                  <w:bCs/>
                  <w:iCs/>
                  <w:szCs w:val="24"/>
                </w:rPr>
                <w:t xml:space="preserve">3: </w:t>
              </w:r>
              <w:r>
                <w:rPr>
                  <w:rFonts w:cstheme="minorHAnsi"/>
                  <w:iCs/>
                  <w:szCs w:val="24"/>
                </w:rPr>
                <w:t xml:space="preserve">user will </w:t>
              </w:r>
            </w:ins>
            <w:ins w:id="369" w:author="Iman Ghali" w:date="2022-01-18T13:27:00Z">
              <w:r w:rsidR="00BE3C65">
                <w:rPr>
                  <w:rFonts w:cstheme="minorHAnsi"/>
                  <w:iCs/>
                  <w:szCs w:val="24"/>
                </w:rPr>
                <w:t>choose</w:t>
              </w:r>
              <w:r>
                <w:rPr>
                  <w:rFonts w:cstheme="minorHAnsi"/>
                  <w:iCs/>
                  <w:szCs w:val="24"/>
                </w:rPr>
                <w:t xml:space="preserve"> the</w:t>
              </w:r>
              <w:r w:rsidR="00BE3C65">
                <w:rPr>
                  <w:rFonts w:cstheme="minorHAnsi"/>
                  <w:iCs/>
                  <w:szCs w:val="24"/>
                </w:rPr>
                <w:t xml:space="preserve"> importance type,</w:t>
              </w:r>
              <w:r>
                <w:rPr>
                  <w:rFonts w:cstheme="minorHAnsi"/>
                  <w:iCs/>
                  <w:szCs w:val="24"/>
                </w:rPr>
                <w:t xml:space="preserve"> </w:t>
              </w:r>
              <w:r w:rsidR="00BE3C65">
                <w:rPr>
                  <w:rFonts w:cstheme="minorHAnsi"/>
                  <w:iCs/>
                  <w:szCs w:val="24"/>
                </w:rPr>
                <w:t xml:space="preserve">and fill the note field, </w:t>
              </w:r>
            </w:ins>
            <w:ins w:id="370" w:author="Iman Ghali" w:date="2022-01-18T13:28:00Z">
              <w:r w:rsidR="00BE3C65">
                <w:rPr>
                  <w:rFonts w:cstheme="minorHAnsi"/>
                  <w:iCs/>
                  <w:szCs w:val="24"/>
                </w:rPr>
                <w:t>chose</w:t>
              </w:r>
            </w:ins>
            <w:ins w:id="371" w:author="Iman Ghali" w:date="2022-01-18T13:27:00Z">
              <w:r w:rsidR="00BE3C65">
                <w:rPr>
                  <w:rFonts w:cstheme="minorHAnsi"/>
                  <w:iCs/>
                  <w:szCs w:val="24"/>
                </w:rPr>
                <w:t xml:space="preserve"> </w:t>
              </w:r>
            </w:ins>
            <w:ins w:id="372" w:author="Iman Ghali" w:date="2022-01-18T13:28:00Z">
              <w:r w:rsidR="00BE3C65">
                <w:rPr>
                  <w:rFonts w:cstheme="minorHAnsi"/>
                  <w:iCs/>
                  <w:szCs w:val="24"/>
                </w:rPr>
                <w:t>the CC, then click on submit</w:t>
              </w:r>
            </w:ins>
            <w:ins w:id="373" w:author="Iman Ghali" w:date="2022-01-18T13:26:00Z">
              <w:r>
                <w:t xml:space="preserve"> reminder button;</w:t>
              </w:r>
            </w:ins>
          </w:p>
          <w:p w14:paraId="06AA09DF" w14:textId="77777777" w:rsidR="00BE3C65" w:rsidRDefault="00BE3C65" w:rsidP="00461DE9">
            <w:pPr>
              <w:jc w:val="both"/>
              <w:cnfStyle w:val="000000000000" w:firstRow="0" w:lastRow="0" w:firstColumn="0" w:lastColumn="0" w:oddVBand="0" w:evenVBand="0" w:oddHBand="0" w:evenHBand="0" w:firstRowFirstColumn="0" w:firstRowLastColumn="0" w:lastRowFirstColumn="0" w:lastRowLastColumn="0"/>
              <w:rPr>
                <w:ins w:id="374" w:author="Iman Ghali" w:date="2022-01-18T13:27:00Z"/>
                <w:rFonts w:cstheme="minorHAnsi"/>
                <w:iCs/>
                <w:szCs w:val="24"/>
              </w:rPr>
            </w:pPr>
          </w:p>
          <w:p w14:paraId="46A2118A" w14:textId="77777777" w:rsidR="00BE3C65" w:rsidRDefault="00BE3C65" w:rsidP="00461DE9">
            <w:pPr>
              <w:jc w:val="both"/>
              <w:cnfStyle w:val="000000000000" w:firstRow="0" w:lastRow="0" w:firstColumn="0" w:lastColumn="0" w:oddVBand="0" w:evenVBand="0" w:oddHBand="0" w:evenHBand="0" w:firstRowFirstColumn="0" w:firstRowLastColumn="0" w:lastRowFirstColumn="0" w:lastRowLastColumn="0"/>
              <w:rPr>
                <w:ins w:id="375" w:author="Iman Ghali" w:date="2022-01-18T13:27:00Z"/>
                <w:rFonts w:cstheme="minorHAnsi"/>
                <w:iCs/>
                <w:szCs w:val="24"/>
              </w:rPr>
            </w:pPr>
          </w:p>
          <w:p w14:paraId="5DE22DEB" w14:textId="77777777" w:rsidR="00BE3C65" w:rsidRDefault="00BE3C65" w:rsidP="00461DE9">
            <w:pPr>
              <w:jc w:val="both"/>
              <w:cnfStyle w:val="000000000000" w:firstRow="0" w:lastRow="0" w:firstColumn="0" w:lastColumn="0" w:oddVBand="0" w:evenVBand="0" w:oddHBand="0" w:evenHBand="0" w:firstRowFirstColumn="0" w:firstRowLastColumn="0" w:lastRowFirstColumn="0" w:lastRowLastColumn="0"/>
              <w:rPr>
                <w:ins w:id="376" w:author="Iman Ghali" w:date="2022-01-18T13:27:00Z"/>
                <w:rFonts w:cstheme="minorHAnsi"/>
                <w:iCs/>
                <w:szCs w:val="24"/>
              </w:rPr>
            </w:pPr>
          </w:p>
          <w:p w14:paraId="79763A40" w14:textId="021F40F8" w:rsidR="00BE3C65" w:rsidRDefault="00BE3C65" w:rsidP="00461DE9">
            <w:pPr>
              <w:jc w:val="both"/>
              <w:cnfStyle w:val="000000000000" w:firstRow="0" w:lastRow="0" w:firstColumn="0" w:lastColumn="0" w:oddVBand="0" w:evenVBand="0" w:oddHBand="0" w:evenHBand="0" w:firstRowFirstColumn="0" w:firstRowLastColumn="0" w:lastRowFirstColumn="0" w:lastRowLastColumn="0"/>
              <w:rPr>
                <w:ins w:id="377" w:author="Iman Ghali" w:date="2022-01-18T13:28:00Z"/>
                <w:rFonts w:cstheme="minorHAnsi"/>
                <w:iCs/>
                <w:szCs w:val="24"/>
              </w:rPr>
            </w:pPr>
          </w:p>
          <w:p w14:paraId="040C1315" w14:textId="1B7FDDE6" w:rsidR="00BE3C65" w:rsidRDefault="00BE3C65" w:rsidP="00461DE9">
            <w:pPr>
              <w:jc w:val="both"/>
              <w:cnfStyle w:val="000000000000" w:firstRow="0" w:lastRow="0" w:firstColumn="0" w:lastColumn="0" w:oddVBand="0" w:evenVBand="0" w:oddHBand="0" w:evenHBand="0" w:firstRowFirstColumn="0" w:firstRowLastColumn="0" w:lastRowFirstColumn="0" w:lastRowLastColumn="0"/>
              <w:rPr>
                <w:ins w:id="378" w:author="Iman Ghali" w:date="2022-01-18T13:29:00Z"/>
                <w:rFonts w:cstheme="minorHAnsi"/>
                <w:iCs/>
                <w:szCs w:val="24"/>
              </w:rPr>
            </w:pPr>
          </w:p>
          <w:p w14:paraId="13707C47" w14:textId="77777777" w:rsidR="00BE3C65" w:rsidRDefault="00BE3C65" w:rsidP="00461DE9">
            <w:pPr>
              <w:jc w:val="both"/>
              <w:cnfStyle w:val="000000000000" w:firstRow="0" w:lastRow="0" w:firstColumn="0" w:lastColumn="0" w:oddVBand="0" w:evenVBand="0" w:oddHBand="0" w:evenHBand="0" w:firstRowFirstColumn="0" w:firstRowLastColumn="0" w:lastRowFirstColumn="0" w:lastRowLastColumn="0"/>
              <w:rPr>
                <w:ins w:id="379" w:author="Iman Ghali" w:date="2022-01-18T13:27:00Z"/>
                <w:rFonts w:cstheme="minorHAnsi"/>
                <w:iCs/>
                <w:szCs w:val="24"/>
              </w:rPr>
            </w:pPr>
          </w:p>
          <w:p w14:paraId="40405252" w14:textId="5CA8B2D4" w:rsidR="00AB362F" w:rsidDel="00BE3C65" w:rsidRDefault="00AB362F" w:rsidP="005E067E">
            <w:pPr>
              <w:jc w:val="both"/>
              <w:cnfStyle w:val="000000000000" w:firstRow="0" w:lastRow="0" w:firstColumn="0" w:lastColumn="0" w:oddVBand="0" w:evenVBand="0" w:oddHBand="0" w:evenHBand="0" w:firstRowFirstColumn="0" w:firstRowLastColumn="0" w:lastRowFirstColumn="0" w:lastRowLastColumn="0"/>
              <w:rPr>
                <w:del w:id="380" w:author="Iman Ghali" w:date="2022-01-18T13:29:00Z"/>
                <w:rFonts w:cstheme="minorHAnsi"/>
                <w:iCs/>
                <w:szCs w:val="24"/>
              </w:rPr>
            </w:pPr>
            <w:r>
              <w:rPr>
                <w:rFonts w:cstheme="minorHAnsi"/>
                <w:iCs/>
                <w:szCs w:val="24"/>
              </w:rPr>
              <w:t>User will be able to send reminder mail regarding the pending action many times considering the required business rules.</w:t>
            </w:r>
          </w:p>
          <w:p w14:paraId="7EA2EF0C" w14:textId="77777777" w:rsidR="00AB362F" w:rsidRPr="00F907F5" w:rsidRDefault="00AB362F">
            <w:pPr>
              <w:jc w:val="both"/>
              <w:cnfStyle w:val="000000000000" w:firstRow="0" w:lastRow="0" w:firstColumn="0" w:lastColumn="0" w:oddVBand="0" w:evenVBand="0" w:oddHBand="0" w:evenHBand="0" w:firstRowFirstColumn="0" w:firstRowLastColumn="0" w:lastRowFirstColumn="0" w:lastRowLastColumn="0"/>
              <w:rPr>
                <w:rFonts w:cstheme="minorHAnsi"/>
                <w:iCs/>
                <w:szCs w:val="24"/>
              </w:rPr>
              <w:pPrChange w:id="381" w:author="Iman Ghali" w:date="2022-01-18T13:29:00Z">
                <w:pPr>
                  <w:cnfStyle w:val="000000000000" w:firstRow="0" w:lastRow="0" w:firstColumn="0" w:lastColumn="0" w:oddVBand="0" w:evenVBand="0" w:oddHBand="0" w:evenHBand="0" w:firstRowFirstColumn="0" w:firstRowLastColumn="0" w:lastRowFirstColumn="0" w:lastRowLastColumn="0"/>
                </w:pPr>
              </w:pPrChange>
            </w:pPr>
          </w:p>
        </w:tc>
        <w:tc>
          <w:tcPr>
            <w:cnfStyle w:val="000100000000" w:firstRow="0" w:lastRow="0" w:firstColumn="0" w:lastColumn="1" w:oddVBand="0" w:evenVBand="0" w:oddHBand="0" w:evenHBand="0" w:firstRowFirstColumn="0" w:firstRowLastColumn="0" w:lastRowFirstColumn="0" w:lastRowLastColumn="0"/>
            <w:tcW w:w="3483" w:type="dxa"/>
          </w:tcPr>
          <w:p w14:paraId="4BB9A8B4" w14:textId="77777777" w:rsidR="00AB362F" w:rsidRPr="00F907F5" w:rsidRDefault="00AB362F" w:rsidP="00461DE9">
            <w:pPr>
              <w:rPr>
                <w:rFonts w:cstheme="minorHAnsi"/>
                <w:b w:val="0"/>
                <w:bCs w:val="0"/>
                <w:iCs/>
                <w:szCs w:val="24"/>
              </w:rPr>
            </w:pPr>
          </w:p>
          <w:p w14:paraId="2C89D948" w14:textId="77777777" w:rsidR="00AB362F" w:rsidRDefault="00AB362F" w:rsidP="00461DE9">
            <w:pPr>
              <w:rPr>
                <w:rFonts w:cstheme="minorHAnsi"/>
                <w:iCs/>
                <w:szCs w:val="24"/>
              </w:rPr>
            </w:pPr>
          </w:p>
          <w:p w14:paraId="3F617B78" w14:textId="1E7AADA4" w:rsidR="00AB362F" w:rsidRDefault="00AB362F" w:rsidP="00461DE9">
            <w:pPr>
              <w:rPr>
                <w:ins w:id="382" w:author="Iman Ghali" w:date="2022-01-18T13:17:00Z"/>
                <w:rFonts w:cstheme="minorHAnsi"/>
                <w:iCs/>
                <w:szCs w:val="24"/>
              </w:rPr>
            </w:pPr>
          </w:p>
          <w:p w14:paraId="264C1C5A" w14:textId="77777777" w:rsidR="00D17EAF" w:rsidRPr="00D17EAF" w:rsidRDefault="00D17EAF" w:rsidP="00D17EAF">
            <w:pPr>
              <w:rPr>
                <w:ins w:id="383" w:author="Iman Ghali" w:date="2022-01-18T13:18:00Z"/>
                <w:rFonts w:cs="Calibri"/>
                <w:b w:val="0"/>
                <w:bCs w:val="0"/>
                <w:iCs/>
                <w:szCs w:val="24"/>
                <w:rPrChange w:id="384" w:author="Iman Ghali" w:date="2022-01-18T13:22:00Z">
                  <w:rPr>
                    <w:ins w:id="385" w:author="Iman Ghali" w:date="2022-01-18T13:18:00Z"/>
                    <w:rFonts w:cstheme="minorHAnsi"/>
                    <w:b w:val="0"/>
                    <w:bCs w:val="0"/>
                    <w:iCs/>
                    <w:szCs w:val="24"/>
                  </w:rPr>
                </w:rPrChange>
              </w:rPr>
            </w:pPr>
            <w:ins w:id="386" w:author="Iman Ghali" w:date="2022-01-18T13:17:00Z">
              <w:r w:rsidRPr="00D414D7">
                <w:rPr>
                  <w:rFonts w:cstheme="minorHAnsi"/>
                  <w:iCs/>
                  <w:szCs w:val="24"/>
                </w:rPr>
                <w:t xml:space="preserve">Step </w:t>
              </w:r>
              <w:r>
                <w:rPr>
                  <w:rFonts w:cstheme="minorHAnsi"/>
                  <w:iCs/>
                  <w:szCs w:val="24"/>
                </w:rPr>
                <w:t>2</w:t>
              </w:r>
              <w:r w:rsidRPr="00F907F5">
                <w:rPr>
                  <w:rFonts w:cstheme="minorHAnsi"/>
                  <w:iCs/>
                  <w:szCs w:val="24"/>
                </w:rPr>
                <w:t xml:space="preserve">: </w:t>
              </w:r>
              <w:r w:rsidRPr="00D17EAF">
                <w:rPr>
                  <w:rFonts w:cs="Calibri"/>
                  <w:iCs/>
                  <w:szCs w:val="24"/>
                  <w:rPrChange w:id="387" w:author="Iman Ghali" w:date="2022-01-18T13:22:00Z">
                    <w:rPr>
                      <w:rFonts w:cstheme="minorHAnsi"/>
                      <w:iCs/>
                      <w:szCs w:val="24"/>
                    </w:rPr>
                  </w:rPrChange>
                </w:rPr>
                <w:t xml:space="preserve">system will </w:t>
              </w:r>
            </w:ins>
            <w:ins w:id="388" w:author="Iman Ghali" w:date="2022-01-18T13:18:00Z">
              <w:r w:rsidRPr="00D17EAF">
                <w:rPr>
                  <w:rFonts w:cs="Calibri"/>
                  <w:iCs/>
                  <w:szCs w:val="24"/>
                  <w:rPrChange w:id="389" w:author="Iman Ghali" w:date="2022-01-18T13:22:00Z">
                    <w:rPr>
                      <w:rFonts w:cstheme="minorHAnsi"/>
                      <w:iCs/>
                      <w:szCs w:val="24"/>
                    </w:rPr>
                  </w:rPrChange>
                </w:rPr>
                <w:t>display a dialog contains:</w:t>
              </w:r>
            </w:ins>
          </w:p>
          <w:p w14:paraId="0381220F" w14:textId="10764033" w:rsidR="00D17EAF" w:rsidRPr="00D17EAF" w:rsidRDefault="00D17EAF">
            <w:pPr>
              <w:pStyle w:val="ListParagraph"/>
              <w:numPr>
                <w:ilvl w:val="0"/>
                <w:numId w:val="9"/>
              </w:numPr>
              <w:bidi w:val="0"/>
              <w:spacing w:line="240" w:lineRule="auto"/>
              <w:rPr>
                <w:ins w:id="390" w:author="Iman Ghali" w:date="2022-01-18T13:18:00Z"/>
                <w:rFonts w:cs="Calibri"/>
                <w:b w:val="0"/>
                <w:bCs w:val="0"/>
                <w:iCs/>
                <w:szCs w:val="24"/>
                <w:rPrChange w:id="391" w:author="Iman Ghali" w:date="2022-01-18T13:22:00Z">
                  <w:rPr>
                    <w:ins w:id="392" w:author="Iman Ghali" w:date="2022-01-18T13:18:00Z"/>
                  </w:rPr>
                </w:rPrChange>
              </w:rPr>
              <w:pPrChange w:id="393" w:author="Iman Ghali" w:date="2022-01-18T13:22:00Z">
                <w:pPr/>
              </w:pPrChange>
            </w:pPr>
            <w:ins w:id="394" w:author="Iman Ghali" w:date="2022-01-18T13:18:00Z">
              <w:r w:rsidRPr="00D17EAF">
                <w:rPr>
                  <w:rFonts w:ascii="Calibri" w:hAnsi="Calibri" w:cs="Calibri"/>
                  <w:iCs/>
                  <w:color w:val="4D5154" w:themeColor="text1" w:themeTint="BF"/>
                  <w:sz w:val="24"/>
                  <w:szCs w:val="24"/>
                  <w:rPrChange w:id="395" w:author="Iman Ghali" w:date="2022-01-18T13:22:00Z">
                    <w:rPr/>
                  </w:rPrChange>
                </w:rPr>
                <w:t>Importance</w:t>
              </w:r>
            </w:ins>
            <w:ins w:id="396" w:author="Iman Ghali" w:date="2022-01-18T13:22:00Z">
              <w:r w:rsidRPr="00D17EAF">
                <w:rPr>
                  <w:rFonts w:ascii="Calibri" w:hAnsi="Calibri" w:cs="Calibri"/>
                  <w:iCs/>
                  <w:color w:val="4D5154" w:themeColor="text1" w:themeTint="BF"/>
                  <w:sz w:val="24"/>
                  <w:szCs w:val="24"/>
                  <w:rPrChange w:id="397" w:author="Iman Ghali" w:date="2022-01-18T13:22:00Z">
                    <w:rPr>
                      <w:rFonts w:cstheme="minorHAnsi"/>
                      <w:iCs/>
                      <w:szCs w:val="24"/>
                    </w:rPr>
                  </w:rPrChange>
                </w:rPr>
                <w:t xml:space="preserve"> dropdown list</w:t>
              </w:r>
            </w:ins>
            <w:ins w:id="398" w:author="Iman Ghali" w:date="2022-01-18T13:18:00Z">
              <w:r w:rsidRPr="00D17EAF">
                <w:rPr>
                  <w:rFonts w:ascii="Calibri" w:hAnsi="Calibri" w:cs="Calibri"/>
                  <w:iCs/>
                  <w:color w:val="4D5154" w:themeColor="text1" w:themeTint="BF"/>
                  <w:sz w:val="24"/>
                  <w:szCs w:val="24"/>
                  <w:rPrChange w:id="399" w:author="Iman Ghali" w:date="2022-01-18T13:22:00Z">
                    <w:rPr/>
                  </w:rPrChange>
                </w:rPr>
                <w:t>:</w:t>
              </w:r>
            </w:ins>
            <w:ins w:id="400" w:author="Iman Ghali" w:date="2022-01-18T13:22:00Z">
              <w:r>
                <w:rPr>
                  <w:rFonts w:ascii="Calibri" w:hAnsi="Calibri" w:cs="Calibri"/>
                  <w:b w:val="0"/>
                  <w:bCs w:val="0"/>
                  <w:iCs/>
                  <w:color w:val="4D5154" w:themeColor="text1" w:themeTint="BF"/>
                  <w:sz w:val="24"/>
                  <w:szCs w:val="24"/>
                </w:rPr>
                <w:t xml:space="preserve"> consist of</w:t>
              </w:r>
            </w:ins>
            <w:ins w:id="401" w:author="Iman Ghali" w:date="2022-01-18T13:18:00Z">
              <w:r w:rsidRPr="00D17EAF">
                <w:rPr>
                  <w:rFonts w:ascii="Calibri" w:hAnsi="Calibri" w:cs="Calibri"/>
                  <w:iCs/>
                  <w:color w:val="4D5154" w:themeColor="text1" w:themeTint="BF"/>
                  <w:sz w:val="24"/>
                  <w:szCs w:val="24"/>
                  <w:rPrChange w:id="402" w:author="Iman Ghali" w:date="2022-01-18T13:22:00Z">
                    <w:rPr/>
                  </w:rPrChange>
                </w:rPr>
                <w:t xml:space="preserve"> (High, </w:t>
              </w:r>
            </w:ins>
            <w:ins w:id="403" w:author="Iman Ghali" w:date="2022-01-18T13:22:00Z">
              <w:r w:rsidRPr="00D17EAF">
                <w:rPr>
                  <w:rFonts w:ascii="Calibri" w:hAnsi="Calibri" w:cs="Calibri"/>
                  <w:b w:val="0"/>
                  <w:bCs w:val="0"/>
                  <w:iCs/>
                  <w:color w:val="4D5154" w:themeColor="text1" w:themeTint="BF"/>
                  <w:sz w:val="24"/>
                  <w:szCs w:val="24"/>
                </w:rPr>
                <w:t>Medium,</w:t>
              </w:r>
            </w:ins>
            <w:ins w:id="404" w:author="Iman Ghali" w:date="2022-01-18T13:18:00Z">
              <w:r w:rsidRPr="00D17EAF">
                <w:rPr>
                  <w:rFonts w:ascii="Calibri" w:hAnsi="Calibri" w:cs="Calibri"/>
                  <w:iCs/>
                  <w:color w:val="4D5154" w:themeColor="text1" w:themeTint="BF"/>
                  <w:sz w:val="24"/>
                  <w:szCs w:val="24"/>
                  <w:rPrChange w:id="405" w:author="Iman Ghali" w:date="2022-01-18T13:22:00Z">
                    <w:rPr/>
                  </w:rPrChange>
                </w:rPr>
                <w:t xml:space="preserve"> or Low).</w:t>
              </w:r>
            </w:ins>
          </w:p>
          <w:p w14:paraId="0C044E21" w14:textId="425E47FE" w:rsidR="00D17EAF" w:rsidRPr="00D17EAF" w:rsidRDefault="00D17EAF">
            <w:pPr>
              <w:pStyle w:val="ListParagraph"/>
              <w:numPr>
                <w:ilvl w:val="0"/>
                <w:numId w:val="9"/>
              </w:numPr>
              <w:bidi w:val="0"/>
              <w:spacing w:line="240" w:lineRule="auto"/>
              <w:rPr>
                <w:ins w:id="406" w:author="Iman Ghali" w:date="2022-01-18T13:18:00Z"/>
                <w:rFonts w:cstheme="minorHAnsi"/>
                <w:b w:val="0"/>
                <w:bCs w:val="0"/>
                <w:iCs/>
                <w:szCs w:val="24"/>
              </w:rPr>
              <w:pPrChange w:id="407" w:author="Iman Ghali" w:date="2022-01-18T13:23:00Z">
                <w:pPr/>
              </w:pPrChange>
            </w:pPr>
            <w:ins w:id="408" w:author="Iman Ghali" w:date="2022-01-18T13:18:00Z">
              <w:r w:rsidRPr="00D17EAF">
                <w:rPr>
                  <w:rFonts w:ascii="Calibri" w:hAnsi="Calibri" w:cs="Calibri"/>
                  <w:iCs/>
                  <w:color w:val="4D5154" w:themeColor="text1" w:themeTint="BF"/>
                  <w:sz w:val="24"/>
                  <w:szCs w:val="24"/>
                  <w:rPrChange w:id="409" w:author="Iman Ghali" w:date="2022-01-18T13:23:00Z">
                    <w:rPr>
                      <w:rFonts w:cstheme="minorHAnsi"/>
                      <w:iCs/>
                      <w:szCs w:val="24"/>
                    </w:rPr>
                  </w:rPrChange>
                </w:rPr>
                <w:t>Note</w:t>
              </w:r>
            </w:ins>
            <w:ins w:id="410" w:author="Iman Ghali" w:date="2022-01-18T13:23:00Z">
              <w:r>
                <w:rPr>
                  <w:rFonts w:ascii="Calibri" w:hAnsi="Calibri" w:cs="Calibri"/>
                  <w:b w:val="0"/>
                  <w:bCs w:val="0"/>
                  <w:iCs/>
                  <w:color w:val="4D5154" w:themeColor="text1" w:themeTint="BF"/>
                  <w:sz w:val="24"/>
                  <w:szCs w:val="24"/>
                </w:rPr>
                <w:t xml:space="preserve"> input field</w:t>
              </w:r>
            </w:ins>
            <w:ins w:id="411" w:author="Iman Ghali" w:date="2022-01-18T13:18:00Z">
              <w:r w:rsidRPr="00D17EAF">
                <w:rPr>
                  <w:rFonts w:ascii="Calibri" w:hAnsi="Calibri" w:cs="Calibri"/>
                  <w:iCs/>
                  <w:color w:val="4D5154" w:themeColor="text1" w:themeTint="BF"/>
                  <w:sz w:val="24"/>
                  <w:szCs w:val="24"/>
                  <w:rPrChange w:id="412" w:author="Iman Ghali" w:date="2022-01-18T13:23:00Z">
                    <w:rPr>
                      <w:rFonts w:cstheme="minorHAnsi"/>
                      <w:iCs/>
                      <w:szCs w:val="24"/>
                    </w:rPr>
                  </w:rPrChange>
                </w:rPr>
                <w:t>: Optional</w:t>
              </w:r>
            </w:ins>
            <w:ins w:id="413" w:author="Iman Ghali" w:date="2022-01-18T13:23:00Z">
              <w:r>
                <w:rPr>
                  <w:rFonts w:ascii="Calibri" w:hAnsi="Calibri" w:cs="Calibri"/>
                  <w:b w:val="0"/>
                  <w:bCs w:val="0"/>
                  <w:iCs/>
                  <w:color w:val="4D5154" w:themeColor="text1" w:themeTint="BF"/>
                  <w:sz w:val="24"/>
                  <w:szCs w:val="24"/>
                </w:rPr>
                <w:t xml:space="preserve"> </w:t>
              </w:r>
            </w:ins>
            <w:ins w:id="414" w:author="Iman Ghali" w:date="2022-01-18T13:18:00Z">
              <w:r w:rsidRPr="00D17EAF">
                <w:rPr>
                  <w:rFonts w:ascii="Calibri" w:hAnsi="Calibri" w:cs="Calibri"/>
                  <w:iCs/>
                  <w:color w:val="4D5154" w:themeColor="text1" w:themeTint="BF"/>
                  <w:sz w:val="24"/>
                  <w:szCs w:val="24"/>
                  <w:rPrChange w:id="415" w:author="Iman Ghali" w:date="2022-01-18T13:23:00Z">
                    <w:rPr>
                      <w:rFonts w:cstheme="minorHAnsi"/>
                      <w:iCs/>
                      <w:szCs w:val="24"/>
                    </w:rPr>
                  </w:rPrChange>
                </w:rPr>
                <w:t>to add any additional note related to the Reminder.</w:t>
              </w:r>
            </w:ins>
          </w:p>
          <w:p w14:paraId="1C35EFB4" w14:textId="7F13D134" w:rsidR="00D17EAF" w:rsidRPr="00D17EAF" w:rsidRDefault="00D17EAF">
            <w:pPr>
              <w:pStyle w:val="ListParagraph"/>
              <w:numPr>
                <w:ilvl w:val="0"/>
                <w:numId w:val="9"/>
              </w:numPr>
              <w:bidi w:val="0"/>
              <w:spacing w:line="240" w:lineRule="auto"/>
              <w:rPr>
                <w:ins w:id="416" w:author="Iman Ghali" w:date="2022-01-18T13:18:00Z"/>
                <w:rFonts w:cstheme="minorHAnsi"/>
                <w:b w:val="0"/>
                <w:bCs w:val="0"/>
                <w:iCs/>
                <w:szCs w:val="24"/>
              </w:rPr>
              <w:pPrChange w:id="417" w:author="Iman Ghali" w:date="2022-01-18T13:24:00Z">
                <w:pPr/>
              </w:pPrChange>
            </w:pPr>
            <w:ins w:id="418" w:author="Iman Ghali" w:date="2022-01-18T13:18:00Z">
              <w:r w:rsidRPr="00D17EAF">
                <w:rPr>
                  <w:rFonts w:ascii="Calibri" w:hAnsi="Calibri" w:cs="Calibri"/>
                  <w:iCs/>
                  <w:color w:val="4D5154" w:themeColor="text1" w:themeTint="BF"/>
                  <w:sz w:val="24"/>
                  <w:szCs w:val="24"/>
                  <w:rPrChange w:id="419" w:author="Iman Ghali" w:date="2022-01-18T13:23:00Z">
                    <w:rPr>
                      <w:rFonts w:cstheme="minorHAnsi"/>
                      <w:iCs/>
                      <w:szCs w:val="24"/>
                    </w:rPr>
                  </w:rPrChange>
                </w:rPr>
                <w:t>CC</w:t>
              </w:r>
            </w:ins>
            <w:ins w:id="420" w:author="Iman Ghali" w:date="2022-01-18T13:24:00Z">
              <w:r>
                <w:rPr>
                  <w:rFonts w:ascii="Calibri" w:hAnsi="Calibri" w:cs="Calibri"/>
                  <w:b w:val="0"/>
                  <w:bCs w:val="0"/>
                  <w:iCs/>
                  <w:color w:val="4D5154" w:themeColor="text1" w:themeTint="BF"/>
                  <w:sz w:val="24"/>
                  <w:szCs w:val="24"/>
                </w:rPr>
                <w:t xml:space="preserve"> multi</w:t>
              </w:r>
            </w:ins>
            <w:ins w:id="421" w:author="Iman Ghali" w:date="2022-01-18T13:25:00Z">
              <w:r>
                <w:rPr>
                  <w:rFonts w:ascii="Calibri" w:hAnsi="Calibri" w:cs="Calibri"/>
                  <w:b w:val="0"/>
                  <w:bCs w:val="0"/>
                  <w:iCs/>
                  <w:color w:val="4D5154" w:themeColor="text1" w:themeTint="BF"/>
                  <w:sz w:val="24"/>
                  <w:szCs w:val="24"/>
                </w:rPr>
                <w:t>-</w:t>
              </w:r>
            </w:ins>
            <w:ins w:id="422" w:author="Iman Ghali" w:date="2022-01-18T13:24:00Z">
              <w:r>
                <w:rPr>
                  <w:rFonts w:ascii="Calibri" w:hAnsi="Calibri" w:cs="Calibri"/>
                  <w:b w:val="0"/>
                  <w:bCs w:val="0"/>
                  <w:iCs/>
                  <w:color w:val="4D5154" w:themeColor="text1" w:themeTint="BF"/>
                  <w:sz w:val="24"/>
                  <w:szCs w:val="24"/>
                </w:rPr>
                <w:t>choice dropdown list</w:t>
              </w:r>
            </w:ins>
            <w:ins w:id="423" w:author="Iman Ghali" w:date="2022-01-18T13:18:00Z">
              <w:r w:rsidRPr="00D17EAF">
                <w:rPr>
                  <w:rFonts w:ascii="Calibri" w:hAnsi="Calibri" w:cs="Calibri"/>
                  <w:iCs/>
                  <w:color w:val="4D5154" w:themeColor="text1" w:themeTint="BF"/>
                  <w:sz w:val="24"/>
                  <w:szCs w:val="24"/>
                  <w:rPrChange w:id="424" w:author="Iman Ghali" w:date="2022-01-18T13:23:00Z">
                    <w:rPr>
                      <w:rFonts w:cstheme="minorHAnsi"/>
                      <w:iCs/>
                      <w:szCs w:val="24"/>
                    </w:rPr>
                  </w:rPrChange>
                </w:rPr>
                <w:t xml:space="preserve">: </w:t>
              </w:r>
            </w:ins>
            <w:ins w:id="425" w:author="Iman Ghali" w:date="2022-01-18T13:24:00Z">
              <w:r>
                <w:rPr>
                  <w:rFonts w:ascii="Calibri" w:hAnsi="Calibri" w:cs="Calibri"/>
                  <w:b w:val="0"/>
                  <w:bCs w:val="0"/>
                  <w:iCs/>
                  <w:color w:val="4D5154" w:themeColor="text1" w:themeTint="BF"/>
                  <w:sz w:val="24"/>
                  <w:szCs w:val="24"/>
                </w:rPr>
                <w:t>s</w:t>
              </w:r>
            </w:ins>
            <w:ins w:id="426" w:author="Iman Ghali" w:date="2022-01-18T13:18:00Z">
              <w:r w:rsidRPr="00D17EAF">
                <w:rPr>
                  <w:rFonts w:ascii="Calibri" w:hAnsi="Calibri" w:cs="Calibri"/>
                  <w:iCs/>
                  <w:color w:val="4D5154" w:themeColor="text1" w:themeTint="BF"/>
                  <w:sz w:val="24"/>
                  <w:szCs w:val="24"/>
                  <w:rPrChange w:id="427" w:author="Iman Ghali" w:date="2022-01-18T13:23:00Z">
                    <w:rPr>
                      <w:rFonts w:cstheme="minorHAnsi"/>
                      <w:iCs/>
                      <w:szCs w:val="24"/>
                    </w:rPr>
                  </w:rPrChange>
                </w:rPr>
                <w:t>ame of Mail Group.</w:t>
              </w:r>
            </w:ins>
          </w:p>
          <w:p w14:paraId="6CED42BC" w14:textId="5F5316D4" w:rsidR="00D17EAF" w:rsidRDefault="00D17EAF">
            <w:pPr>
              <w:pStyle w:val="ListParagraph"/>
              <w:numPr>
                <w:ilvl w:val="0"/>
                <w:numId w:val="9"/>
              </w:numPr>
              <w:bidi w:val="0"/>
              <w:spacing w:line="240" w:lineRule="auto"/>
              <w:rPr>
                <w:ins w:id="428" w:author="Iman Ghali" w:date="2022-01-18T13:17:00Z"/>
                <w:rFonts w:cstheme="minorHAnsi"/>
                <w:b w:val="0"/>
                <w:bCs w:val="0"/>
                <w:iCs/>
                <w:szCs w:val="24"/>
              </w:rPr>
              <w:pPrChange w:id="429" w:author="Iman Ghali" w:date="2022-01-18T13:25:00Z">
                <w:pPr/>
              </w:pPrChange>
            </w:pPr>
            <w:ins w:id="430" w:author="Iman Ghali" w:date="2022-01-18T13:18:00Z">
              <w:r w:rsidRPr="00D17EAF">
                <w:rPr>
                  <w:rFonts w:ascii="Calibri" w:hAnsi="Calibri" w:cs="Calibri"/>
                  <w:iCs/>
                  <w:color w:val="4D5154" w:themeColor="text1" w:themeTint="BF"/>
                  <w:sz w:val="24"/>
                  <w:szCs w:val="24"/>
                  <w:rPrChange w:id="431" w:author="Iman Ghali" w:date="2022-01-18T13:25:00Z">
                    <w:rPr>
                      <w:rFonts w:cstheme="minorHAnsi"/>
                      <w:iCs/>
                      <w:szCs w:val="24"/>
                    </w:rPr>
                  </w:rPrChange>
                </w:rPr>
                <w:t>Submit Reminder</w:t>
              </w:r>
            </w:ins>
            <w:ins w:id="432" w:author="Iman Ghali" w:date="2022-01-18T13:25:00Z">
              <w:r>
                <w:rPr>
                  <w:rFonts w:ascii="Calibri" w:hAnsi="Calibri" w:cs="Calibri"/>
                  <w:b w:val="0"/>
                  <w:bCs w:val="0"/>
                  <w:iCs/>
                  <w:color w:val="4D5154" w:themeColor="text1" w:themeTint="BF"/>
                  <w:sz w:val="24"/>
                  <w:szCs w:val="24"/>
                </w:rPr>
                <w:t xml:space="preserve"> button</w:t>
              </w:r>
            </w:ins>
            <w:ins w:id="433" w:author="Iman Ghali" w:date="2022-01-18T13:18:00Z">
              <w:r w:rsidRPr="00D17EAF">
                <w:rPr>
                  <w:rFonts w:ascii="Calibri" w:hAnsi="Calibri" w:cs="Calibri"/>
                  <w:iCs/>
                  <w:color w:val="4D5154" w:themeColor="text1" w:themeTint="BF"/>
                  <w:sz w:val="24"/>
                  <w:szCs w:val="24"/>
                  <w:rPrChange w:id="434" w:author="Iman Ghali" w:date="2022-01-18T13:25:00Z">
                    <w:rPr>
                      <w:rFonts w:cstheme="minorHAnsi"/>
                      <w:iCs/>
                      <w:szCs w:val="24"/>
                    </w:rPr>
                  </w:rPrChange>
                </w:rPr>
                <w:t>: to submit new reminder and the mail will sent after submit the reminder.</w:t>
              </w:r>
            </w:ins>
          </w:p>
          <w:p w14:paraId="63643A34" w14:textId="2AAB433B" w:rsidR="00D17EAF" w:rsidRDefault="00D17EAF" w:rsidP="00461DE9">
            <w:pPr>
              <w:rPr>
                <w:ins w:id="435" w:author="Iman Ghali" w:date="2022-01-18T13:28:00Z"/>
                <w:rFonts w:cstheme="minorHAnsi"/>
                <w:iCs/>
                <w:szCs w:val="24"/>
              </w:rPr>
            </w:pPr>
          </w:p>
          <w:p w14:paraId="073EFCBD" w14:textId="719AA025" w:rsidR="00BE3C65" w:rsidRDefault="00BE3C65" w:rsidP="00461DE9">
            <w:pPr>
              <w:rPr>
                <w:ins w:id="436" w:author="Iman Ghali" w:date="2022-01-18T13:28:00Z"/>
                <w:rFonts w:cstheme="minorHAnsi"/>
                <w:iCs/>
                <w:szCs w:val="24"/>
              </w:rPr>
            </w:pPr>
          </w:p>
          <w:p w14:paraId="53FEA413" w14:textId="3C73F900" w:rsidR="00BE3C65" w:rsidRDefault="00BE3C65" w:rsidP="00461DE9">
            <w:pPr>
              <w:rPr>
                <w:ins w:id="437" w:author="Iman Ghali" w:date="2022-01-18T13:34:00Z"/>
                <w:rFonts w:cstheme="minorHAnsi"/>
                <w:iCs/>
                <w:szCs w:val="24"/>
              </w:rPr>
            </w:pPr>
          </w:p>
          <w:p w14:paraId="48245907" w14:textId="77777777" w:rsidR="009C57F8" w:rsidRDefault="009C57F8" w:rsidP="00461DE9">
            <w:pPr>
              <w:rPr>
                <w:rFonts w:cstheme="minorHAnsi"/>
                <w:iCs/>
                <w:szCs w:val="24"/>
              </w:rPr>
            </w:pPr>
          </w:p>
          <w:p w14:paraId="19CA7C0B" w14:textId="421353AA" w:rsidR="00AB362F" w:rsidRDefault="00AB362F" w:rsidP="009C57F8">
            <w:pPr>
              <w:rPr>
                <w:rFonts w:cstheme="minorHAnsi"/>
                <w:b w:val="0"/>
                <w:bCs w:val="0"/>
                <w:iCs/>
                <w:szCs w:val="24"/>
              </w:rPr>
            </w:pPr>
            <w:commentRangeStart w:id="438"/>
            <w:commentRangeStart w:id="439"/>
            <w:r w:rsidRPr="00D414D7">
              <w:rPr>
                <w:rFonts w:cstheme="minorHAnsi"/>
                <w:iCs/>
                <w:szCs w:val="24"/>
              </w:rPr>
              <w:t xml:space="preserve">Step </w:t>
            </w:r>
            <w:del w:id="440" w:author="Iman Ghali" w:date="2022-01-18T13:34:00Z">
              <w:r w:rsidDel="009C57F8">
                <w:rPr>
                  <w:rFonts w:cstheme="minorHAnsi"/>
                  <w:iCs/>
                  <w:szCs w:val="24"/>
                </w:rPr>
                <w:delText>2</w:delText>
              </w:r>
            </w:del>
            <w:ins w:id="441" w:author="Iman Ghali" w:date="2022-01-18T13:34:00Z">
              <w:r w:rsidR="009C57F8">
                <w:rPr>
                  <w:rFonts w:cstheme="minorHAnsi"/>
                  <w:iCs/>
                  <w:szCs w:val="24"/>
                </w:rPr>
                <w:t>4</w:t>
              </w:r>
            </w:ins>
            <w:r w:rsidRPr="00F907F5">
              <w:rPr>
                <w:rFonts w:cstheme="minorHAnsi"/>
                <w:iCs/>
                <w:szCs w:val="24"/>
              </w:rPr>
              <w:t xml:space="preserve">: </w:t>
            </w:r>
            <w:commentRangeEnd w:id="438"/>
            <w:r w:rsidR="00242EEB">
              <w:rPr>
                <w:rStyle w:val="CommentReference"/>
                <w:rFonts w:asciiTheme="minorHAnsi" w:eastAsiaTheme="minorHAnsi" w:hAnsiTheme="minorHAnsi"/>
                <w:b w:val="0"/>
                <w:bCs w:val="0"/>
                <w:color w:val="auto"/>
              </w:rPr>
              <w:commentReference w:id="438"/>
            </w:r>
            <w:commentRangeEnd w:id="439"/>
            <w:r w:rsidR="00BE2C93">
              <w:rPr>
                <w:rStyle w:val="CommentReference"/>
                <w:rFonts w:asciiTheme="minorHAnsi" w:eastAsiaTheme="minorHAnsi" w:hAnsiTheme="minorHAnsi"/>
                <w:b w:val="0"/>
                <w:bCs w:val="0"/>
                <w:color w:val="auto"/>
              </w:rPr>
              <w:commentReference w:id="439"/>
            </w:r>
            <w:r w:rsidRPr="00E06A14">
              <w:rPr>
                <w:rFonts w:cstheme="minorHAnsi"/>
                <w:b w:val="0"/>
                <w:bCs w:val="0"/>
                <w:iCs/>
                <w:szCs w:val="24"/>
              </w:rPr>
              <w:t xml:space="preserve">system will </w:t>
            </w:r>
            <w:r>
              <w:rPr>
                <w:rFonts w:cstheme="minorHAnsi"/>
                <w:b w:val="0"/>
                <w:bCs w:val="0"/>
                <w:iCs/>
                <w:szCs w:val="24"/>
              </w:rPr>
              <w:t>send a reminder mail to the custody who are responsible for executing this pending action</w:t>
            </w:r>
            <w:ins w:id="442" w:author="Iman Ghali" w:date="2022-01-18T13:29:00Z">
              <w:r w:rsidR="00BE3C65">
                <w:rPr>
                  <w:rFonts w:cstheme="minorHAnsi"/>
                  <w:b w:val="0"/>
                  <w:bCs w:val="0"/>
                  <w:iCs/>
                  <w:szCs w:val="24"/>
                </w:rPr>
                <w:t xml:space="preserve"> and to the chosen CC</w:t>
              </w:r>
            </w:ins>
            <w:r>
              <w:rPr>
                <w:rFonts w:cstheme="minorHAnsi"/>
                <w:b w:val="0"/>
                <w:bCs w:val="0"/>
                <w:iCs/>
                <w:szCs w:val="24"/>
              </w:rPr>
              <w:t>.</w:t>
            </w:r>
          </w:p>
          <w:p w14:paraId="0805767C" w14:textId="77777777" w:rsidR="00AB362F" w:rsidRDefault="00AB362F" w:rsidP="00461DE9">
            <w:pPr>
              <w:rPr>
                <w:rFonts w:cstheme="minorHAnsi"/>
                <w:b w:val="0"/>
                <w:bCs w:val="0"/>
                <w:iCs/>
                <w:szCs w:val="24"/>
              </w:rPr>
            </w:pPr>
          </w:p>
          <w:p w14:paraId="549F2745" w14:textId="77777777" w:rsidR="00AB362F" w:rsidRPr="003F5C6E" w:rsidRDefault="00AB362F" w:rsidP="00461DE9">
            <w:pPr>
              <w:rPr>
                <w:rFonts w:cstheme="minorHAnsi"/>
                <w:b w:val="0"/>
                <w:bCs w:val="0"/>
                <w:iCs/>
                <w:szCs w:val="24"/>
              </w:rPr>
            </w:pPr>
          </w:p>
        </w:tc>
      </w:tr>
      <w:tr w:rsidR="00AB362F" w:rsidRPr="005E2148" w14:paraId="532D7327" w14:textId="77777777" w:rsidTr="00461DE9">
        <w:trPr>
          <w:trHeight w:val="288"/>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0F4DCFD" w14:textId="77777777" w:rsidR="00AB362F" w:rsidRPr="00F90290" w:rsidRDefault="00AB362F" w:rsidP="00461DE9">
            <w:pPr>
              <w:pBdr>
                <w:left w:val="single" w:sz="18" w:space="4" w:color="auto"/>
              </w:pBdr>
              <w:jc w:val="center"/>
              <w:rPr>
                <w:rFonts w:cstheme="minorHAnsi"/>
                <w:szCs w:val="24"/>
                <w:rtl/>
                <w:lang w:bidi="ar-SY"/>
              </w:rPr>
            </w:pPr>
            <w:r w:rsidRPr="00F90290">
              <w:rPr>
                <w:rFonts w:cstheme="minorHAnsi"/>
                <w:szCs w:val="24"/>
                <w:lang w:bidi="ar-SY"/>
              </w:rPr>
              <w:t xml:space="preserve">Alternate </w:t>
            </w:r>
            <w:r>
              <w:rPr>
                <w:rFonts w:cstheme="minorHAnsi"/>
                <w:szCs w:val="24"/>
                <w:lang w:bidi="ar-SY"/>
              </w:rPr>
              <w:t>Flow</w:t>
            </w:r>
            <w:r w:rsidRPr="00F90290">
              <w:rPr>
                <w:rFonts w:cstheme="minorHAnsi"/>
                <w:szCs w:val="24"/>
                <w:lang w:bidi="ar-SY"/>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7CCECE51" w14:textId="77777777" w:rsidR="00AB362F" w:rsidRPr="00060D41" w:rsidRDefault="00AB362F" w:rsidP="00461DE9">
            <w:pPr>
              <w:rPr>
                <w:rFonts w:cstheme="minorHAnsi"/>
                <w:b w:val="0"/>
                <w:bCs w:val="0"/>
                <w:iCs/>
                <w:szCs w:val="24"/>
              </w:rPr>
            </w:pPr>
            <w:r w:rsidRPr="00060D41">
              <w:rPr>
                <w:rFonts w:cstheme="minorHAnsi"/>
                <w:b w:val="0"/>
                <w:bCs w:val="0"/>
                <w:iCs/>
                <w:szCs w:val="24"/>
              </w:rPr>
              <w:t xml:space="preserve">Reminder </w:t>
            </w:r>
            <w:r>
              <w:rPr>
                <w:rFonts w:cstheme="minorHAnsi"/>
                <w:b w:val="0"/>
                <w:bCs w:val="0"/>
                <w:iCs/>
                <w:szCs w:val="24"/>
              </w:rPr>
              <w:t xml:space="preserve">for the first time </w:t>
            </w:r>
            <w:r w:rsidRPr="00060D41">
              <w:rPr>
                <w:rFonts w:cstheme="minorHAnsi"/>
                <w:b w:val="0"/>
                <w:bCs w:val="0"/>
                <w:iCs/>
                <w:szCs w:val="24"/>
              </w:rPr>
              <w:t>will fail and system will notify user by displaying clear message in these cases:</w:t>
            </w:r>
          </w:p>
          <w:p w14:paraId="24CDF5BC" w14:textId="77777777" w:rsidR="00AB362F" w:rsidRDefault="00AB362F" w:rsidP="003745E3">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User has no permission on the workflow or on any of its actions.</w:t>
            </w:r>
          </w:p>
          <w:p w14:paraId="0C58EDF7" w14:textId="77777777" w:rsidR="00AB362F" w:rsidRPr="00060D41" w:rsidRDefault="00AB362F" w:rsidP="003745E3">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sidRPr="00060D41">
              <w:rPr>
                <w:rFonts w:ascii="Calibri" w:eastAsiaTheme="minorEastAsia" w:hAnsi="Calibri" w:cstheme="minorHAnsi"/>
                <w:b w:val="0"/>
                <w:bCs w:val="0"/>
                <w:iCs/>
                <w:color w:val="4D5154" w:themeColor="text1" w:themeTint="BF"/>
                <w:sz w:val="24"/>
                <w:szCs w:val="24"/>
              </w:rPr>
              <w:t>The reminder feature wasn’t enabled for the selected ticket (workflow).</w:t>
            </w:r>
          </w:p>
          <w:p w14:paraId="4AADC6D7" w14:textId="4306E504" w:rsidR="00AB362F" w:rsidRPr="0058451A" w:rsidRDefault="00AB362F" w:rsidP="003745E3">
            <w:pPr>
              <w:pStyle w:val="ListParagraph"/>
              <w:numPr>
                <w:ilvl w:val="0"/>
                <w:numId w:val="39"/>
              </w:numPr>
              <w:bidi w:val="0"/>
              <w:spacing w:line="240" w:lineRule="auto"/>
              <w:rPr>
                <w:rFonts w:ascii="Calibri" w:eastAsiaTheme="minorEastAsia" w:hAnsi="Calibri" w:cstheme="minorHAnsi"/>
                <w:b w:val="0"/>
                <w:bCs w:val="0"/>
                <w:iCs/>
                <w:strike/>
                <w:color w:val="4D5154" w:themeColor="text1" w:themeTint="BF"/>
                <w:sz w:val="24"/>
                <w:szCs w:val="24"/>
              </w:rPr>
            </w:pPr>
            <w:commentRangeStart w:id="443"/>
            <w:commentRangeStart w:id="444"/>
            <w:r w:rsidRPr="0058451A">
              <w:rPr>
                <w:rFonts w:ascii="Calibri" w:eastAsiaTheme="minorEastAsia" w:hAnsi="Calibri" w:cstheme="minorHAnsi"/>
                <w:b w:val="0"/>
                <w:bCs w:val="0"/>
                <w:iCs/>
                <w:strike/>
                <w:color w:val="4D5154" w:themeColor="text1" w:themeTint="BF"/>
                <w:sz w:val="24"/>
                <w:szCs w:val="24"/>
              </w:rPr>
              <w:t xml:space="preserve">Action Period </w:t>
            </w:r>
            <w:r w:rsidR="00B153D6" w:rsidRPr="0058451A">
              <w:rPr>
                <w:rFonts w:ascii="Calibri" w:eastAsiaTheme="minorEastAsia" w:hAnsi="Calibri" w:cstheme="minorHAnsi"/>
                <w:b w:val="0"/>
                <w:bCs w:val="0"/>
                <w:iCs/>
                <w:strike/>
                <w:color w:val="4D5154" w:themeColor="text1" w:themeTint="BF"/>
                <w:sz w:val="24"/>
                <w:szCs w:val="24"/>
              </w:rPr>
              <w:t>did not</w:t>
            </w:r>
            <w:r w:rsidRPr="0058451A">
              <w:rPr>
                <w:rFonts w:ascii="Calibri" w:eastAsiaTheme="minorEastAsia" w:hAnsi="Calibri" w:cstheme="minorHAnsi"/>
                <w:b w:val="0"/>
                <w:bCs w:val="0"/>
                <w:iCs/>
                <w:strike/>
                <w:color w:val="4D5154" w:themeColor="text1" w:themeTint="BF"/>
                <w:sz w:val="24"/>
                <w:szCs w:val="24"/>
              </w:rPr>
              <w:t xml:space="preserve"> finish yet.</w:t>
            </w:r>
            <w:commentRangeEnd w:id="443"/>
            <w:r w:rsidR="00AA5595" w:rsidRPr="0058451A">
              <w:rPr>
                <w:rStyle w:val="CommentReference"/>
                <w:b w:val="0"/>
                <w:bCs w:val="0"/>
                <w:strike/>
              </w:rPr>
              <w:commentReference w:id="443"/>
            </w:r>
            <w:commentRangeEnd w:id="444"/>
            <w:r w:rsidR="0058451A">
              <w:rPr>
                <w:rStyle w:val="CommentReference"/>
                <w:b w:val="0"/>
                <w:bCs w:val="0"/>
              </w:rPr>
              <w:commentReference w:id="444"/>
            </w:r>
          </w:p>
          <w:p w14:paraId="07B20318" w14:textId="1F226426" w:rsidR="00AB362F" w:rsidRPr="005F6598" w:rsidRDefault="00AB362F" w:rsidP="00FF619E">
            <w:pPr>
              <w:rPr>
                <w:rFonts w:cstheme="minorHAnsi"/>
                <w:iCs/>
                <w:szCs w:val="24"/>
              </w:rPr>
            </w:pPr>
            <w:r>
              <w:rPr>
                <w:rFonts w:cstheme="minorHAnsi"/>
                <w:b w:val="0"/>
                <w:bCs w:val="0"/>
                <w:iCs/>
                <w:szCs w:val="24"/>
              </w:rPr>
              <w:t>Reminder</w:t>
            </w:r>
            <w:r w:rsidRPr="00585670">
              <w:rPr>
                <w:rFonts w:cstheme="minorHAnsi"/>
                <w:b w:val="0"/>
                <w:bCs w:val="0"/>
                <w:iCs/>
                <w:szCs w:val="24"/>
              </w:rPr>
              <w:t xml:space="preserve"> </w:t>
            </w:r>
            <w:r>
              <w:rPr>
                <w:rFonts w:cstheme="minorHAnsi"/>
                <w:b w:val="0"/>
                <w:bCs w:val="0"/>
                <w:iCs/>
                <w:szCs w:val="24"/>
              </w:rPr>
              <w:t xml:space="preserve">for the second time will fail if the reminder </w:t>
            </w:r>
            <w:r w:rsidR="00B153D6" w:rsidRPr="00060D41">
              <w:rPr>
                <w:rFonts w:cstheme="minorHAnsi"/>
                <w:b w:val="0"/>
                <w:bCs w:val="0"/>
                <w:iCs/>
                <w:szCs w:val="24"/>
              </w:rPr>
              <w:t>was not</w:t>
            </w:r>
            <w:r w:rsidRPr="00060D41">
              <w:rPr>
                <w:rFonts w:cstheme="minorHAnsi"/>
                <w:b w:val="0"/>
                <w:bCs w:val="0"/>
                <w:iCs/>
                <w:szCs w:val="24"/>
              </w:rPr>
              <w:t xml:space="preserve"> finish yet</w:t>
            </w:r>
            <w:r>
              <w:rPr>
                <w:rFonts w:cstheme="minorHAnsi"/>
                <w:b w:val="0"/>
                <w:bCs w:val="0"/>
                <w:iCs/>
                <w:szCs w:val="24"/>
              </w:rPr>
              <w:t>.</w:t>
            </w:r>
          </w:p>
        </w:tc>
      </w:tr>
      <w:tr w:rsidR="00AB362F" w:rsidRPr="005E2148" w14:paraId="4443F6C4" w14:textId="77777777" w:rsidTr="00461DE9">
        <w:trPr>
          <w:trHeight w:val="284"/>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11A78B4B" w14:textId="77777777" w:rsidR="00AB362F" w:rsidRPr="00F90290" w:rsidRDefault="00AB362F" w:rsidP="00461DE9">
            <w:pPr>
              <w:jc w:val="center"/>
              <w:rPr>
                <w:rFonts w:cstheme="minorHAnsi"/>
                <w:szCs w:val="24"/>
                <w:rtl/>
              </w:rPr>
            </w:pPr>
            <w:r>
              <w:rPr>
                <w:rFonts w:cstheme="minorHAnsi"/>
                <w:szCs w:val="24"/>
              </w:rPr>
              <w:t>Post C</w:t>
            </w:r>
            <w:r w:rsidRPr="00F90290">
              <w:rPr>
                <w:rFonts w:cstheme="minorHAnsi"/>
                <w:szCs w:val="24"/>
              </w:rPr>
              <w:t>ondition:</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639773D7" w14:textId="3D2C454B" w:rsidR="00AB362F" w:rsidRPr="00F907F5" w:rsidRDefault="00AB362F" w:rsidP="00461DE9">
            <w:pPr>
              <w:rPr>
                <w:rFonts w:cstheme="minorHAnsi"/>
                <w:b w:val="0"/>
                <w:bCs w:val="0"/>
                <w:iCs/>
                <w:szCs w:val="24"/>
                <w:lang w:bidi="ar-SY"/>
              </w:rPr>
            </w:pPr>
            <w:r>
              <w:rPr>
                <w:rFonts w:cstheme="minorHAnsi"/>
                <w:b w:val="0"/>
                <w:bCs w:val="0"/>
                <w:iCs/>
                <w:szCs w:val="24"/>
                <w:lang w:bidi="ar-SY"/>
              </w:rPr>
              <w:t xml:space="preserve">Reminder mail will be sent to the custody </w:t>
            </w:r>
            <w:r>
              <w:rPr>
                <w:rFonts w:cstheme="minorHAnsi"/>
                <w:b w:val="0"/>
                <w:bCs w:val="0"/>
                <w:iCs/>
                <w:szCs w:val="24"/>
              </w:rPr>
              <w:t>who are responsible for executing this pending action</w:t>
            </w:r>
            <w:ins w:id="445" w:author="Iman Ghali" w:date="2022-01-18T13:30:00Z">
              <w:r w:rsidR="00BE3C65">
                <w:rPr>
                  <w:rFonts w:cstheme="minorHAnsi"/>
                  <w:b w:val="0"/>
                  <w:bCs w:val="0"/>
                  <w:iCs/>
                  <w:szCs w:val="24"/>
                </w:rPr>
                <w:t xml:space="preserve"> and to the chosen CC</w:t>
              </w:r>
            </w:ins>
            <w:r>
              <w:rPr>
                <w:rFonts w:cstheme="minorHAnsi"/>
                <w:b w:val="0"/>
                <w:bCs w:val="0"/>
                <w:iCs/>
                <w:szCs w:val="24"/>
                <w:lang w:bidi="ar-SY"/>
              </w:rPr>
              <w:t>.</w:t>
            </w:r>
          </w:p>
        </w:tc>
      </w:tr>
      <w:tr w:rsidR="00AB362F" w:rsidRPr="005E2148" w14:paraId="7E0346F1" w14:textId="77777777" w:rsidTr="00461DE9">
        <w:trPr>
          <w:cnfStyle w:val="010000000000" w:firstRow="0" w:lastRow="1"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19" w:type="dxa"/>
            <w:shd w:val="clear" w:color="auto" w:fill="E6E7E8" w:themeFill="text1" w:themeFillTint="1A"/>
          </w:tcPr>
          <w:p w14:paraId="7E5E9A1C" w14:textId="77777777" w:rsidR="00AB362F" w:rsidRPr="00F90290" w:rsidRDefault="00AB362F" w:rsidP="00461DE9">
            <w:pPr>
              <w:jc w:val="center"/>
              <w:rPr>
                <w:rFonts w:cstheme="minorHAnsi"/>
                <w:szCs w:val="24"/>
              </w:rPr>
            </w:pPr>
            <w:r w:rsidRPr="00F90290">
              <w:rPr>
                <w:rFonts w:cstheme="minorHAnsi"/>
                <w:szCs w:val="24"/>
              </w:rPr>
              <w:t>Business Rule</w:t>
            </w:r>
            <w:r>
              <w:rPr>
                <w:rFonts w:cstheme="minorHAnsi"/>
                <w:szCs w:val="24"/>
              </w:rPr>
              <w:t>s</w:t>
            </w:r>
            <w:r w:rsidRPr="00F90290">
              <w:rPr>
                <w:rFonts w:cstheme="minorHAnsi"/>
                <w:szCs w:val="24"/>
              </w:rPr>
              <w:t>:</w:t>
            </w:r>
          </w:p>
        </w:tc>
        <w:tc>
          <w:tcPr>
            <w:cnfStyle w:val="000100000000" w:firstRow="0" w:lastRow="0" w:firstColumn="0" w:lastColumn="1" w:oddVBand="0" w:evenVBand="0" w:oddHBand="0" w:evenHBand="0" w:firstRowFirstColumn="0" w:firstRowLastColumn="0" w:lastRowFirstColumn="0" w:lastRowLastColumn="0"/>
            <w:tcW w:w="6666" w:type="dxa"/>
            <w:gridSpan w:val="2"/>
          </w:tcPr>
          <w:p w14:paraId="181D9570" w14:textId="04EC4B94" w:rsidR="0099685D" w:rsidRDefault="0099685D" w:rsidP="0099685D">
            <w:pPr>
              <w:rPr>
                <w:ins w:id="446" w:author="Iman Ghali" w:date="2022-01-18T13:32:00Z"/>
                <w:rFonts w:cstheme="minorHAnsi"/>
                <w:b w:val="0"/>
                <w:bCs w:val="0"/>
                <w:iCs/>
                <w:szCs w:val="24"/>
              </w:rPr>
            </w:pPr>
            <w:ins w:id="447" w:author="Iman Ghali" w:date="2022-01-18T13:32:00Z">
              <w:r>
                <w:rPr>
                  <w:rFonts w:cstheme="minorHAnsi"/>
                  <w:iCs/>
                  <w:szCs w:val="24"/>
                </w:rPr>
                <w:t>Reminder template</w:t>
              </w:r>
              <w:r w:rsidRPr="00585670">
                <w:rPr>
                  <w:rFonts w:cstheme="minorHAnsi"/>
                  <w:iCs/>
                  <w:szCs w:val="24"/>
                </w:rPr>
                <w:t>:</w:t>
              </w:r>
            </w:ins>
          </w:p>
          <w:p w14:paraId="2B0F130A" w14:textId="177C56E0" w:rsidR="0099685D" w:rsidRPr="00A822D4" w:rsidRDefault="0099685D">
            <w:pPr>
              <w:pStyle w:val="ListParagraph"/>
              <w:numPr>
                <w:ilvl w:val="0"/>
                <w:numId w:val="39"/>
              </w:numPr>
              <w:bidi w:val="0"/>
              <w:spacing w:line="240" w:lineRule="auto"/>
              <w:jc w:val="both"/>
              <w:rPr>
                <w:ins w:id="448" w:author="Iman Ghali" w:date="2022-01-18T13:32:00Z"/>
                <w:rFonts w:cstheme="minorHAnsi"/>
                <w:b w:val="0"/>
                <w:bCs w:val="0"/>
                <w:iCs/>
                <w:szCs w:val="24"/>
                <w:rPrChange w:id="449" w:author="Iman Ghali" w:date="2022-01-18T13:33:00Z">
                  <w:rPr>
                    <w:ins w:id="450" w:author="Iman Ghali" w:date="2022-01-18T13:32:00Z"/>
                    <w:rFonts w:cstheme="minorHAnsi"/>
                    <w:iCs/>
                    <w:szCs w:val="24"/>
                  </w:rPr>
                </w:rPrChange>
              </w:rPr>
              <w:pPrChange w:id="451" w:author="Iman Ghali" w:date="2022-01-18T13:33:00Z">
                <w:pPr/>
              </w:pPrChange>
            </w:pPr>
            <w:ins w:id="452" w:author="Iman Ghali" w:date="2022-01-18T13:31:00Z">
              <w:r w:rsidRPr="00A822D4">
                <w:rPr>
                  <w:rFonts w:ascii="Calibri" w:eastAsiaTheme="minorEastAsia" w:hAnsi="Calibri" w:cstheme="minorHAnsi"/>
                  <w:iCs/>
                  <w:color w:val="4D5154" w:themeColor="text1" w:themeTint="BF"/>
                  <w:sz w:val="24"/>
                  <w:szCs w:val="24"/>
                </w:rPr>
                <w:t>Importance</w:t>
              </w:r>
              <w:r w:rsidRPr="0062550A">
                <w:rPr>
                  <w:rFonts w:cstheme="minorHAnsi"/>
                  <w:iCs/>
                  <w:szCs w:val="24"/>
                </w:rPr>
                <w:t xml:space="preserve"> </w:t>
              </w:r>
              <w:r w:rsidRPr="00A822D4">
                <w:rPr>
                  <w:rFonts w:ascii="Calibri" w:eastAsiaTheme="minorEastAsia" w:hAnsi="Calibri" w:cstheme="minorHAnsi"/>
                  <w:iCs/>
                  <w:color w:val="4D5154" w:themeColor="text1" w:themeTint="BF"/>
                  <w:sz w:val="24"/>
                  <w:szCs w:val="24"/>
                </w:rPr>
                <w:t>type is mandatory to be specified in order to send</w:t>
              </w:r>
              <w:r w:rsidRPr="0062550A">
                <w:rPr>
                  <w:rFonts w:cstheme="minorHAnsi"/>
                  <w:iCs/>
                  <w:szCs w:val="24"/>
                </w:rPr>
                <w:t xml:space="preserve"> </w:t>
              </w:r>
              <w:r w:rsidRPr="00A822D4">
                <w:rPr>
                  <w:rFonts w:ascii="Calibri" w:eastAsiaTheme="minorEastAsia" w:hAnsi="Calibri" w:cstheme="minorHAnsi"/>
                  <w:iCs/>
                  <w:color w:val="4D5154" w:themeColor="text1" w:themeTint="BF"/>
                  <w:sz w:val="24"/>
                  <w:szCs w:val="24"/>
                </w:rPr>
                <w:t xml:space="preserve">a </w:t>
              </w:r>
            </w:ins>
            <w:ins w:id="453" w:author="Iman Ghali" w:date="2022-01-18T13:32:00Z">
              <w:r w:rsidRPr="00A822D4">
                <w:rPr>
                  <w:rFonts w:ascii="Calibri" w:eastAsiaTheme="minorEastAsia" w:hAnsi="Calibri" w:cstheme="minorHAnsi"/>
                  <w:iCs/>
                  <w:color w:val="4D5154" w:themeColor="text1" w:themeTint="BF"/>
                  <w:sz w:val="24"/>
                  <w:szCs w:val="24"/>
                </w:rPr>
                <w:t>reminder</w:t>
              </w:r>
            </w:ins>
            <w:ins w:id="454" w:author="Iman Ghali" w:date="2022-01-18T13:31:00Z">
              <w:r w:rsidRPr="00A822D4">
                <w:rPr>
                  <w:rFonts w:ascii="Calibri" w:eastAsiaTheme="minorEastAsia" w:hAnsi="Calibri" w:cstheme="minorHAnsi"/>
                  <w:iCs/>
                  <w:color w:val="4D5154" w:themeColor="text1" w:themeTint="BF"/>
                  <w:sz w:val="24"/>
                  <w:szCs w:val="24"/>
                </w:rPr>
                <w:t>.</w:t>
              </w:r>
            </w:ins>
          </w:p>
          <w:p w14:paraId="63061157" w14:textId="5C2428CB" w:rsidR="0099685D" w:rsidRPr="00A822D4" w:rsidRDefault="00A822D4">
            <w:pPr>
              <w:pStyle w:val="ListParagraph"/>
              <w:numPr>
                <w:ilvl w:val="0"/>
                <w:numId w:val="39"/>
              </w:numPr>
              <w:bidi w:val="0"/>
              <w:spacing w:line="240" w:lineRule="auto"/>
              <w:jc w:val="both"/>
              <w:rPr>
                <w:ins w:id="455" w:author="Iman Ghali" w:date="2022-01-18T13:31:00Z"/>
                <w:rFonts w:cstheme="minorHAnsi"/>
                <w:b w:val="0"/>
                <w:bCs w:val="0"/>
                <w:iCs/>
                <w:szCs w:val="24"/>
                <w:rPrChange w:id="456" w:author="Iman Ghali" w:date="2022-01-18T13:33:00Z">
                  <w:rPr>
                    <w:ins w:id="457" w:author="Iman Ghali" w:date="2022-01-18T13:31:00Z"/>
                    <w:rFonts w:cstheme="minorHAnsi"/>
                    <w:iCs/>
                    <w:szCs w:val="24"/>
                  </w:rPr>
                </w:rPrChange>
              </w:rPr>
              <w:pPrChange w:id="458" w:author="Iman Ghali" w:date="2022-01-18T13:33:00Z">
                <w:pPr/>
              </w:pPrChange>
            </w:pPr>
            <w:ins w:id="459" w:author="Iman Ghali" w:date="2022-01-18T13:33:00Z">
              <w:r>
                <w:rPr>
                  <w:rFonts w:ascii="Calibri" w:eastAsiaTheme="minorEastAsia" w:hAnsi="Calibri" w:cstheme="minorHAnsi"/>
                  <w:b w:val="0"/>
                  <w:bCs w:val="0"/>
                  <w:iCs/>
                  <w:color w:val="4D5154" w:themeColor="text1" w:themeTint="BF"/>
                  <w:sz w:val="24"/>
                  <w:szCs w:val="24"/>
                </w:rPr>
                <w:t>N</w:t>
              </w:r>
            </w:ins>
            <w:ins w:id="460" w:author="Iman Ghali" w:date="2022-01-18T13:32:00Z">
              <w:r w:rsidR="0099685D" w:rsidRPr="00A822D4">
                <w:rPr>
                  <w:rFonts w:ascii="Calibri" w:eastAsiaTheme="minorEastAsia" w:hAnsi="Calibri" w:cstheme="minorHAnsi"/>
                  <w:iCs/>
                  <w:color w:val="4D5154" w:themeColor="text1" w:themeTint="BF"/>
                  <w:sz w:val="24"/>
                  <w:szCs w:val="24"/>
                </w:rPr>
                <w:t>ote and CC are optional to be filled in order to send a reminder.</w:t>
              </w:r>
            </w:ins>
          </w:p>
          <w:p w14:paraId="0E4B2D5E" w14:textId="665D799B" w:rsidR="00AB362F" w:rsidRPr="00585670" w:rsidRDefault="00AB362F" w:rsidP="00461DE9">
            <w:pPr>
              <w:rPr>
                <w:rFonts w:cstheme="minorHAnsi"/>
                <w:iCs/>
                <w:szCs w:val="24"/>
              </w:rPr>
            </w:pPr>
            <w:r>
              <w:rPr>
                <w:rFonts w:cstheme="minorHAnsi"/>
                <w:iCs/>
                <w:szCs w:val="24"/>
              </w:rPr>
              <w:t>Reminder for the first time</w:t>
            </w:r>
            <w:r w:rsidRPr="00585670">
              <w:rPr>
                <w:rFonts w:cstheme="minorHAnsi"/>
                <w:iCs/>
                <w:szCs w:val="24"/>
              </w:rPr>
              <w:t>:</w:t>
            </w:r>
          </w:p>
          <w:p w14:paraId="7518391A" w14:textId="77777777" w:rsidR="00AB362F" w:rsidRDefault="00AB362F" w:rsidP="003745E3">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User has permission on the workflow or on any of its actions.</w:t>
            </w:r>
          </w:p>
          <w:p w14:paraId="3D537F00" w14:textId="77777777" w:rsidR="00AB362F" w:rsidRDefault="00AB362F" w:rsidP="003745E3">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Pr>
                <w:rFonts w:ascii="Calibri" w:eastAsiaTheme="minorEastAsia" w:hAnsi="Calibri" w:cstheme="minorHAnsi"/>
                <w:b w:val="0"/>
                <w:bCs w:val="0"/>
                <w:iCs/>
                <w:color w:val="4D5154" w:themeColor="text1" w:themeTint="BF"/>
                <w:sz w:val="24"/>
                <w:szCs w:val="24"/>
              </w:rPr>
              <w:t>The reminder feature is enabled for the workflow used in this ticket.</w:t>
            </w:r>
          </w:p>
          <w:p w14:paraId="5F30D365" w14:textId="77777777" w:rsidR="007E5C98" w:rsidRDefault="00AB362F" w:rsidP="003745E3">
            <w:pPr>
              <w:pStyle w:val="ListParagraph"/>
              <w:numPr>
                <w:ilvl w:val="0"/>
                <w:numId w:val="39"/>
              </w:numPr>
              <w:bidi w:val="0"/>
              <w:spacing w:line="240" w:lineRule="auto"/>
              <w:rPr>
                <w:rFonts w:ascii="Calibri" w:eastAsiaTheme="minorEastAsia" w:hAnsi="Calibri" w:cstheme="minorHAnsi"/>
                <w:b w:val="0"/>
                <w:bCs w:val="0"/>
                <w:iCs/>
                <w:strike/>
                <w:color w:val="4D5154" w:themeColor="text1" w:themeTint="BF"/>
                <w:sz w:val="24"/>
                <w:szCs w:val="24"/>
              </w:rPr>
            </w:pPr>
            <w:commentRangeStart w:id="461"/>
            <w:commentRangeStart w:id="462"/>
            <w:r w:rsidRPr="007A094E">
              <w:rPr>
                <w:rFonts w:ascii="Calibri" w:eastAsiaTheme="minorEastAsia" w:hAnsi="Calibri" w:cstheme="minorHAnsi"/>
                <w:b w:val="0"/>
                <w:bCs w:val="0"/>
                <w:iCs/>
                <w:strike/>
                <w:color w:val="4D5154" w:themeColor="text1" w:themeTint="BF"/>
                <w:sz w:val="24"/>
                <w:szCs w:val="24"/>
              </w:rPr>
              <w:t>Action Period finished.</w:t>
            </w:r>
            <w:commentRangeEnd w:id="461"/>
            <w:r w:rsidR="00AA5595" w:rsidRPr="007A094E">
              <w:rPr>
                <w:rStyle w:val="CommentReference"/>
                <w:b w:val="0"/>
                <w:bCs w:val="0"/>
                <w:strike/>
              </w:rPr>
              <w:commentReference w:id="461"/>
            </w:r>
            <w:commentRangeEnd w:id="462"/>
          </w:p>
          <w:p w14:paraId="473BF3D9" w14:textId="246FAC78" w:rsidR="00AB362F" w:rsidRPr="007E5C98" w:rsidRDefault="007E5C98" w:rsidP="007E5C98">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sidRPr="007E5C98">
              <w:rPr>
                <w:rFonts w:ascii="Calibri" w:eastAsiaTheme="minorEastAsia" w:hAnsi="Calibri" w:cstheme="minorHAnsi"/>
                <w:b w:val="0"/>
                <w:bCs w:val="0"/>
                <w:iCs/>
                <w:color w:val="4D5154" w:themeColor="text1" w:themeTint="BF"/>
                <w:sz w:val="24"/>
                <w:szCs w:val="24"/>
              </w:rPr>
              <w:t>Reminder isn’t under my Pending requests of the user “my pending requests”;</w:t>
            </w:r>
            <w:r w:rsidR="007A094E" w:rsidRPr="007E5C98">
              <w:rPr>
                <w:rFonts w:ascii="Calibri" w:eastAsiaTheme="minorEastAsia" w:hAnsi="Calibri" w:cstheme="minorHAnsi"/>
                <w:iCs/>
                <w:color w:val="4D5154" w:themeColor="text1" w:themeTint="BF"/>
                <w:sz w:val="24"/>
                <w:szCs w:val="24"/>
              </w:rPr>
              <w:commentReference w:id="462"/>
            </w:r>
          </w:p>
          <w:p w14:paraId="6206A54B" w14:textId="77777777" w:rsidR="00AB362F" w:rsidRDefault="00AB362F" w:rsidP="00461DE9">
            <w:pPr>
              <w:rPr>
                <w:rFonts w:cstheme="minorHAnsi"/>
                <w:iCs/>
                <w:szCs w:val="24"/>
              </w:rPr>
            </w:pPr>
            <w:r>
              <w:rPr>
                <w:rFonts w:cstheme="minorHAnsi"/>
                <w:iCs/>
                <w:szCs w:val="24"/>
              </w:rPr>
              <w:t>Reminder for the second time:</w:t>
            </w:r>
          </w:p>
          <w:p w14:paraId="340029CE" w14:textId="671B77E5" w:rsidR="00AB362F" w:rsidRPr="0040030D" w:rsidRDefault="00AB362F" w:rsidP="00BE3C65">
            <w:pPr>
              <w:pStyle w:val="ListParagraph"/>
              <w:numPr>
                <w:ilvl w:val="0"/>
                <w:numId w:val="39"/>
              </w:numPr>
              <w:bidi w:val="0"/>
              <w:spacing w:line="240" w:lineRule="auto"/>
              <w:rPr>
                <w:rFonts w:ascii="Calibri" w:eastAsiaTheme="minorEastAsia" w:hAnsi="Calibri" w:cstheme="minorHAnsi"/>
                <w:b w:val="0"/>
                <w:bCs w:val="0"/>
                <w:iCs/>
                <w:color w:val="4D5154" w:themeColor="text1" w:themeTint="BF"/>
                <w:sz w:val="24"/>
                <w:szCs w:val="24"/>
              </w:rPr>
            </w:pPr>
            <w:r w:rsidRPr="0040030D">
              <w:rPr>
                <w:rFonts w:ascii="Calibri" w:eastAsiaTheme="minorEastAsia" w:hAnsi="Calibri" w:cstheme="minorHAnsi"/>
                <w:b w:val="0"/>
                <w:bCs w:val="0"/>
                <w:iCs/>
                <w:color w:val="4D5154" w:themeColor="text1" w:themeTint="BF"/>
                <w:sz w:val="24"/>
                <w:szCs w:val="24"/>
              </w:rPr>
              <w:t xml:space="preserve">In addition to the business rules of sending reminder for the first time, </w:t>
            </w:r>
            <w:del w:id="463" w:author="Iman Ghali" w:date="2022-01-18T13:31:00Z">
              <w:r w:rsidRPr="0040030D" w:rsidDel="0099685D">
                <w:rPr>
                  <w:rFonts w:ascii="Calibri" w:eastAsiaTheme="minorEastAsia" w:hAnsi="Calibri" w:cstheme="minorHAnsi"/>
                  <w:b w:val="0"/>
                  <w:bCs w:val="0"/>
                  <w:iCs/>
                  <w:color w:val="4D5154" w:themeColor="text1" w:themeTint="BF"/>
                  <w:sz w:val="24"/>
                  <w:szCs w:val="24"/>
                </w:rPr>
                <w:delText>The</w:delText>
              </w:r>
            </w:del>
            <w:ins w:id="464" w:author="Iman Ghali" w:date="2022-01-18T13:31:00Z">
              <w:r w:rsidR="0099685D" w:rsidRPr="0040030D">
                <w:rPr>
                  <w:rFonts w:ascii="Calibri" w:eastAsiaTheme="minorEastAsia" w:hAnsi="Calibri" w:cstheme="minorHAnsi"/>
                  <w:b w:val="0"/>
                  <w:bCs w:val="0"/>
                  <w:iCs/>
                  <w:color w:val="4D5154" w:themeColor="text1" w:themeTint="BF"/>
                  <w:sz w:val="24"/>
                  <w:szCs w:val="24"/>
                </w:rPr>
                <w:t>the</w:t>
              </w:r>
            </w:ins>
            <w:r w:rsidRPr="0040030D">
              <w:rPr>
                <w:rFonts w:ascii="Calibri" w:eastAsiaTheme="minorEastAsia" w:hAnsi="Calibri" w:cstheme="minorHAnsi"/>
                <w:b w:val="0"/>
                <w:bCs w:val="0"/>
                <w:iCs/>
                <w:color w:val="4D5154" w:themeColor="text1" w:themeTint="BF"/>
                <w:sz w:val="24"/>
                <w:szCs w:val="24"/>
              </w:rPr>
              <w:t xml:space="preserve"> </w:t>
            </w:r>
            <w:del w:id="465" w:author="Iman Ghali" w:date="2022-01-18T13:30:00Z">
              <w:r w:rsidRPr="0040030D" w:rsidDel="00BE3C65">
                <w:rPr>
                  <w:rFonts w:ascii="Calibri" w:eastAsiaTheme="minorEastAsia" w:hAnsi="Calibri" w:cstheme="minorHAnsi"/>
                  <w:b w:val="0"/>
                  <w:bCs w:val="0"/>
                  <w:iCs/>
                  <w:color w:val="4D5154" w:themeColor="text1" w:themeTint="BF"/>
                  <w:sz w:val="24"/>
                  <w:szCs w:val="24"/>
                </w:rPr>
                <w:delText xml:space="preserve">Reminder </w:delText>
              </w:r>
            </w:del>
            <w:ins w:id="466" w:author="Iman Ghali" w:date="2022-01-18T13:30:00Z">
              <w:r w:rsidR="00BE3C65">
                <w:rPr>
                  <w:rFonts w:ascii="Calibri" w:eastAsiaTheme="minorEastAsia" w:hAnsi="Calibri" w:cstheme="minorHAnsi"/>
                  <w:b w:val="0"/>
                  <w:bCs w:val="0"/>
                  <w:iCs/>
                  <w:color w:val="4D5154" w:themeColor="text1" w:themeTint="BF"/>
                  <w:sz w:val="24"/>
                  <w:szCs w:val="24"/>
                </w:rPr>
                <w:t>r</w:t>
              </w:r>
              <w:r w:rsidR="00BE3C65" w:rsidRPr="0040030D">
                <w:rPr>
                  <w:rFonts w:ascii="Calibri" w:eastAsiaTheme="minorEastAsia" w:hAnsi="Calibri" w:cstheme="minorHAnsi"/>
                  <w:b w:val="0"/>
                  <w:bCs w:val="0"/>
                  <w:iCs/>
                  <w:color w:val="4D5154" w:themeColor="text1" w:themeTint="BF"/>
                  <w:sz w:val="24"/>
                  <w:szCs w:val="24"/>
                </w:rPr>
                <w:t>eminder</w:t>
              </w:r>
              <w:r w:rsidR="00BE3C65">
                <w:rPr>
                  <w:rFonts w:ascii="Calibri" w:eastAsiaTheme="minorEastAsia" w:hAnsi="Calibri" w:cstheme="minorHAnsi"/>
                  <w:b w:val="0"/>
                  <w:bCs w:val="0"/>
                  <w:iCs/>
                  <w:color w:val="4D5154" w:themeColor="text1" w:themeTint="BF"/>
                  <w:sz w:val="24"/>
                  <w:szCs w:val="24"/>
                </w:rPr>
                <w:t xml:space="preserve"> </w:t>
              </w:r>
            </w:ins>
            <w:del w:id="467" w:author="Iman Ghali" w:date="2022-01-18T13:30:00Z">
              <w:r w:rsidRPr="0040030D" w:rsidDel="00BE3C65">
                <w:rPr>
                  <w:rFonts w:ascii="Calibri" w:eastAsiaTheme="minorEastAsia" w:hAnsi="Calibri" w:cstheme="minorHAnsi"/>
                  <w:b w:val="0"/>
                  <w:bCs w:val="0"/>
                  <w:iCs/>
                  <w:color w:val="4D5154" w:themeColor="text1" w:themeTint="BF"/>
                  <w:sz w:val="24"/>
                  <w:szCs w:val="24"/>
                </w:rPr>
                <w:delText>P</w:delText>
              </w:r>
            </w:del>
            <w:ins w:id="468" w:author="Iman Ghali" w:date="2022-01-18T13:30:00Z">
              <w:r w:rsidR="00BE3C65">
                <w:rPr>
                  <w:rFonts w:ascii="Calibri" w:eastAsiaTheme="minorEastAsia" w:hAnsi="Calibri" w:cstheme="minorHAnsi"/>
                  <w:b w:val="0"/>
                  <w:bCs w:val="0"/>
                  <w:iCs/>
                  <w:color w:val="4D5154" w:themeColor="text1" w:themeTint="BF"/>
                  <w:sz w:val="24"/>
                  <w:szCs w:val="24"/>
                </w:rPr>
                <w:t>p</w:t>
              </w:r>
            </w:ins>
            <w:r w:rsidRPr="0040030D">
              <w:rPr>
                <w:rFonts w:ascii="Calibri" w:eastAsiaTheme="minorEastAsia" w:hAnsi="Calibri" w:cstheme="minorHAnsi"/>
                <w:b w:val="0"/>
                <w:bCs w:val="0"/>
                <w:iCs/>
                <w:color w:val="4D5154" w:themeColor="text1" w:themeTint="BF"/>
                <w:sz w:val="24"/>
                <w:szCs w:val="24"/>
              </w:rPr>
              <w:t xml:space="preserve">eriod </w:t>
            </w:r>
            <w:r>
              <w:rPr>
                <w:rFonts w:ascii="Calibri" w:eastAsiaTheme="minorEastAsia" w:hAnsi="Calibri" w:cstheme="minorHAnsi"/>
                <w:b w:val="0"/>
                <w:bCs w:val="0"/>
                <w:iCs/>
                <w:color w:val="4D5154" w:themeColor="text1" w:themeTint="BF"/>
                <w:sz w:val="24"/>
                <w:szCs w:val="24"/>
              </w:rPr>
              <w:t xml:space="preserve">must be </w:t>
            </w:r>
            <w:r w:rsidRPr="0040030D">
              <w:rPr>
                <w:rFonts w:ascii="Calibri" w:eastAsiaTheme="minorEastAsia" w:hAnsi="Calibri" w:cstheme="minorHAnsi"/>
                <w:b w:val="0"/>
                <w:bCs w:val="0"/>
                <w:iCs/>
                <w:color w:val="4D5154" w:themeColor="text1" w:themeTint="BF"/>
                <w:sz w:val="24"/>
                <w:szCs w:val="24"/>
              </w:rPr>
              <w:t>finished.</w:t>
            </w:r>
          </w:p>
          <w:p w14:paraId="05508B79" w14:textId="77777777" w:rsidR="00AB362F" w:rsidRPr="00BE21E0" w:rsidRDefault="00AB362F" w:rsidP="00461DE9">
            <w:pPr>
              <w:pStyle w:val="ListParagraph"/>
              <w:bidi w:val="0"/>
              <w:spacing w:line="240" w:lineRule="auto"/>
              <w:ind w:left="900"/>
              <w:rPr>
                <w:rFonts w:cstheme="minorHAnsi"/>
                <w:b w:val="0"/>
                <w:bCs w:val="0"/>
                <w:iCs/>
                <w:szCs w:val="24"/>
              </w:rPr>
            </w:pPr>
          </w:p>
        </w:tc>
      </w:tr>
    </w:tbl>
    <w:p w14:paraId="5EC58F46" w14:textId="77777777" w:rsidR="00AB362F" w:rsidRDefault="00AB362F" w:rsidP="00AB362F"/>
    <w:p w14:paraId="433470DA" w14:textId="3199E93C" w:rsidR="00507844" w:rsidRDefault="00507844" w:rsidP="00AC2E88"/>
    <w:sectPr w:rsidR="00507844" w:rsidSect="004B7E44">
      <w:headerReference w:type="default" r:id="rId45"/>
      <w:footerReference w:type="default" r:id="rId46"/>
      <w:footerReference w:type="first" r:id="rId47"/>
      <w:pgSz w:w="12240" w:h="15840"/>
      <w:pgMar w:top="720" w:right="1152" w:bottom="720" w:left="1152" w:header="0" w:footer="0" w:gutter="0"/>
      <w:pgNumType w:start="1"/>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Shayah Arwa" w:date="2022-01-05T13:37:00Z" w:initials="SA">
    <w:p w14:paraId="04686407" w14:textId="77777777" w:rsidR="00BC5DEE" w:rsidRDefault="00BC5DEE" w:rsidP="007837A3">
      <w:pPr>
        <w:pStyle w:val="CommentText"/>
        <w:bidi w:val="0"/>
      </w:pPr>
      <w:r>
        <w:rPr>
          <w:rStyle w:val="CommentReference"/>
        </w:rPr>
        <w:annotationRef/>
      </w:r>
      <w:r w:rsidRPr="004F4C7F">
        <w:rPr>
          <w:lang w:bidi="ar-SY"/>
        </w:rPr>
        <w:t>Admin, Permitted User</w:t>
      </w:r>
    </w:p>
  </w:comment>
  <w:comment w:id="8" w:author="Ghoufran Ghazaly" w:date="2022-01-17T10:43:00Z" w:initials="GG">
    <w:p w14:paraId="33D21DFC" w14:textId="033F0D0B" w:rsidR="00BC5DEE" w:rsidRDefault="00BC5DEE" w:rsidP="006A47F5">
      <w:pPr>
        <w:pStyle w:val="CommentText"/>
        <w:bidi w:val="0"/>
        <w:jc w:val="right"/>
      </w:pPr>
      <w:r>
        <w:rPr>
          <w:rStyle w:val="CommentReference"/>
        </w:rPr>
        <w:annotationRef/>
      </w:r>
      <w:r>
        <w:t>Yes, sure. User who has permission</w:t>
      </w:r>
    </w:p>
  </w:comment>
  <w:comment w:id="9" w:author="Shayah Arwa" w:date="2022-01-10T13:29:00Z" w:initials="SA">
    <w:p w14:paraId="1ED5244A" w14:textId="77777777" w:rsidR="00BC5DEE" w:rsidRDefault="00BC5DEE" w:rsidP="007837A3">
      <w:pPr>
        <w:pStyle w:val="CommentText"/>
        <w:bidi w:val="0"/>
      </w:pPr>
      <w:r>
        <w:rPr>
          <w:rStyle w:val="CommentReference"/>
        </w:rPr>
        <w:annotationRef/>
      </w:r>
      <w:r>
        <w:t>As our conversation; PO Action no need for</w:t>
      </w:r>
      <w:r>
        <w:rPr>
          <w:rStyle w:val="CommentReference"/>
        </w:rPr>
        <w:t xml:space="preserve"> </w:t>
      </w:r>
      <w:r>
        <w:t>Test use case</w:t>
      </w:r>
    </w:p>
  </w:comment>
  <w:comment w:id="10" w:author="Ghoufran Ghazaly" w:date="2022-01-17T10:43:00Z" w:initials="GG">
    <w:p w14:paraId="71DDF941" w14:textId="635ED869" w:rsidR="00BC5DEE" w:rsidRDefault="00BC5DEE" w:rsidP="006A47F5">
      <w:pPr>
        <w:pStyle w:val="CommentText"/>
        <w:bidi w:val="0"/>
      </w:pPr>
      <w:r>
        <w:rPr>
          <w:rStyle w:val="CommentReference"/>
        </w:rPr>
        <w:annotationRef/>
      </w:r>
      <w:r>
        <w:t>Yes</w:t>
      </w:r>
    </w:p>
  </w:comment>
  <w:comment w:id="11" w:author="Shayah Arwa" w:date="2022-01-10T13:28:00Z" w:initials="SA">
    <w:p w14:paraId="6BB032AA" w14:textId="77777777" w:rsidR="00BC5DEE" w:rsidRDefault="00BC5DEE" w:rsidP="007837A3">
      <w:pPr>
        <w:pStyle w:val="CommentText"/>
        <w:bidi w:val="0"/>
      </w:pPr>
      <w:r>
        <w:rPr>
          <w:rStyle w:val="CommentReference"/>
        </w:rPr>
        <w:annotationRef/>
      </w:r>
      <w:r>
        <w:t>Test use case wanted to</w:t>
      </w:r>
    </w:p>
    <w:p w14:paraId="61948DEE" w14:textId="77777777" w:rsidR="00BC5DEE" w:rsidRDefault="00BC5DEE" w:rsidP="007837A3">
      <w:pPr>
        <w:pStyle w:val="CommentText"/>
        <w:bidi w:val="0"/>
      </w:pPr>
      <w:r>
        <w:t xml:space="preserve">Enable/ disable and edit all parameter related to </w:t>
      </w:r>
      <w:r w:rsidRPr="00A424AA">
        <w:t>escalation and reminder)</w:t>
      </w:r>
    </w:p>
    <w:p w14:paraId="1B15CC23" w14:textId="77777777" w:rsidR="00BC5DEE" w:rsidRDefault="00BC5DEE" w:rsidP="007837A3">
      <w:pPr>
        <w:pStyle w:val="CommentText"/>
        <w:bidi w:val="0"/>
      </w:pPr>
      <w:r>
        <w:t>Also sample edit for Sent mail action wanted</w:t>
      </w:r>
    </w:p>
  </w:comment>
  <w:comment w:id="12" w:author="Ghoufran Ghazaly" w:date="2022-01-17T11:04:00Z" w:initials="GG">
    <w:p w14:paraId="2E452B0A" w14:textId="77777777" w:rsidR="00BC5DEE" w:rsidRDefault="00BC5DEE" w:rsidP="007837A3">
      <w:pPr>
        <w:pStyle w:val="CommentText"/>
        <w:bidi w:val="0"/>
        <w:rPr>
          <w:rtl/>
        </w:rPr>
      </w:pPr>
      <w:r>
        <w:rPr>
          <w:rStyle w:val="CommentReference"/>
        </w:rPr>
        <w:annotationRef/>
      </w:r>
      <w:r>
        <w:t>There is enable use case for escalation and reminder which contain all parameter related to them.</w:t>
      </w:r>
    </w:p>
    <w:p w14:paraId="2E90EDAF" w14:textId="77777777" w:rsidR="00BC5DEE" w:rsidRDefault="00BC5DEE" w:rsidP="007837A3">
      <w:pPr>
        <w:pStyle w:val="CommentText"/>
        <w:bidi w:val="0"/>
      </w:pPr>
    </w:p>
    <w:p w14:paraId="08FB1E41" w14:textId="77777777" w:rsidR="00BC5DEE" w:rsidRDefault="00BC5DEE" w:rsidP="007837A3">
      <w:pPr>
        <w:pStyle w:val="CommentText"/>
        <w:bidi w:val="0"/>
      </w:pPr>
      <w:r>
        <w:t>For disable escalation and reminder use case it is just to uncheck the checkbox for reminder and escalation.</w:t>
      </w:r>
    </w:p>
    <w:p w14:paraId="24C468A0" w14:textId="77777777" w:rsidR="00BC5DEE" w:rsidRDefault="00BC5DEE" w:rsidP="007837A3">
      <w:pPr>
        <w:pStyle w:val="CommentText"/>
        <w:bidi w:val="0"/>
      </w:pPr>
    </w:p>
    <w:p w14:paraId="1DEE80C4" w14:textId="660C3E26" w:rsidR="00BC5DEE" w:rsidRPr="004D7392" w:rsidRDefault="00BC5DEE" w:rsidP="006A47F5">
      <w:pPr>
        <w:pStyle w:val="CommentText"/>
        <w:bidi w:val="0"/>
      </w:pPr>
      <w:r>
        <w:t xml:space="preserve">So, the use cases for enable reminder and escalation features has been updated to contain enable and disable. </w:t>
      </w:r>
    </w:p>
    <w:p w14:paraId="61CEB359" w14:textId="77777777" w:rsidR="00BC5DEE" w:rsidRDefault="00BC5DEE" w:rsidP="007837A3">
      <w:pPr>
        <w:pStyle w:val="CommentText"/>
        <w:bidi w:val="0"/>
        <w:rPr>
          <w:rtl/>
        </w:rPr>
      </w:pPr>
    </w:p>
    <w:p w14:paraId="51C3367F" w14:textId="0AD24B7D" w:rsidR="00BC5DEE" w:rsidRDefault="00BC5DEE" w:rsidP="00EF480A">
      <w:pPr>
        <w:pStyle w:val="CommentText"/>
        <w:bidi w:val="0"/>
        <w:rPr>
          <w:lang w:bidi="ar-LB"/>
        </w:rPr>
      </w:pPr>
      <w:r>
        <w:rPr>
          <w:lang w:bidi="ar-LB"/>
        </w:rPr>
        <w:t>In Edit send mail user will be able to edit only the receivers of the mail which is PO requirement, so no need for use case</w:t>
      </w:r>
    </w:p>
  </w:comment>
  <w:comment w:id="13" w:author="Shayah Arwa" w:date="2022-01-30T11:41:00Z" w:initials="SA">
    <w:p w14:paraId="72A99F3B" w14:textId="2C9A5591" w:rsidR="00BC5DEE" w:rsidRDefault="00BC5DEE" w:rsidP="00CF0585">
      <w:pPr>
        <w:pStyle w:val="CommentText"/>
        <w:bidi w:val="0"/>
      </w:pPr>
      <w:r>
        <w:rPr>
          <w:rStyle w:val="CommentReference"/>
        </w:rPr>
        <w:annotationRef/>
      </w:r>
      <w:r>
        <w:t>AS our Conversation we can edit the parameter related to escalation and reminder (like level, period,..) when we edit enable/disable</w:t>
      </w:r>
    </w:p>
  </w:comment>
  <w:comment w:id="14" w:author="Iman Ghali" w:date="2022-02-03T13:37:00Z" w:initials="IG">
    <w:p w14:paraId="43C2EB5C" w14:textId="3A30858C" w:rsidR="00BC5DEE" w:rsidRDefault="00BC5DEE" w:rsidP="00EE24DD">
      <w:pPr>
        <w:pStyle w:val="CommentText"/>
        <w:bidi w:val="0"/>
      </w:pPr>
      <w:r>
        <w:rPr>
          <w:rStyle w:val="CommentReference"/>
        </w:rPr>
        <w:annotationRef/>
      </w:r>
      <w:r>
        <w:t>Confirmed</w:t>
      </w:r>
    </w:p>
  </w:comment>
  <w:comment w:id="15" w:author="Shayah Arwa" w:date="2022-01-05T14:08:00Z" w:initials="SA">
    <w:p w14:paraId="490E85D2" w14:textId="77777777" w:rsidR="00BC5DEE" w:rsidRDefault="00BC5DEE" w:rsidP="007837A3">
      <w:pPr>
        <w:pStyle w:val="CommentText"/>
        <w:bidi w:val="0"/>
      </w:pPr>
      <w:r>
        <w:rPr>
          <w:rStyle w:val="CommentReference"/>
        </w:rPr>
        <w:annotationRef/>
      </w:r>
      <w:r>
        <w:t>As our conversation; the label can’t be editable for used workflow because it related with order actions, but we can edit it in New one or unused workflow.</w:t>
      </w:r>
    </w:p>
    <w:p w14:paraId="4D30A167" w14:textId="77777777" w:rsidR="00BC5DEE" w:rsidRDefault="00BC5DEE" w:rsidP="007837A3">
      <w:pPr>
        <w:pStyle w:val="CommentText"/>
        <w:bidi w:val="0"/>
      </w:pPr>
      <w:r>
        <w:t>For period we can edit it however the workflow (used/unused/new)</w:t>
      </w:r>
    </w:p>
  </w:comment>
  <w:comment w:id="16" w:author="Ghoufran Ghazaly" w:date="2022-01-17T11:31:00Z" w:initials="GG">
    <w:p w14:paraId="5DACDDA2" w14:textId="77777777" w:rsidR="00BC5DEE" w:rsidRDefault="00BC5DEE" w:rsidP="007837A3">
      <w:pPr>
        <w:pStyle w:val="CommentText"/>
        <w:bidi w:val="0"/>
      </w:pPr>
      <w:r>
        <w:rPr>
          <w:rStyle w:val="CommentReference"/>
        </w:rPr>
        <w:annotationRef/>
      </w:r>
      <w:r>
        <w:t>Yes, user will be able to edit action period whatever the status of workflow (used or unused)</w:t>
      </w:r>
    </w:p>
  </w:comment>
  <w:comment w:id="17" w:author="Shayah Arwa" w:date="2022-01-05T14:11:00Z" w:initials="SA">
    <w:p w14:paraId="4BBF7B4C" w14:textId="77777777" w:rsidR="00BC5DEE" w:rsidRDefault="00BC5DEE" w:rsidP="007837A3">
      <w:pPr>
        <w:pStyle w:val="CommentText"/>
        <w:bidi w:val="0"/>
        <w:rPr>
          <w:rFonts w:cstheme="minorHAnsi"/>
          <w:iCs/>
          <w:strike/>
          <w:szCs w:val="24"/>
        </w:rPr>
      </w:pPr>
      <w:r>
        <w:rPr>
          <w:rStyle w:val="CommentReference"/>
        </w:rPr>
        <w:annotationRef/>
      </w:r>
      <w:r w:rsidRPr="00E913D7">
        <w:rPr>
          <w:rFonts w:cstheme="minorHAnsi"/>
          <w:iCs/>
          <w:strike/>
          <w:szCs w:val="24"/>
        </w:rPr>
        <w:t>Give the TLIS user who has the permissions on the workflow or on one of its actions</w:t>
      </w:r>
    </w:p>
    <w:p w14:paraId="0BE9FE96" w14:textId="77777777" w:rsidR="00BC5DEE" w:rsidRPr="00E913D7" w:rsidRDefault="00BC5DEE" w:rsidP="007837A3">
      <w:pPr>
        <w:pStyle w:val="CommentText"/>
        <w:bidi w:val="0"/>
      </w:pPr>
      <w:r w:rsidRPr="00E913D7">
        <w:rPr>
          <w:rFonts w:cstheme="minorHAnsi"/>
          <w:iCs/>
          <w:szCs w:val="24"/>
        </w:rPr>
        <w:t>It is auto by system</w:t>
      </w:r>
    </w:p>
  </w:comment>
  <w:comment w:id="18" w:author="Ghoufran Ghazaly" w:date="2022-01-17T11:32:00Z" w:initials="GG">
    <w:p w14:paraId="2AD86A27" w14:textId="77777777" w:rsidR="00BC5DEE" w:rsidRDefault="00BC5DEE" w:rsidP="007837A3">
      <w:pPr>
        <w:pStyle w:val="CommentText"/>
        <w:bidi w:val="0"/>
        <w:jc w:val="right"/>
      </w:pPr>
      <w:r>
        <w:rPr>
          <w:rStyle w:val="CommentReference"/>
        </w:rPr>
        <w:annotationRef/>
      </w:r>
      <w:r w:rsidRPr="001B5D25">
        <w:rPr>
          <w:rFonts w:cstheme="minorHAnsi"/>
          <w:iCs/>
          <w:szCs w:val="24"/>
        </w:rPr>
        <w:t>Ok and escalation section has been updated</w:t>
      </w:r>
    </w:p>
  </w:comment>
  <w:comment w:id="19" w:author="Shayah Arwa" w:date="2022-01-05T14:15:00Z" w:initials="SA">
    <w:p w14:paraId="4B6D33B5" w14:textId="77777777" w:rsidR="00BC5DEE" w:rsidRDefault="00BC5DEE" w:rsidP="007837A3">
      <w:pPr>
        <w:pStyle w:val="CommentText"/>
        <w:bidi w:val="0"/>
      </w:pPr>
      <w:r>
        <w:rPr>
          <w:rStyle w:val="CommentReference"/>
        </w:rPr>
        <w:annotationRef/>
      </w:r>
      <w:r>
        <w:t>Auto by system</w:t>
      </w:r>
    </w:p>
  </w:comment>
  <w:comment w:id="20" w:author="Ghoufran Ghazaly" w:date="2022-01-17T11:33:00Z" w:initials="GG">
    <w:p w14:paraId="376582EB" w14:textId="77777777" w:rsidR="00BC5DEE" w:rsidRDefault="00BC5DEE" w:rsidP="007837A3">
      <w:pPr>
        <w:pStyle w:val="CommentText"/>
        <w:bidi w:val="0"/>
        <w:rPr>
          <w:lang w:bidi="ar-LB"/>
        </w:rPr>
      </w:pPr>
      <w:r>
        <w:rPr>
          <w:rStyle w:val="CommentReference"/>
        </w:rPr>
        <w:annotationRef/>
      </w:r>
      <w:r>
        <w:rPr>
          <w:lang w:bidi="ar-LB"/>
        </w:rPr>
        <w:t xml:space="preserve">Ok </w:t>
      </w:r>
    </w:p>
  </w:comment>
  <w:comment w:id="21" w:author="Shayah Arwa" w:date="2022-01-05T14:16:00Z" w:initials="SA">
    <w:p w14:paraId="4C5C34E2" w14:textId="77777777" w:rsidR="00BC5DEE" w:rsidRDefault="00BC5DEE" w:rsidP="007837A3">
      <w:pPr>
        <w:pStyle w:val="CommentText"/>
        <w:bidi w:val="0"/>
      </w:pPr>
      <w:r>
        <w:rPr>
          <w:rStyle w:val="CommentReference"/>
        </w:rPr>
        <w:annotationRef/>
      </w:r>
      <w:r>
        <w:t>The escalation should be auto by system after the action exceed the SLA</w:t>
      </w:r>
    </w:p>
  </w:comment>
  <w:comment w:id="22" w:author="Ghoufran Ghazaly" w:date="2022-01-17T11:36:00Z" w:initials="GG">
    <w:p w14:paraId="08658ED5" w14:textId="31253674" w:rsidR="00BC5DEE" w:rsidRDefault="00BC5DEE" w:rsidP="007837A3">
      <w:pPr>
        <w:pStyle w:val="CommentText"/>
        <w:bidi w:val="0"/>
        <w:rPr>
          <w:rtl/>
          <w:lang w:bidi="ar-LB"/>
        </w:rPr>
      </w:pPr>
      <w:r>
        <w:rPr>
          <w:rStyle w:val="CommentReference"/>
        </w:rPr>
        <w:annotationRef/>
      </w:r>
      <w:r>
        <w:t>Done, but in TLI system there is escalation period which is inserted by user, there is no definition for SLA</w:t>
      </w:r>
    </w:p>
  </w:comment>
  <w:comment w:id="23" w:author="Shayah Arwa" w:date="2022-01-30T09:32:00Z" w:initials="SA">
    <w:p w14:paraId="4157F0EF" w14:textId="5DAACE95" w:rsidR="00BC5DEE" w:rsidRDefault="00BC5DEE" w:rsidP="003C355F">
      <w:pPr>
        <w:pStyle w:val="CommentText"/>
        <w:bidi w:val="0"/>
        <w:rPr>
          <w:rFonts w:asciiTheme="majorBidi" w:hAnsiTheme="majorBidi" w:cstheme="majorBidi"/>
        </w:rPr>
      </w:pPr>
      <w:r>
        <w:rPr>
          <w:rStyle w:val="CommentReference"/>
        </w:rPr>
        <w:annotationRef/>
      </w:r>
      <w:r>
        <w:rPr>
          <w:rFonts w:asciiTheme="majorBidi" w:hAnsiTheme="majorBidi" w:cstheme="majorBidi"/>
        </w:rPr>
        <w:t>As our conversation: The first escalation is related to action period.</w:t>
      </w:r>
    </w:p>
    <w:p w14:paraId="5E4519C2" w14:textId="65253E1F" w:rsidR="00BC5DEE" w:rsidRDefault="00BC5DEE" w:rsidP="003C355F">
      <w:pPr>
        <w:pStyle w:val="CommentText"/>
        <w:bidi w:val="0"/>
      </w:pPr>
      <w:r>
        <w:rPr>
          <w:rFonts w:asciiTheme="majorBidi" w:hAnsiTheme="majorBidi" w:cstheme="majorBidi"/>
        </w:rPr>
        <w:t>The second and third escalation is related to escalation period</w:t>
      </w:r>
    </w:p>
  </w:comment>
  <w:comment w:id="24" w:author="Iman Ghali" w:date="2022-02-03T13:38:00Z" w:initials="IG">
    <w:p w14:paraId="5411058F" w14:textId="2C0D987B" w:rsidR="00BC5DEE" w:rsidRDefault="00BC5DEE" w:rsidP="00EE24DD">
      <w:pPr>
        <w:pStyle w:val="CommentText"/>
        <w:bidi w:val="0"/>
      </w:pPr>
      <w:r>
        <w:rPr>
          <w:rStyle w:val="CommentReference"/>
        </w:rPr>
        <w:annotationRef/>
      </w:r>
      <w:r>
        <w:t>Confirmed</w:t>
      </w:r>
    </w:p>
  </w:comment>
  <w:comment w:id="25" w:author="Shayah Arwa" w:date="2022-01-05T14:19:00Z" w:initials="SA">
    <w:p w14:paraId="7475BBD2" w14:textId="77777777" w:rsidR="00BC5DEE" w:rsidRDefault="00BC5DEE" w:rsidP="007837A3">
      <w:pPr>
        <w:pStyle w:val="CommentText"/>
        <w:bidi w:val="0"/>
      </w:pPr>
      <w:r>
        <w:rPr>
          <w:rStyle w:val="CommentReference"/>
        </w:rPr>
        <w:annotationRef/>
      </w:r>
      <w:r>
        <w:rPr>
          <w:rFonts w:asciiTheme="majorBidi" w:hAnsiTheme="majorBidi" w:cstheme="majorBidi"/>
        </w:rPr>
        <w:t>Escalation and the period between each one, this period can be number or equation “like SLA / 2”.</w:t>
      </w:r>
    </w:p>
  </w:comment>
  <w:comment w:id="26" w:author="Ghoufran Ghazaly" w:date="2022-01-17T11:41:00Z" w:initials="GG">
    <w:p w14:paraId="63B35BE0" w14:textId="2803B573" w:rsidR="00BC5DEE" w:rsidRDefault="00BC5DEE" w:rsidP="00CE0015">
      <w:pPr>
        <w:pStyle w:val="CommentText"/>
        <w:bidi w:val="0"/>
      </w:pPr>
      <w:r>
        <w:rPr>
          <w:rStyle w:val="CommentReference"/>
        </w:rPr>
        <w:annotationRef/>
      </w:r>
      <w:r>
        <w:t>As our discussion to define the escalation period and what SLA refers to, we have agreed with u that the escalation period will be number inserted by user2, and there will no SLA in TLI system.</w:t>
      </w:r>
    </w:p>
  </w:comment>
  <w:comment w:id="27" w:author="Shayah Arwa" w:date="2022-01-30T09:36:00Z" w:initials="SA">
    <w:p w14:paraId="53BB2695" w14:textId="4A8AA47B" w:rsidR="00BC5DEE" w:rsidRDefault="00BC5DEE" w:rsidP="003C355F">
      <w:pPr>
        <w:pStyle w:val="CommentText"/>
        <w:bidi w:val="0"/>
      </w:pPr>
      <w:r>
        <w:rPr>
          <w:rStyle w:val="CommentReference"/>
        </w:rPr>
        <w:annotationRef/>
      </w:r>
      <w:r>
        <w:rPr>
          <w:rFonts w:asciiTheme="majorBidi" w:hAnsiTheme="majorBidi" w:cstheme="majorBidi"/>
        </w:rPr>
        <w:t>As our conversation: the escalation period not applicable to be an equation from ICI Side</w:t>
      </w:r>
    </w:p>
  </w:comment>
  <w:comment w:id="28" w:author="Iman Ghali" w:date="2022-02-03T13:39:00Z" w:initials="IG">
    <w:p w14:paraId="5AEC19E3" w14:textId="543059D8" w:rsidR="00BC5DEE" w:rsidRDefault="00BC5DEE" w:rsidP="00EE24DD">
      <w:pPr>
        <w:pStyle w:val="CommentText"/>
        <w:bidi w:val="0"/>
      </w:pPr>
      <w:r>
        <w:rPr>
          <w:rStyle w:val="CommentReference"/>
        </w:rPr>
        <w:annotationRef/>
      </w:r>
      <w:r>
        <w:t>Confirmed</w:t>
      </w:r>
    </w:p>
  </w:comment>
  <w:comment w:id="29" w:author="Shayah Arwa" w:date="2022-01-04T12:35:00Z" w:initials="SA">
    <w:p w14:paraId="72D8927D" w14:textId="77777777" w:rsidR="00BC5DEE" w:rsidRDefault="00BC5DEE" w:rsidP="007837A3">
      <w:pPr>
        <w:pStyle w:val="CommentText"/>
        <w:bidi w:val="0"/>
      </w:pPr>
      <w:r>
        <w:rPr>
          <w:rStyle w:val="CommentReference"/>
        </w:rPr>
        <w:annotationRef/>
      </w:r>
      <w:r>
        <w:t xml:space="preserve">Whenever user wants (not related to predefine time) </w:t>
      </w:r>
    </w:p>
  </w:comment>
  <w:comment w:id="30" w:author="Ghoufran Ghazaly" w:date="2022-01-17T11:42:00Z" w:initials="GG">
    <w:p w14:paraId="7978B7BF" w14:textId="09FB2C08" w:rsidR="00BC5DEE" w:rsidRDefault="00BC5DEE" w:rsidP="007837A3">
      <w:pPr>
        <w:pStyle w:val="CommentText"/>
        <w:bidi w:val="0"/>
      </w:pPr>
      <w:r>
        <w:rPr>
          <w:rStyle w:val="CommentReference"/>
        </w:rPr>
        <w:annotationRef/>
      </w:r>
      <w:r>
        <w:t>Ok</w:t>
      </w:r>
    </w:p>
  </w:comment>
  <w:comment w:id="31" w:author="Shayah Arwa" w:date="2022-01-04T13:12:00Z" w:initials="SA">
    <w:p w14:paraId="272E21C9" w14:textId="77777777" w:rsidR="00BC5DEE" w:rsidRDefault="00BC5DEE" w:rsidP="007837A3">
      <w:pPr>
        <w:pStyle w:val="CommentText"/>
        <w:bidi w:val="0"/>
      </w:pPr>
      <w:r>
        <w:t xml:space="preserve">As our conversation; Just an-example; </w:t>
      </w:r>
      <w:r>
        <w:rPr>
          <w:rStyle w:val="CommentReference"/>
        </w:rPr>
        <w:annotationRef/>
      </w:r>
      <w:r>
        <w:t>the period will be Variable</w:t>
      </w:r>
    </w:p>
  </w:comment>
  <w:comment w:id="32" w:author="Ghoufran Ghazaly" w:date="2022-01-17T11:43:00Z" w:initials="GG">
    <w:p w14:paraId="2FD2D830" w14:textId="77777777" w:rsidR="00BC5DEE" w:rsidRDefault="00BC5DEE" w:rsidP="007837A3">
      <w:pPr>
        <w:pStyle w:val="CommentText"/>
        <w:bidi w:val="0"/>
      </w:pPr>
      <w:r>
        <w:rPr>
          <w:rStyle w:val="CommentReference"/>
        </w:rPr>
        <w:annotationRef/>
      </w:r>
      <w:r>
        <w:t>Yes, it will be a number variable</w:t>
      </w:r>
    </w:p>
  </w:comment>
  <w:comment w:id="33" w:author="Shayah Arwa" w:date="2022-01-04T13:45:00Z" w:initials="SA">
    <w:p w14:paraId="46BC7DCF" w14:textId="77777777" w:rsidR="00BC5DEE" w:rsidRDefault="00BC5DEE" w:rsidP="007837A3">
      <w:pPr>
        <w:pStyle w:val="CommentText"/>
        <w:bidi w:val="0"/>
      </w:pPr>
      <w:r>
        <w:rPr>
          <w:rStyle w:val="CommentReference"/>
        </w:rPr>
        <w:annotationRef/>
      </w:r>
      <w:r>
        <w:t>Between 2 reminder</w:t>
      </w:r>
    </w:p>
  </w:comment>
  <w:comment w:id="34" w:author="Ghoufran Ghazaly" w:date="2022-01-17T11:43:00Z" w:initials="GG">
    <w:p w14:paraId="483335E8" w14:textId="330EFEC5" w:rsidR="00BC5DEE" w:rsidRDefault="00BC5DEE" w:rsidP="007837A3">
      <w:pPr>
        <w:pStyle w:val="CommentText"/>
        <w:bidi w:val="0"/>
      </w:pPr>
      <w:r>
        <w:rPr>
          <w:rStyle w:val="CommentReference"/>
        </w:rPr>
        <w:annotationRef/>
      </w:r>
      <w:r>
        <w:t>Yes</w:t>
      </w:r>
    </w:p>
  </w:comment>
  <w:comment w:id="35" w:author="Shayah Arwa" w:date="2022-01-06T14:41:00Z" w:initials="SA">
    <w:p w14:paraId="6FA7D899" w14:textId="77777777" w:rsidR="00BC5DEE" w:rsidRPr="00765ECE" w:rsidRDefault="00BC5DEE" w:rsidP="007837A3">
      <w:pPr>
        <w:pStyle w:val="CommentText"/>
        <w:bidi w:val="0"/>
      </w:pPr>
      <w:r>
        <w:rPr>
          <w:rStyle w:val="CommentReference"/>
        </w:rPr>
        <w:annotationRef/>
      </w:r>
      <w:r>
        <w:t>As our conversation; Create workflow same of add</w:t>
      </w:r>
    </w:p>
  </w:comment>
  <w:comment w:id="36" w:author="Ghoufran Ghazaly" w:date="2022-01-17T11:43:00Z" w:initials="GG">
    <w:p w14:paraId="152D6530" w14:textId="776753B6" w:rsidR="00BC5DEE" w:rsidRDefault="00BC5DEE" w:rsidP="007837A3">
      <w:pPr>
        <w:pStyle w:val="CommentText"/>
        <w:bidi w:val="0"/>
      </w:pPr>
      <w:r>
        <w:rPr>
          <w:rStyle w:val="CommentReference"/>
        </w:rPr>
        <w:annotationRef/>
      </w:r>
      <w:r>
        <w:t>Yes</w:t>
      </w:r>
    </w:p>
  </w:comment>
  <w:comment w:id="38" w:author="Shayah Arwa" w:date="2022-01-10T13:34:00Z" w:initials="SA">
    <w:p w14:paraId="098FA2CE" w14:textId="77777777" w:rsidR="00BC5DEE" w:rsidRDefault="00BC5DEE" w:rsidP="007837A3">
      <w:pPr>
        <w:pStyle w:val="CommentText"/>
        <w:bidi w:val="0"/>
      </w:pPr>
      <w:r>
        <w:rPr>
          <w:rStyle w:val="CommentReference"/>
        </w:rPr>
        <w:annotationRef/>
      </w:r>
      <w:r>
        <w:t>As our conversation; To Save workflow as a draft to edit it at another time.</w:t>
      </w:r>
    </w:p>
  </w:comment>
  <w:comment w:id="39" w:author="Ghoufran Ghazaly" w:date="2022-01-17T11:44:00Z" w:initials="GG">
    <w:p w14:paraId="66656D6F" w14:textId="586C247B" w:rsidR="00BC5DEE" w:rsidRDefault="00BC5DEE" w:rsidP="007837A3">
      <w:pPr>
        <w:pStyle w:val="CommentText"/>
        <w:bidi w:val="0"/>
      </w:pPr>
      <w:r>
        <w:rPr>
          <w:rStyle w:val="CommentReference"/>
        </w:rPr>
        <w:annotationRef/>
      </w:r>
      <w:r>
        <w:t>Yes</w:t>
      </w:r>
    </w:p>
  </w:comment>
  <w:comment w:id="40" w:author="Shayah Arwa" w:date="2022-01-10T13:32:00Z" w:initials="SA">
    <w:p w14:paraId="5C2428CB" w14:textId="77777777" w:rsidR="00BC5DEE" w:rsidRDefault="00BC5DEE" w:rsidP="007837A3">
      <w:pPr>
        <w:pStyle w:val="CommentText"/>
        <w:bidi w:val="0"/>
      </w:pPr>
      <w:r>
        <w:t xml:space="preserve">Mandatory, </w:t>
      </w:r>
      <w:r>
        <w:rPr>
          <w:rStyle w:val="CommentReference"/>
        </w:rPr>
        <w:annotationRef/>
      </w:r>
      <w:r>
        <w:t>If reminder enable</w:t>
      </w:r>
    </w:p>
  </w:comment>
  <w:comment w:id="41" w:author="Ghoufran Ghazaly" w:date="2022-01-17T11:44:00Z" w:initials="GG">
    <w:p w14:paraId="723DDC0B" w14:textId="42743CA7" w:rsidR="00BC5DEE" w:rsidRDefault="00BC5DEE" w:rsidP="007837A3">
      <w:pPr>
        <w:pStyle w:val="CommentText"/>
        <w:bidi w:val="0"/>
      </w:pPr>
      <w:r>
        <w:rPr>
          <w:rStyle w:val="CommentReference"/>
        </w:rPr>
        <w:annotationRef/>
      </w:r>
      <w:r>
        <w:t>Yes</w:t>
      </w:r>
    </w:p>
  </w:comment>
  <w:comment w:id="42" w:author="Shayah Arwa" w:date="2022-01-10T13:33:00Z" w:initials="SA">
    <w:p w14:paraId="4A2F8C34" w14:textId="77777777" w:rsidR="00BC5DEE" w:rsidRDefault="00BC5DEE" w:rsidP="007837A3">
      <w:pPr>
        <w:pStyle w:val="CommentText"/>
        <w:bidi w:val="0"/>
      </w:pPr>
      <w:r>
        <w:rPr>
          <w:rStyle w:val="CommentReference"/>
        </w:rPr>
        <w:annotationRef/>
      </w:r>
      <w:r>
        <w:t xml:space="preserve">Mandatory, </w:t>
      </w:r>
      <w:r>
        <w:rPr>
          <w:rStyle w:val="CommentReference"/>
        </w:rPr>
        <w:annotationRef/>
      </w:r>
      <w:r>
        <w:t>If Escalation enable</w:t>
      </w:r>
    </w:p>
  </w:comment>
  <w:comment w:id="43" w:author="Ghoufran Ghazaly" w:date="2022-01-17T11:44:00Z" w:initials="GG">
    <w:p w14:paraId="1D228A9F" w14:textId="0CCD0889" w:rsidR="00BC5DEE" w:rsidRDefault="00BC5DEE" w:rsidP="007837A3">
      <w:pPr>
        <w:pStyle w:val="CommentText"/>
        <w:bidi w:val="0"/>
      </w:pPr>
      <w:r>
        <w:rPr>
          <w:rStyle w:val="CommentReference"/>
        </w:rPr>
        <w:annotationRef/>
      </w:r>
      <w:r>
        <w:t xml:space="preserve">Yes </w:t>
      </w:r>
    </w:p>
  </w:comment>
  <w:comment w:id="44" w:author="Shayah Arwa" w:date="2022-01-06T15:35:00Z" w:initials="SA">
    <w:p w14:paraId="512CC689" w14:textId="77777777" w:rsidR="00BC5DEE" w:rsidRDefault="00BC5DEE" w:rsidP="007837A3">
      <w:pPr>
        <w:pStyle w:val="CommentText"/>
        <w:bidi w:val="0"/>
      </w:pPr>
      <w:r>
        <w:rPr>
          <w:rStyle w:val="CommentReference"/>
        </w:rPr>
        <w:annotationRef/>
      </w:r>
      <w:r>
        <w:t>As our conversation; the result of copy workflow is an unused workflow so user will be able to edit it.</w:t>
      </w:r>
    </w:p>
  </w:comment>
  <w:comment w:id="45" w:author="Ghoufran Ghazaly" w:date="2022-01-17T11:44:00Z" w:initials="GG">
    <w:p w14:paraId="3DC94844" w14:textId="0DF2BBBD" w:rsidR="00BC5DEE" w:rsidRDefault="00BC5DEE" w:rsidP="007837A3">
      <w:pPr>
        <w:pStyle w:val="CommentText"/>
        <w:bidi w:val="0"/>
      </w:pPr>
      <w:r>
        <w:rPr>
          <w:rStyle w:val="CommentReference"/>
        </w:rPr>
        <w:annotationRef/>
      </w:r>
      <w:r>
        <w:t>Yes</w:t>
      </w:r>
    </w:p>
  </w:comment>
  <w:comment w:id="46" w:author="Shayah Arwa" w:date="2022-01-09T10:27:00Z" w:initials="SA">
    <w:p w14:paraId="6DE63204" w14:textId="77777777" w:rsidR="00BC5DEE" w:rsidRDefault="00BC5DEE" w:rsidP="007837A3">
      <w:pPr>
        <w:pStyle w:val="CommentText"/>
        <w:bidi w:val="0"/>
      </w:pPr>
      <w:r>
        <w:rPr>
          <w:rStyle w:val="CommentReference"/>
        </w:rPr>
        <w:annotationRef/>
      </w:r>
      <w:r>
        <w:t>Determine if the file mandatory or not</w:t>
      </w:r>
    </w:p>
  </w:comment>
  <w:comment w:id="47" w:author="Ghoufran Ghazaly" w:date="2022-01-17T11:45:00Z" w:initials="GG">
    <w:p w14:paraId="3319B113" w14:textId="30622A54" w:rsidR="00BC5DEE" w:rsidRDefault="00BC5DEE" w:rsidP="007837A3">
      <w:pPr>
        <w:pStyle w:val="CommentText"/>
        <w:bidi w:val="0"/>
      </w:pPr>
      <w:r>
        <w:rPr>
          <w:rStyle w:val="CommentReference"/>
        </w:rPr>
        <w:annotationRef/>
      </w:r>
      <w:r>
        <w:t>File is mandatory in upload file action, but in “insert data” action user will be able to select if the file is mandatory or not.</w:t>
      </w:r>
    </w:p>
    <w:p w14:paraId="40FEB6C7" w14:textId="602EEECD" w:rsidR="00BC5DEE" w:rsidRDefault="00BC5DEE" w:rsidP="00C23BA8">
      <w:pPr>
        <w:pStyle w:val="CommentText"/>
        <w:bidi w:val="0"/>
      </w:pPr>
    </w:p>
    <w:p w14:paraId="038C2457" w14:textId="3A5350F3" w:rsidR="00BC5DEE" w:rsidRDefault="00BC5DEE" w:rsidP="00C23BA8">
      <w:pPr>
        <w:pStyle w:val="CommentText"/>
        <w:bidi w:val="0"/>
      </w:pPr>
      <w:r>
        <w:t>The business rule is updated</w:t>
      </w:r>
    </w:p>
  </w:comment>
  <w:comment w:id="48" w:author="Shayah Arwa" w:date="2022-01-09T10:25:00Z" w:initials="SA">
    <w:p w14:paraId="7BAAF5D9" w14:textId="77777777" w:rsidR="00BC5DEE" w:rsidRPr="003639BA" w:rsidRDefault="00BC5DEE" w:rsidP="007837A3">
      <w:pPr>
        <w:pStyle w:val="CommentText"/>
        <w:bidi w:val="0"/>
      </w:pPr>
      <w:r>
        <w:rPr>
          <w:rStyle w:val="CommentReference"/>
        </w:rPr>
        <w:annotationRef/>
      </w:r>
      <w:r>
        <w:t>As our conversation; Admin will select upload file to a site not select specific site</w:t>
      </w:r>
    </w:p>
  </w:comment>
  <w:comment w:id="49" w:author="Ghoufran Ghazaly" w:date="2022-01-17T11:47:00Z" w:initials="GG">
    <w:p w14:paraId="68A67EC4" w14:textId="356072D9" w:rsidR="00BC5DEE" w:rsidRDefault="00BC5DEE" w:rsidP="007837A3">
      <w:pPr>
        <w:pStyle w:val="CommentText"/>
        <w:bidi w:val="0"/>
      </w:pPr>
      <w:r>
        <w:rPr>
          <w:rStyle w:val="CommentReference"/>
        </w:rPr>
        <w:annotationRef/>
      </w:r>
      <w:r>
        <w:t>Yes</w:t>
      </w:r>
    </w:p>
  </w:comment>
  <w:comment w:id="50" w:author="Shayah Arwa" w:date="2022-01-11T11:34:00Z" w:initials="SA">
    <w:p w14:paraId="565A05A3" w14:textId="77777777" w:rsidR="00BC5DEE" w:rsidRDefault="00BC5DEE" w:rsidP="007837A3">
      <w:pPr>
        <w:pStyle w:val="CommentText"/>
        <w:bidi w:val="0"/>
      </w:pPr>
      <w:r>
        <w:rPr>
          <w:rStyle w:val="CommentReference"/>
        </w:rPr>
        <w:annotationRef/>
      </w:r>
      <w:r>
        <w:t>As our conversation;</w:t>
      </w:r>
      <w:r w:rsidRPr="00AF39A3">
        <w:t xml:space="preserve"> </w:t>
      </w:r>
      <w:r w:rsidRPr="00484DF4">
        <w:t xml:space="preserve">Edit </w:t>
      </w:r>
      <w:r>
        <w:t>order use case needed</w:t>
      </w:r>
    </w:p>
  </w:comment>
  <w:comment w:id="51" w:author="Ghoufran Ghazaly" w:date="2022-01-17T11:47:00Z" w:initials="GG">
    <w:p w14:paraId="56970F49" w14:textId="7FFA9D35" w:rsidR="00BC5DEE" w:rsidRDefault="00BC5DEE" w:rsidP="007837A3">
      <w:pPr>
        <w:pStyle w:val="CommentText"/>
        <w:bidi w:val="0"/>
      </w:pPr>
      <w:r>
        <w:rPr>
          <w:rStyle w:val="CommentReference"/>
        </w:rPr>
        <w:annotationRef/>
      </w:r>
      <w:r>
        <w:t xml:space="preserve">Edit order is too </w:t>
      </w:r>
      <w:r w:rsidRPr="009F1491">
        <w:t>complicated</w:t>
      </w:r>
      <w:r>
        <w:t xml:space="preserve"> to be developed and it will be complicated to user to apply it. User will be able to delete the previous order and re order the actions</w:t>
      </w:r>
    </w:p>
  </w:comment>
  <w:comment w:id="53" w:author="Shayah Arwa" w:date="2022-01-09T14:55:00Z" w:initials="SA">
    <w:p w14:paraId="7C3251E3" w14:textId="77777777" w:rsidR="00BC5DEE" w:rsidRDefault="00BC5DEE" w:rsidP="007837A3">
      <w:pPr>
        <w:pStyle w:val="CommentText"/>
        <w:bidi w:val="0"/>
      </w:pPr>
      <w:r>
        <w:t>As our conversation;</w:t>
      </w:r>
      <w:r w:rsidRPr="00AF39A3">
        <w:t xml:space="preserve"> </w:t>
      </w:r>
      <w:r>
        <w:t>The final step to close the order step is to select close action</w:t>
      </w:r>
    </w:p>
    <w:p w14:paraId="317C60A9" w14:textId="77777777" w:rsidR="00BC5DEE" w:rsidRDefault="00BC5DEE" w:rsidP="007837A3">
      <w:pPr>
        <w:pStyle w:val="CommentText"/>
        <w:bidi w:val="0"/>
      </w:pPr>
    </w:p>
  </w:comment>
  <w:comment w:id="54" w:author="Shayah Arwa" w:date="2022-01-11T11:36:00Z" w:initials="SA">
    <w:p w14:paraId="0B94FC27" w14:textId="77777777" w:rsidR="00BC5DEE" w:rsidRDefault="00BC5DEE" w:rsidP="007837A3">
      <w:pPr>
        <w:pStyle w:val="CommentText"/>
        <w:bidi w:val="0"/>
      </w:pPr>
      <w:r>
        <w:rPr>
          <w:rStyle w:val="CommentReference"/>
        </w:rPr>
        <w:annotationRef/>
      </w:r>
      <w:r>
        <w:t>If user closed the order step and there is an action not order in the workflow the system behavior should alert him/her (pop include the alert then user can go back and re-order or ignore this alert by press Save &amp; Exit)</w:t>
      </w:r>
    </w:p>
  </w:comment>
  <w:comment w:id="55" w:author="Ghoufran Ghazaly" w:date="2022-01-17T11:59:00Z" w:initials="GG">
    <w:p w14:paraId="0D707B9B" w14:textId="5549BC0A" w:rsidR="00BC5DEE" w:rsidRDefault="00BC5DEE" w:rsidP="002F3867">
      <w:pPr>
        <w:pStyle w:val="CommentText"/>
        <w:bidi w:val="0"/>
      </w:pPr>
      <w:r>
        <w:rPr>
          <w:rStyle w:val="CommentReference"/>
        </w:rPr>
        <w:annotationRef/>
      </w:r>
      <w:r>
        <w:t>The close action must be the final one to finish the ordering process</w:t>
      </w:r>
    </w:p>
    <w:p w14:paraId="099CC147" w14:textId="77777777" w:rsidR="00BC5DEE" w:rsidRDefault="00BC5DEE" w:rsidP="002F3867">
      <w:pPr>
        <w:pStyle w:val="CommentText"/>
        <w:bidi w:val="0"/>
      </w:pPr>
    </w:p>
    <w:p w14:paraId="6D9A25F4" w14:textId="72DFAA7F" w:rsidR="00BC5DEE" w:rsidRDefault="00BC5DEE" w:rsidP="002F3867">
      <w:pPr>
        <w:pStyle w:val="CommentText"/>
        <w:bidi w:val="0"/>
      </w:pPr>
      <w:r>
        <w:t>System will alert the user if any action doesn’t ordered</w:t>
      </w:r>
    </w:p>
  </w:comment>
  <w:comment w:id="56" w:author="Shayah Arwa" w:date="2022-01-11T10:40:00Z" w:initials="SA">
    <w:p w14:paraId="4DAEEDE9" w14:textId="77777777" w:rsidR="00BC5DEE" w:rsidRDefault="00BC5DEE" w:rsidP="007837A3">
      <w:pPr>
        <w:pStyle w:val="CommentText"/>
        <w:bidi w:val="0"/>
      </w:pPr>
      <w:r>
        <w:rPr>
          <w:rStyle w:val="CommentReference"/>
        </w:rPr>
        <w:annotationRef/>
      </w:r>
      <w:r>
        <w:t>As our conversation;</w:t>
      </w:r>
      <w:r w:rsidRPr="00AF39A3">
        <w:t xml:space="preserve"> </w:t>
      </w:r>
      <w:r>
        <w:t>A1 &amp; A2 parallel</w:t>
      </w:r>
    </w:p>
  </w:comment>
  <w:comment w:id="57" w:author="Ghoufran Ghazaly" w:date="2022-01-17T11:50:00Z" w:initials="GG">
    <w:p w14:paraId="4AE9EF9E" w14:textId="43045687" w:rsidR="00BC5DEE" w:rsidRDefault="00BC5DEE" w:rsidP="007837A3">
      <w:pPr>
        <w:pStyle w:val="CommentText"/>
        <w:bidi w:val="0"/>
      </w:pPr>
      <w:r>
        <w:rPr>
          <w:rStyle w:val="CommentReference"/>
        </w:rPr>
        <w:annotationRef/>
      </w:r>
      <w:r>
        <w:t>Yes</w:t>
      </w:r>
    </w:p>
  </w:comment>
  <w:comment w:id="58" w:author="Shayah Arwa" w:date="2022-01-09T13:28:00Z" w:initials="SA">
    <w:p w14:paraId="0B9A506D" w14:textId="77777777" w:rsidR="00BC5DEE" w:rsidRDefault="00BC5DEE" w:rsidP="007837A3">
      <w:pPr>
        <w:pStyle w:val="CommentText"/>
        <w:bidi w:val="0"/>
        <w:rPr>
          <w:rtl/>
          <w:lang w:bidi="ar-SY"/>
        </w:rPr>
      </w:pPr>
      <w:r>
        <w:rPr>
          <w:rStyle w:val="CommentReference"/>
        </w:rPr>
        <w:annotationRef/>
      </w:r>
      <w:r>
        <w:t>You mean option 2 selected</w:t>
      </w:r>
    </w:p>
  </w:comment>
  <w:comment w:id="59" w:author="Ghoufran Ghazaly" w:date="2022-01-17T11:50:00Z" w:initials="GG">
    <w:p w14:paraId="3A0C18C6" w14:textId="77777777" w:rsidR="00BC5DEE" w:rsidRDefault="00BC5DEE" w:rsidP="007837A3">
      <w:pPr>
        <w:pStyle w:val="CommentText"/>
        <w:bidi w:val="0"/>
      </w:pPr>
      <w:r>
        <w:rPr>
          <w:rStyle w:val="CommentReference"/>
        </w:rPr>
        <w:annotationRef/>
      </w:r>
      <w:r>
        <w:t xml:space="preserve">No I mean “option 1” in the steps. I wrote it in the red color to be recognized </w:t>
      </w:r>
    </w:p>
  </w:comment>
  <w:comment w:id="62" w:author="Shayah Arwa" w:date="2022-01-10T12:31:00Z" w:initials="SA">
    <w:p w14:paraId="7D1F4017" w14:textId="77777777" w:rsidR="00BC5DEE" w:rsidRDefault="00BC5DEE" w:rsidP="007837A3">
      <w:pPr>
        <w:pStyle w:val="CommentText"/>
        <w:bidi w:val="0"/>
      </w:pPr>
      <w:r>
        <w:rPr>
          <w:rStyle w:val="CommentReference"/>
        </w:rPr>
        <w:annotationRef/>
      </w:r>
      <w:r>
        <w:t xml:space="preserve"> As our conversation;</w:t>
      </w:r>
      <w:r w:rsidRPr="00AF39A3">
        <w:t xml:space="preserve"> </w:t>
      </w:r>
      <w:r>
        <w:t>Select To and CC assign in create workflow</w:t>
      </w:r>
    </w:p>
  </w:comment>
  <w:comment w:id="63" w:author="Ghoufran Ghazaly" w:date="2022-01-17T13:20:00Z" w:initials="GG">
    <w:p w14:paraId="32EA9C3B" w14:textId="49899645" w:rsidR="00BC5DEE" w:rsidRDefault="00BC5DEE" w:rsidP="007837A3">
      <w:pPr>
        <w:pStyle w:val="CommentText"/>
        <w:bidi w:val="0"/>
      </w:pPr>
      <w:r>
        <w:rPr>
          <w:rStyle w:val="CommentReference"/>
        </w:rPr>
        <w:annotationRef/>
      </w:r>
      <w:r>
        <w:t>Yes</w:t>
      </w:r>
    </w:p>
  </w:comment>
  <w:comment w:id="64" w:author="Shayah Arwa" w:date="2022-01-10T12:27:00Z" w:initials="SA">
    <w:p w14:paraId="6D78503C" w14:textId="77777777" w:rsidR="00BC5DEE" w:rsidRDefault="00BC5DEE" w:rsidP="007837A3">
      <w:pPr>
        <w:pStyle w:val="CommentText"/>
        <w:bidi w:val="0"/>
      </w:pPr>
      <w:r>
        <w:rPr>
          <w:rStyle w:val="CommentReference"/>
        </w:rPr>
        <w:annotationRef/>
      </w:r>
      <w:r>
        <w:t>If the template used in a disable workflow can we disable it? As our conversation; you will study it and advise</w:t>
      </w:r>
    </w:p>
  </w:comment>
  <w:comment w:id="65" w:author="Ghoufran Ghazaly" w:date="2022-01-17T13:21:00Z" w:initials="GG">
    <w:p w14:paraId="3BAAEE9B" w14:textId="77777777" w:rsidR="00BC5DEE" w:rsidRDefault="00BC5DEE" w:rsidP="007837A3">
      <w:pPr>
        <w:pStyle w:val="CommentText"/>
        <w:bidi w:val="0"/>
      </w:pPr>
      <w:r>
        <w:rPr>
          <w:rStyle w:val="CommentReference"/>
        </w:rPr>
        <w:annotationRef/>
      </w:r>
      <w:r>
        <w:t>You will be able to disable it but won’t be able to edit it</w:t>
      </w:r>
    </w:p>
  </w:comment>
  <w:comment w:id="67" w:author="Shayah Arwa" w:date="2022-01-10T12:34:00Z" w:initials="SA">
    <w:p w14:paraId="27907DDC" w14:textId="77777777" w:rsidR="00BC5DEE" w:rsidRPr="00A5247F" w:rsidRDefault="00BC5DEE" w:rsidP="007837A3">
      <w:pPr>
        <w:pStyle w:val="CommentText"/>
        <w:bidi w:val="0"/>
        <w:rPr>
          <w:rFonts w:ascii="Calibri" w:eastAsiaTheme="minorEastAsia" w:hAnsi="Calibri" w:cstheme="minorHAnsi"/>
          <w:iCs/>
          <w:sz w:val="24"/>
          <w:szCs w:val="24"/>
        </w:rPr>
      </w:pPr>
      <w:r>
        <w:rPr>
          <w:rStyle w:val="CommentReference"/>
        </w:rPr>
        <w:annotationRef/>
      </w:r>
      <w:r w:rsidRPr="00A5247F">
        <w:rPr>
          <w:rFonts w:ascii="Calibri" w:eastAsiaTheme="minorEastAsia" w:hAnsi="Calibri" w:cstheme="minorHAnsi"/>
          <w:iCs/>
          <w:sz w:val="24"/>
          <w:szCs w:val="24"/>
        </w:rPr>
        <w:t>Missing:</w:t>
      </w:r>
    </w:p>
    <w:p w14:paraId="6D393AAF" w14:textId="77777777" w:rsidR="00BC5DEE" w:rsidRPr="00A5247F" w:rsidRDefault="00BC5DEE" w:rsidP="007837A3">
      <w:pPr>
        <w:pStyle w:val="CommentText"/>
        <w:bidi w:val="0"/>
        <w:rPr>
          <w:rFonts w:ascii="Calibri" w:eastAsiaTheme="minorEastAsia" w:hAnsi="Calibri" w:cstheme="minorHAnsi"/>
          <w:iCs/>
          <w:sz w:val="24"/>
          <w:szCs w:val="24"/>
        </w:rPr>
      </w:pPr>
      <w:r w:rsidRPr="00A5247F">
        <w:rPr>
          <w:rFonts w:ascii="Calibri" w:eastAsiaTheme="minorEastAsia" w:hAnsi="Calibri" w:cstheme="minorHAnsi"/>
          <w:iCs/>
          <w:sz w:val="24"/>
          <w:szCs w:val="24"/>
        </w:rPr>
        <w:t>In General: Actor</w:t>
      </w:r>
      <w:r w:rsidRPr="00A5247F">
        <w:rPr>
          <w:rFonts w:ascii="Calibri" w:eastAsiaTheme="minorEastAsia" w:hAnsi="Calibri" w:cstheme="minorHAnsi"/>
          <w:iCs/>
          <w:sz w:val="24"/>
          <w:szCs w:val="24"/>
        </w:rPr>
        <w:annotationRef/>
      </w:r>
    </w:p>
    <w:p w14:paraId="478D3CA4" w14:textId="77777777" w:rsidR="00BC5DEE" w:rsidRDefault="00BC5DEE" w:rsidP="007837A3">
      <w:pPr>
        <w:pStyle w:val="CommentText"/>
        <w:bidi w:val="0"/>
      </w:pPr>
      <w:r w:rsidRPr="00A5247F">
        <w:rPr>
          <w:rFonts w:ascii="Calibri" w:eastAsiaTheme="minorEastAsia" w:hAnsi="Calibri" w:cstheme="minorHAnsi"/>
          <w:iCs/>
          <w:sz w:val="24"/>
          <w:szCs w:val="24"/>
        </w:rPr>
        <w:t>In Reminder: Number of Reminder</w:t>
      </w:r>
    </w:p>
  </w:comment>
  <w:comment w:id="68" w:author="Ghoufran Ghazaly" w:date="2022-01-17T13:28:00Z" w:initials="GG">
    <w:p w14:paraId="105C3D2B" w14:textId="77777777" w:rsidR="00BC5DEE" w:rsidRDefault="00BC5DEE" w:rsidP="007837A3">
      <w:pPr>
        <w:pStyle w:val="CommentText"/>
        <w:bidi w:val="0"/>
      </w:pPr>
      <w:r>
        <w:rPr>
          <w:rStyle w:val="CommentReference"/>
        </w:rPr>
        <w:annotationRef/>
      </w:r>
      <w:r>
        <w:t>Done, the table is updated</w:t>
      </w:r>
    </w:p>
  </w:comment>
  <w:comment w:id="69" w:author="Shayah Arwa" w:date="2022-01-10T12:38:00Z" w:initials="SA">
    <w:p w14:paraId="3DA34914" w14:textId="77777777" w:rsidR="00BC5DEE" w:rsidRPr="00A5247F" w:rsidRDefault="00BC5DEE" w:rsidP="007837A3">
      <w:pPr>
        <w:pStyle w:val="CommentText"/>
        <w:bidi w:val="0"/>
        <w:rPr>
          <w:rFonts w:ascii="Calibri" w:eastAsiaTheme="minorEastAsia" w:hAnsi="Calibri" w:cstheme="minorHAnsi"/>
          <w:iCs/>
          <w:sz w:val="24"/>
          <w:szCs w:val="24"/>
        </w:rPr>
      </w:pPr>
      <w:r>
        <w:rPr>
          <w:rStyle w:val="CommentReference"/>
        </w:rPr>
        <w:annotationRef/>
      </w:r>
      <w:r w:rsidRPr="00A5247F">
        <w:rPr>
          <w:rFonts w:ascii="Calibri" w:eastAsiaTheme="minorEastAsia" w:hAnsi="Calibri" w:cstheme="minorHAnsi"/>
          <w:iCs/>
          <w:sz w:val="24"/>
          <w:szCs w:val="24"/>
        </w:rPr>
        <w:t>Missing:</w:t>
      </w:r>
    </w:p>
    <w:p w14:paraId="3C374F6B" w14:textId="179C52B9" w:rsidR="00BC5DEE" w:rsidRPr="00A5247F" w:rsidRDefault="00BC5DEE" w:rsidP="007837A3">
      <w:pPr>
        <w:pStyle w:val="CommentText"/>
        <w:bidi w:val="0"/>
        <w:rPr>
          <w:rFonts w:ascii="Calibri" w:eastAsiaTheme="minorEastAsia" w:hAnsi="Calibri" w:cstheme="minorHAnsi"/>
          <w:iCs/>
          <w:sz w:val="24"/>
          <w:szCs w:val="24"/>
        </w:rPr>
      </w:pPr>
      <w:r>
        <w:rPr>
          <w:rFonts w:ascii="Calibri" w:eastAsiaTheme="minorEastAsia" w:hAnsi="Calibri" w:cstheme="minorHAnsi"/>
          <w:iCs/>
          <w:sz w:val="24"/>
          <w:szCs w:val="24"/>
        </w:rPr>
        <w:t>In General: User Name:</w:t>
      </w:r>
      <w:r w:rsidRPr="00A5247F">
        <w:rPr>
          <w:rFonts w:ascii="Calibri" w:eastAsiaTheme="minorEastAsia" w:hAnsi="Calibri" w:cstheme="minorHAnsi"/>
          <w:iCs/>
          <w:sz w:val="24"/>
          <w:szCs w:val="24"/>
        </w:rPr>
        <w:t xml:space="preserve"> Next Action Name and Select Attributes</w:t>
      </w:r>
    </w:p>
    <w:p w14:paraId="30EE9CD4" w14:textId="77777777" w:rsidR="00BC5DEE" w:rsidRPr="00A5247F" w:rsidRDefault="00BC5DEE" w:rsidP="007837A3">
      <w:pPr>
        <w:pStyle w:val="CommentText"/>
        <w:bidi w:val="0"/>
        <w:rPr>
          <w:rFonts w:ascii="Calibri" w:eastAsiaTheme="minorEastAsia" w:hAnsi="Calibri" w:cstheme="minorHAnsi"/>
          <w:iCs/>
          <w:sz w:val="24"/>
          <w:szCs w:val="24"/>
        </w:rPr>
      </w:pPr>
      <w:r w:rsidRPr="00A5247F">
        <w:rPr>
          <w:rFonts w:ascii="Calibri" w:eastAsiaTheme="minorEastAsia" w:hAnsi="Calibri" w:cstheme="minorHAnsi"/>
          <w:iCs/>
          <w:sz w:val="24"/>
          <w:szCs w:val="24"/>
        </w:rPr>
        <w:t>In Reminder: User Name, Importance and Note</w:t>
      </w:r>
    </w:p>
  </w:comment>
  <w:comment w:id="70" w:author="Ghoufran Ghazaly" w:date="2022-01-17T13:28:00Z" w:initials="GG">
    <w:p w14:paraId="4D034C81" w14:textId="77777777" w:rsidR="00BC5DEE" w:rsidRDefault="00BC5DEE" w:rsidP="007837A3">
      <w:pPr>
        <w:pStyle w:val="CommentText"/>
        <w:bidi w:val="0"/>
      </w:pPr>
      <w:r>
        <w:rPr>
          <w:rStyle w:val="CommentReference"/>
        </w:rPr>
        <w:annotationRef/>
      </w:r>
      <w:r>
        <w:t>Done for all variables expect the note, we need to know the note related to what??</w:t>
      </w:r>
    </w:p>
  </w:comment>
  <w:comment w:id="71" w:author="Shayah Arwa" w:date="2022-01-30T11:56:00Z" w:initials="SA">
    <w:p w14:paraId="264470F6" w14:textId="1BDE2C89" w:rsidR="00BC5DEE" w:rsidRDefault="00BC5DEE" w:rsidP="0098740F">
      <w:pPr>
        <w:pStyle w:val="CommentText"/>
        <w:bidi w:val="0"/>
      </w:pPr>
      <w:r>
        <w:rPr>
          <w:rStyle w:val="CommentReference"/>
        </w:rPr>
        <w:annotationRef/>
      </w:r>
      <w:r>
        <w:t>AS our conversation:</w:t>
      </w:r>
      <w:r w:rsidRPr="0098740F">
        <w:rPr>
          <w:rFonts w:ascii="Calibri" w:eastAsiaTheme="minorEastAsia" w:hAnsi="Calibri" w:cstheme="minorHAnsi"/>
          <w:iCs/>
          <w:sz w:val="24"/>
          <w:szCs w:val="24"/>
        </w:rPr>
        <w:t xml:space="preserve"> Below will be applicable from ICI side</w:t>
      </w:r>
    </w:p>
    <w:p w14:paraId="6EE4869D" w14:textId="77777777" w:rsidR="00BC5DEE" w:rsidRDefault="00BC5DEE" w:rsidP="0098740F">
      <w:pPr>
        <w:pStyle w:val="CommentText"/>
        <w:numPr>
          <w:ilvl w:val="0"/>
          <w:numId w:val="50"/>
        </w:numPr>
        <w:bidi w:val="0"/>
        <w:rPr>
          <w:rFonts w:ascii="Calibri" w:eastAsiaTheme="minorEastAsia" w:hAnsi="Calibri" w:cstheme="minorHAnsi"/>
          <w:iCs/>
          <w:sz w:val="24"/>
          <w:szCs w:val="24"/>
        </w:rPr>
      </w:pPr>
      <w:r>
        <w:rPr>
          <w:rFonts w:ascii="Calibri" w:eastAsiaTheme="minorEastAsia" w:hAnsi="Calibri" w:cstheme="minorHAnsi"/>
          <w:iCs/>
          <w:sz w:val="24"/>
          <w:szCs w:val="24"/>
        </w:rPr>
        <w:t>User Name which refer to the executer for the previous action before sent email action</w:t>
      </w:r>
    </w:p>
    <w:p w14:paraId="0A2651DC" w14:textId="500D38AF" w:rsidR="00BC5DEE" w:rsidRPr="0098740F" w:rsidRDefault="00BC5DEE" w:rsidP="0098740F">
      <w:pPr>
        <w:pStyle w:val="CommentText"/>
        <w:numPr>
          <w:ilvl w:val="0"/>
          <w:numId w:val="50"/>
        </w:numPr>
        <w:bidi w:val="0"/>
      </w:pPr>
      <w:r w:rsidRPr="00A5247F">
        <w:rPr>
          <w:rFonts w:ascii="Calibri" w:eastAsiaTheme="minorEastAsia" w:hAnsi="Calibri" w:cstheme="minorHAnsi"/>
          <w:iCs/>
          <w:sz w:val="24"/>
          <w:szCs w:val="24"/>
        </w:rPr>
        <w:t>Next Action Name</w:t>
      </w:r>
    </w:p>
    <w:p w14:paraId="5EEF408B" w14:textId="51890DC4" w:rsidR="00BC5DEE" w:rsidRPr="0098740F" w:rsidRDefault="00BC5DEE" w:rsidP="0098740F">
      <w:pPr>
        <w:pStyle w:val="CommentText"/>
        <w:numPr>
          <w:ilvl w:val="0"/>
          <w:numId w:val="50"/>
        </w:numPr>
        <w:bidi w:val="0"/>
      </w:pPr>
      <w:r>
        <w:rPr>
          <w:rFonts w:ascii="Calibri" w:eastAsiaTheme="minorEastAsia" w:hAnsi="Calibri" w:cstheme="minorHAnsi"/>
          <w:iCs/>
          <w:sz w:val="24"/>
          <w:szCs w:val="24"/>
        </w:rPr>
        <w:t xml:space="preserve">Reminder </w:t>
      </w:r>
      <w:r w:rsidRPr="00A5247F">
        <w:rPr>
          <w:rFonts w:ascii="Calibri" w:eastAsiaTheme="minorEastAsia" w:hAnsi="Calibri" w:cstheme="minorHAnsi"/>
          <w:iCs/>
          <w:sz w:val="24"/>
          <w:szCs w:val="24"/>
        </w:rPr>
        <w:t>Importance</w:t>
      </w:r>
    </w:p>
    <w:p w14:paraId="0303CDD2" w14:textId="64259A8C" w:rsidR="00BC5DEE" w:rsidRDefault="00BC5DEE" w:rsidP="0098740F">
      <w:pPr>
        <w:pStyle w:val="CommentText"/>
        <w:numPr>
          <w:ilvl w:val="0"/>
          <w:numId w:val="50"/>
        </w:numPr>
        <w:bidi w:val="0"/>
      </w:pPr>
      <w:r>
        <w:rPr>
          <w:rFonts w:ascii="Calibri" w:eastAsiaTheme="minorEastAsia" w:hAnsi="Calibri" w:cstheme="minorHAnsi"/>
          <w:iCs/>
          <w:sz w:val="24"/>
          <w:szCs w:val="24"/>
        </w:rPr>
        <w:t>Reminder Name</w:t>
      </w:r>
    </w:p>
    <w:p w14:paraId="11A6C74D" w14:textId="22BA27D5" w:rsidR="00BC5DEE" w:rsidRDefault="00BC5DEE" w:rsidP="0098740F">
      <w:pPr>
        <w:pStyle w:val="CommentText"/>
        <w:bidi w:val="0"/>
      </w:pPr>
      <w:r>
        <w:t xml:space="preserve">But </w:t>
      </w:r>
      <w:r w:rsidRPr="00A5247F">
        <w:rPr>
          <w:rFonts w:ascii="Calibri" w:eastAsiaTheme="minorEastAsia" w:hAnsi="Calibri" w:cstheme="minorHAnsi"/>
          <w:iCs/>
          <w:sz w:val="24"/>
          <w:szCs w:val="24"/>
        </w:rPr>
        <w:t>Select Attributes</w:t>
      </w:r>
      <w:r>
        <w:rPr>
          <w:rFonts w:ascii="Calibri" w:eastAsiaTheme="minorEastAsia" w:hAnsi="Calibri" w:cstheme="minorHAnsi"/>
          <w:iCs/>
          <w:sz w:val="24"/>
          <w:szCs w:val="24"/>
        </w:rPr>
        <w:t xml:space="preserve">, </w:t>
      </w:r>
      <w:r>
        <w:t>Will not be applicable from ICI side</w:t>
      </w:r>
    </w:p>
  </w:comment>
  <w:comment w:id="72" w:author="Iman Ghali" w:date="2022-02-03T13:45:00Z" w:initials="IG">
    <w:p w14:paraId="09D5EB35" w14:textId="09630A21" w:rsidR="00BC5DEE" w:rsidRDefault="00BC5DEE" w:rsidP="000761A2">
      <w:pPr>
        <w:pStyle w:val="CommentText"/>
        <w:bidi w:val="0"/>
      </w:pPr>
      <w:r>
        <w:rPr>
          <w:rStyle w:val="CommentReference"/>
        </w:rPr>
        <w:annotationRef/>
      </w:r>
      <w:r>
        <w:t>Confirmed</w:t>
      </w:r>
    </w:p>
  </w:comment>
  <w:comment w:id="73" w:author="Shayah Arwa" w:date="2022-01-10T12:47:00Z" w:initials="SA">
    <w:p w14:paraId="129AC263" w14:textId="77777777" w:rsidR="00BC5DEE" w:rsidRDefault="00BC5DEE" w:rsidP="007837A3">
      <w:pPr>
        <w:pStyle w:val="CommentText"/>
        <w:bidi w:val="0"/>
      </w:pPr>
      <w:r>
        <w:rPr>
          <w:rStyle w:val="CommentReference"/>
        </w:rPr>
        <w:annotationRef/>
      </w:r>
      <w:r w:rsidRPr="00A5247F">
        <w:rPr>
          <w:rFonts w:ascii="Calibri" w:eastAsiaTheme="minorEastAsia" w:hAnsi="Calibri" w:cstheme="minorHAnsi"/>
          <w:iCs/>
          <w:sz w:val="24"/>
          <w:szCs w:val="24"/>
        </w:rPr>
        <w:t>Drop list include added actor in actor management</w:t>
      </w:r>
      <w:r w:rsidRPr="00A5247F">
        <w:t xml:space="preserve"> </w:t>
      </w:r>
    </w:p>
  </w:comment>
  <w:comment w:id="74" w:author="Ghoufran Ghazaly" w:date="2022-01-17T13:30:00Z" w:initials="GG">
    <w:p w14:paraId="56201B6B" w14:textId="77777777" w:rsidR="00BC5DEE" w:rsidRDefault="00BC5DEE" w:rsidP="007837A3">
      <w:pPr>
        <w:pStyle w:val="CommentText"/>
        <w:bidi w:val="0"/>
      </w:pPr>
      <w:r>
        <w:rPr>
          <w:rStyle w:val="CommentReference"/>
        </w:rPr>
        <w:annotationRef/>
      </w:r>
      <w:r w:rsidRPr="00C660DC">
        <w:rPr>
          <w:color w:val="FF0000"/>
        </w:rPr>
        <w:t>Need explanation</w:t>
      </w:r>
    </w:p>
  </w:comment>
  <w:comment w:id="75" w:author="Shayah Arwa" w:date="2022-01-30T12:00:00Z" w:initials="SA">
    <w:p w14:paraId="5A96EDF8" w14:textId="45FAC110" w:rsidR="00BC5DEE" w:rsidRDefault="00BC5DEE" w:rsidP="0098740F">
      <w:pPr>
        <w:pStyle w:val="CommentText"/>
        <w:bidi w:val="0"/>
      </w:pPr>
      <w:r>
        <w:rPr>
          <w:rStyle w:val="CommentReference"/>
        </w:rPr>
        <w:annotationRef/>
      </w:r>
      <w:r>
        <w:t>AS our conversation:</w:t>
      </w:r>
      <w:r w:rsidRPr="0098740F">
        <w:rPr>
          <w:rFonts w:ascii="Calibri" w:eastAsiaTheme="minorEastAsia" w:hAnsi="Calibri" w:cstheme="minorHAnsi"/>
          <w:iCs/>
          <w:sz w:val="24"/>
          <w:szCs w:val="24"/>
        </w:rPr>
        <w:t xml:space="preserve"> </w:t>
      </w:r>
      <w:r>
        <w:t>The actor of the user (</w:t>
      </w:r>
      <w:r>
        <w:rPr>
          <w:rFonts w:ascii="Calibri" w:eastAsiaTheme="minorEastAsia" w:hAnsi="Calibri" w:cstheme="minorHAnsi"/>
          <w:iCs/>
          <w:sz w:val="24"/>
          <w:szCs w:val="24"/>
        </w:rPr>
        <w:t>the executer for the previous action before sent email action)</w:t>
      </w:r>
    </w:p>
  </w:comment>
  <w:comment w:id="76" w:author="Iman Ghali" w:date="2022-02-03T13:40:00Z" w:initials="IG">
    <w:p w14:paraId="18A9866D" w14:textId="5786F4DC" w:rsidR="00BC5DEE" w:rsidRDefault="00BC5DEE" w:rsidP="00F060AC">
      <w:pPr>
        <w:pStyle w:val="CommentText"/>
        <w:bidi w:val="0"/>
      </w:pPr>
      <w:r>
        <w:rPr>
          <w:rStyle w:val="CommentReference"/>
        </w:rPr>
        <w:annotationRef/>
      </w:r>
      <w:r>
        <w:t>Done</w:t>
      </w:r>
    </w:p>
  </w:comment>
  <w:comment w:id="77" w:author="Shayah Arwa" w:date="2022-01-10T12:49:00Z" w:initials="SA">
    <w:p w14:paraId="4904D5B1" w14:textId="77777777" w:rsidR="00BC5DEE" w:rsidRDefault="00BC5DEE" w:rsidP="007837A3">
      <w:pPr>
        <w:pStyle w:val="CommentText"/>
        <w:bidi w:val="0"/>
      </w:pPr>
      <w:r>
        <w:rPr>
          <w:rStyle w:val="CommentReference"/>
        </w:rPr>
        <w:annotationRef/>
      </w:r>
      <w:r w:rsidRPr="00A5247F">
        <w:rPr>
          <w:rFonts w:ascii="Calibri" w:eastAsiaTheme="minorEastAsia" w:hAnsi="Calibri" w:cstheme="minorHAnsi"/>
          <w:iCs/>
          <w:sz w:val="24"/>
          <w:szCs w:val="24"/>
        </w:rPr>
        <w:t>Escalation period for each action</w:t>
      </w:r>
    </w:p>
  </w:comment>
  <w:comment w:id="78" w:author="Ghoufran Ghazaly" w:date="2022-01-17T13:31:00Z" w:initials="GG">
    <w:p w14:paraId="5986CB07" w14:textId="2DB92441" w:rsidR="00BC5DEE" w:rsidRDefault="00BC5DEE" w:rsidP="0091560E">
      <w:pPr>
        <w:pStyle w:val="CommentText"/>
        <w:bidi w:val="0"/>
      </w:pPr>
      <w:r>
        <w:rPr>
          <w:rStyle w:val="CommentReference"/>
        </w:rPr>
        <w:annotationRef/>
      </w:r>
      <w:r w:rsidRPr="00F01475">
        <w:rPr>
          <w:color w:val="FF0000"/>
        </w:rPr>
        <w:t>Escalation period or action period?</w:t>
      </w:r>
      <w:r>
        <w:rPr>
          <w:color w:val="FF0000"/>
        </w:rPr>
        <w:t xml:space="preserve"> And there will no “SLA” in TLI system</w:t>
      </w:r>
    </w:p>
  </w:comment>
  <w:comment w:id="79" w:author="Shayah Arwa" w:date="2022-01-30T12:01:00Z" w:initials="SA">
    <w:p w14:paraId="09301331" w14:textId="6323E40A" w:rsidR="00BC5DEE" w:rsidRDefault="00BC5DEE" w:rsidP="0098740F">
      <w:pPr>
        <w:pStyle w:val="CommentText"/>
        <w:bidi w:val="0"/>
      </w:pPr>
      <w:r>
        <w:rPr>
          <w:rStyle w:val="CommentReference"/>
        </w:rPr>
        <w:annotationRef/>
      </w:r>
      <w:r>
        <w:t>AS our conversation: we want Escalation period and Action period.</w:t>
      </w:r>
    </w:p>
  </w:comment>
  <w:comment w:id="80" w:author="Iman Ghali" w:date="2022-02-03T13:41:00Z" w:initials="IG">
    <w:p w14:paraId="45A794AD" w14:textId="11F7983D" w:rsidR="00BC5DEE" w:rsidRDefault="00BC5DEE" w:rsidP="00F060AC">
      <w:pPr>
        <w:pStyle w:val="CommentText"/>
        <w:bidi w:val="0"/>
      </w:pPr>
      <w:r>
        <w:rPr>
          <w:rStyle w:val="CommentReference"/>
        </w:rPr>
        <w:annotationRef/>
      </w:r>
      <w:r>
        <w:t>Confirmed</w:t>
      </w:r>
    </w:p>
  </w:comment>
  <w:comment w:id="82" w:author="Shayah Arwa" w:date="2022-01-10T12:52:00Z" w:initials="SA">
    <w:p w14:paraId="2327C2AE" w14:textId="77777777" w:rsidR="00BC5DEE" w:rsidRDefault="00BC5DEE" w:rsidP="007837A3">
      <w:pPr>
        <w:pStyle w:val="CommentText"/>
        <w:bidi w:val="0"/>
      </w:pPr>
      <w:r>
        <w:rPr>
          <w:rStyle w:val="CommentReference"/>
        </w:rPr>
        <w:annotationRef/>
      </w:r>
      <w:r>
        <w:t>As our conversation;</w:t>
      </w:r>
      <w:r w:rsidRPr="00AF39A3">
        <w:t xml:space="preserve"> </w:t>
      </w:r>
      <w:r>
        <w:t>The same test case for both right</w:t>
      </w:r>
    </w:p>
    <w:p w14:paraId="47645FB5" w14:textId="77777777" w:rsidR="00BC5DEE" w:rsidRDefault="00BC5DEE" w:rsidP="007837A3">
      <w:pPr>
        <w:pStyle w:val="CommentText"/>
        <w:bidi w:val="0"/>
      </w:pPr>
      <w:r>
        <w:t>And it easily to</w:t>
      </w:r>
      <w:r w:rsidRPr="00D140E8">
        <w:t xml:space="preserve"> </w:t>
      </w:r>
      <w:r>
        <w:t>recognize it by user</w:t>
      </w:r>
    </w:p>
  </w:comment>
  <w:comment w:id="83" w:author="Ghoufran Ghazaly" w:date="2022-01-17T13:32:00Z" w:initials="GG">
    <w:p w14:paraId="70B87C11" w14:textId="77777777" w:rsidR="00BC5DEE" w:rsidRDefault="00BC5DEE" w:rsidP="007837A3">
      <w:pPr>
        <w:pStyle w:val="CommentText"/>
        <w:bidi w:val="0"/>
      </w:pPr>
      <w:r>
        <w:rPr>
          <w:rStyle w:val="CommentReference"/>
        </w:rPr>
        <w:annotationRef/>
      </w:r>
      <w:r>
        <w:t>Sure</w:t>
      </w:r>
    </w:p>
  </w:comment>
  <w:comment w:id="84" w:author="Shayah Arwa" w:date="2022-01-10T12:58:00Z" w:initials="SA">
    <w:p w14:paraId="707C85CB" w14:textId="77777777" w:rsidR="00BC5DEE" w:rsidRDefault="00BC5DEE" w:rsidP="007837A3">
      <w:pPr>
        <w:pStyle w:val="CommentText"/>
        <w:bidi w:val="0"/>
      </w:pPr>
      <w:r>
        <w:rPr>
          <w:rStyle w:val="CommentReference"/>
        </w:rPr>
        <w:annotationRef/>
      </w:r>
      <w:r w:rsidRPr="00971C58">
        <w:t>And text area</w:t>
      </w:r>
    </w:p>
  </w:comment>
  <w:comment w:id="85" w:author="Ghoufran Ghazaly" w:date="2022-01-17T13:32:00Z" w:initials="GG">
    <w:p w14:paraId="7425B30E" w14:textId="77777777" w:rsidR="00BC5DEE" w:rsidRDefault="00BC5DEE" w:rsidP="007837A3">
      <w:pPr>
        <w:pStyle w:val="CommentText"/>
        <w:bidi w:val="0"/>
      </w:pPr>
      <w:r>
        <w:rPr>
          <w:rStyle w:val="CommentReference"/>
        </w:rPr>
        <w:annotationRef/>
      </w:r>
      <w:r>
        <w:t>Yes, and the post condition has been updated</w:t>
      </w:r>
    </w:p>
  </w:comment>
  <w:comment w:id="86" w:author="Shayah Arwa" w:date="2022-01-10T13:22:00Z" w:initials="SA">
    <w:p w14:paraId="65531918" w14:textId="77777777" w:rsidR="00BC5DEE" w:rsidRDefault="00BC5DEE" w:rsidP="007837A3">
      <w:pPr>
        <w:pStyle w:val="CommentText"/>
        <w:bidi w:val="0"/>
      </w:pPr>
      <w:r>
        <w:rPr>
          <w:rStyle w:val="CommentReference"/>
        </w:rPr>
        <w:annotationRef/>
      </w:r>
      <w:r>
        <w:t>As our conversation;</w:t>
      </w:r>
      <w:r w:rsidRPr="00AF39A3">
        <w:t xml:space="preserve"> </w:t>
      </w:r>
      <w:r>
        <w:t>Put we still have other feature (</w:t>
      </w:r>
      <w:r w:rsidRPr="00161CF1">
        <w:t>Add, edit and delete</w:t>
      </w:r>
      <w:r>
        <w:t>)?</w:t>
      </w:r>
    </w:p>
  </w:comment>
  <w:comment w:id="87" w:author="Ghoufran Ghazaly" w:date="2022-01-17T13:34:00Z" w:initials="GG">
    <w:p w14:paraId="3FF6950C" w14:textId="77777777" w:rsidR="00BC5DEE" w:rsidRDefault="00BC5DEE" w:rsidP="007837A3">
      <w:pPr>
        <w:pStyle w:val="CommentText"/>
        <w:bidi w:val="0"/>
      </w:pPr>
      <w:r>
        <w:rPr>
          <w:rStyle w:val="CommentReference"/>
        </w:rPr>
        <w:annotationRef/>
      </w:r>
      <w:r>
        <w:t>User will be able to add new ticket status and to edit and delete the existing ones</w:t>
      </w:r>
    </w:p>
    <w:p w14:paraId="71C0B357" w14:textId="77777777" w:rsidR="00BC5DEE" w:rsidRDefault="00BC5DEE" w:rsidP="007837A3">
      <w:pPr>
        <w:pStyle w:val="CommentText"/>
        <w:bidi w:val="0"/>
      </w:pPr>
    </w:p>
    <w:p w14:paraId="08AD0379" w14:textId="77777777" w:rsidR="00BC5DEE" w:rsidRDefault="00BC5DEE" w:rsidP="007837A3">
      <w:pPr>
        <w:pStyle w:val="CommentText"/>
        <w:bidi w:val="0"/>
      </w:pPr>
      <w:r>
        <w:t>User will not be able to edit or delete “closed” status</w:t>
      </w:r>
    </w:p>
  </w:comment>
  <w:comment w:id="88" w:author="Shayah Arwa" w:date="2022-01-10T13:08:00Z" w:initials="SA">
    <w:p w14:paraId="706AFDF7" w14:textId="77777777" w:rsidR="00BC5DEE" w:rsidRDefault="00BC5DEE" w:rsidP="007837A3">
      <w:pPr>
        <w:pStyle w:val="CommentText"/>
        <w:bidi w:val="0"/>
      </w:pPr>
      <w:r>
        <w:rPr>
          <w:rStyle w:val="CommentReference"/>
        </w:rPr>
        <w:annotationRef/>
      </w:r>
      <w:r>
        <w:t>As our conversation;</w:t>
      </w:r>
      <w:r w:rsidRPr="00AF39A3">
        <w:t xml:space="preserve"> </w:t>
      </w:r>
      <w:r>
        <w:t>Because it is related to calculate equation and business rule.</w:t>
      </w:r>
    </w:p>
  </w:comment>
  <w:comment w:id="89" w:author="Ghoufran Ghazaly" w:date="2022-01-17T13:36:00Z" w:initials="GG">
    <w:p w14:paraId="539DD1BC" w14:textId="2D7F731E" w:rsidR="00BC5DEE" w:rsidRDefault="00BC5DEE" w:rsidP="007837A3">
      <w:pPr>
        <w:pStyle w:val="CommentText"/>
        <w:bidi w:val="0"/>
      </w:pPr>
      <w:r>
        <w:rPr>
          <w:rStyle w:val="CommentReference"/>
        </w:rPr>
        <w:annotationRef/>
      </w:r>
      <w:r>
        <w:t>Yes</w:t>
      </w:r>
    </w:p>
  </w:comment>
  <w:comment w:id="90" w:author="Shayah Arwa" w:date="2022-01-10T13:14:00Z" w:initials="SA">
    <w:p w14:paraId="6883ED70" w14:textId="77777777" w:rsidR="00BC5DEE" w:rsidRDefault="00BC5DEE" w:rsidP="007837A3">
      <w:pPr>
        <w:pStyle w:val="CommentText"/>
        <w:bidi w:val="0"/>
      </w:pPr>
      <w:r>
        <w:rPr>
          <w:rStyle w:val="CommentReference"/>
        </w:rPr>
        <w:annotationRef/>
      </w:r>
      <w:r>
        <w:t>As our conversation;</w:t>
      </w:r>
      <w:r w:rsidRPr="00AF39A3">
        <w:t xml:space="preserve"> </w:t>
      </w:r>
      <w:r>
        <w:t>Same functionality of options setting in UI</w:t>
      </w:r>
    </w:p>
  </w:comment>
  <w:comment w:id="91" w:author="Ghoufran Ghazaly" w:date="2022-01-17T13:36:00Z" w:initials="GG">
    <w:p w14:paraId="2838E138" w14:textId="77777777" w:rsidR="00BC5DEE" w:rsidRDefault="00BC5DEE" w:rsidP="007837A3">
      <w:pPr>
        <w:pStyle w:val="CommentText"/>
        <w:bidi w:val="0"/>
      </w:pPr>
      <w:r>
        <w:rPr>
          <w:rStyle w:val="CommentReference"/>
        </w:rPr>
        <w:annotationRef/>
      </w:r>
      <w:r>
        <w:t>Yes, the same functionality but with more friendly UI</w:t>
      </w:r>
    </w:p>
  </w:comment>
  <w:comment w:id="92" w:author="Shayah Arwa" w:date="2022-01-10T13:17:00Z" w:initials="SA">
    <w:p w14:paraId="2924DAAA" w14:textId="77777777" w:rsidR="00BC5DEE" w:rsidRDefault="00BC5DEE" w:rsidP="007837A3">
      <w:pPr>
        <w:pStyle w:val="CommentText"/>
        <w:bidi w:val="0"/>
      </w:pPr>
      <w:r>
        <w:rPr>
          <w:rStyle w:val="CommentReference"/>
        </w:rPr>
        <w:annotationRef/>
      </w:r>
      <w:r>
        <w:t>How we assign option to condition?</w:t>
      </w:r>
    </w:p>
    <w:p w14:paraId="05E583E1" w14:textId="77777777" w:rsidR="00BC5DEE" w:rsidRDefault="00BC5DEE" w:rsidP="007837A3">
      <w:pPr>
        <w:pStyle w:val="CommentText"/>
        <w:bidi w:val="0"/>
      </w:pPr>
      <w:r>
        <w:t>As our conversation; you will check it and advise</w:t>
      </w:r>
    </w:p>
  </w:comment>
  <w:comment w:id="93" w:author="Ghoufran Ghazaly" w:date="2022-01-17T14:07:00Z" w:initials="GG">
    <w:p w14:paraId="5100F33A" w14:textId="77777777" w:rsidR="00BC5DEE" w:rsidRDefault="00BC5DEE" w:rsidP="007837A3">
      <w:pPr>
        <w:pStyle w:val="CommentText"/>
        <w:bidi w:val="0"/>
      </w:pPr>
      <w:r>
        <w:rPr>
          <w:rStyle w:val="CommentReference"/>
        </w:rPr>
        <w:annotationRef/>
      </w:r>
      <w:r>
        <w:t>The use case has been updated to mention that the add option button will be existed next to the condition to add option to it</w:t>
      </w:r>
    </w:p>
  </w:comment>
  <w:comment w:id="94" w:author="Shayah Arwa" w:date="2022-01-10T13:20:00Z" w:initials="SA">
    <w:p w14:paraId="2C7FE385" w14:textId="77777777" w:rsidR="00BC5DEE" w:rsidRDefault="00BC5DEE" w:rsidP="007837A3">
      <w:pPr>
        <w:pStyle w:val="CommentText"/>
        <w:bidi w:val="0"/>
      </w:pPr>
      <w:r>
        <w:rPr>
          <w:rStyle w:val="CommentReference"/>
        </w:rPr>
        <w:annotationRef/>
      </w:r>
      <w:r>
        <w:t>We want the ability to edit the name of Condition whatever it used or not</w:t>
      </w:r>
    </w:p>
  </w:comment>
  <w:comment w:id="95" w:author="Ghoufran Ghazaly" w:date="2022-01-17T14:09:00Z" w:initials="GG">
    <w:p w14:paraId="41482AED" w14:textId="77777777" w:rsidR="00BC5DEE" w:rsidRDefault="00BC5DEE" w:rsidP="007837A3">
      <w:pPr>
        <w:pStyle w:val="CommentText"/>
        <w:bidi w:val="0"/>
      </w:pPr>
      <w:r>
        <w:rPr>
          <w:rStyle w:val="CommentReference"/>
        </w:rPr>
        <w:annotationRef/>
      </w:r>
      <w:r>
        <w:t>Ok and the business rules has been updated</w:t>
      </w:r>
    </w:p>
  </w:comment>
  <w:comment w:id="96" w:author="Shayah Arwa" w:date="2022-01-10T13:20:00Z" w:initials="SA">
    <w:p w14:paraId="08A39620" w14:textId="77777777" w:rsidR="00BC5DEE" w:rsidRDefault="00BC5DEE" w:rsidP="007837A3">
      <w:pPr>
        <w:pStyle w:val="CommentText"/>
        <w:bidi w:val="0"/>
      </w:pPr>
      <w:r>
        <w:rPr>
          <w:rStyle w:val="CommentReference"/>
        </w:rPr>
        <w:annotationRef/>
      </w:r>
      <w:r>
        <w:t>We want the ability edit the name of option whatever it used or not</w:t>
      </w:r>
    </w:p>
  </w:comment>
  <w:comment w:id="97" w:author="Ghoufran Ghazaly" w:date="2022-01-17T14:13:00Z" w:initials="GG">
    <w:p w14:paraId="06C2FCCE" w14:textId="77777777" w:rsidR="00BC5DEE" w:rsidRDefault="00BC5DEE" w:rsidP="007837A3">
      <w:pPr>
        <w:pStyle w:val="CommentText"/>
        <w:bidi w:val="0"/>
      </w:pPr>
      <w:r>
        <w:rPr>
          <w:rStyle w:val="CommentReference"/>
        </w:rPr>
        <w:annotationRef/>
      </w:r>
      <w:r>
        <w:t>Ok and the business rules has been updated</w:t>
      </w:r>
    </w:p>
  </w:comment>
  <w:comment w:id="99" w:author="Shayah Arwa" w:date="2022-01-10T16:12:00Z" w:initials="SA">
    <w:p w14:paraId="5EA22C04" w14:textId="45AD5DEB" w:rsidR="00BC5DEE" w:rsidRDefault="00BC5DEE" w:rsidP="00DB0854">
      <w:pPr>
        <w:pStyle w:val="CommentText"/>
        <w:bidi w:val="0"/>
      </w:pPr>
      <w:r>
        <w:rPr>
          <w:rStyle w:val="CommentReference"/>
        </w:rPr>
        <w:annotationRef/>
      </w:r>
      <w:r>
        <w:t>In module and features document we ask in Request management for sub feature “</w:t>
      </w:r>
      <w:r w:rsidRPr="00DB0854">
        <w:t>Add workflow (Open Ticket) for site/ Multi Sites or multi region or multi area by easy way</w:t>
      </w:r>
      <w:r>
        <w:t>”</w:t>
      </w:r>
    </w:p>
    <w:p w14:paraId="26F8CD53" w14:textId="63664014" w:rsidR="00BC5DEE" w:rsidRDefault="00BC5DEE" w:rsidP="00DB0854">
      <w:pPr>
        <w:pStyle w:val="CommentText"/>
        <w:bidi w:val="0"/>
      </w:pPr>
      <w:r>
        <w:t>The open ticket for Site/ Multi sites was explained by you in batch 2, what about others?</w:t>
      </w:r>
    </w:p>
  </w:comment>
  <w:comment w:id="100" w:author="Iman Ghali" w:date="2022-01-18T14:49:00Z" w:initials="I">
    <w:p w14:paraId="41275E5A" w14:textId="3A13C31F" w:rsidR="00BC5DEE" w:rsidRDefault="00BC5DEE" w:rsidP="006B2510">
      <w:pPr>
        <w:pStyle w:val="CommentText"/>
        <w:bidi w:val="0"/>
      </w:pPr>
      <w:r>
        <w:rPr>
          <w:rStyle w:val="CommentReference"/>
        </w:rPr>
        <w:annotationRef/>
      </w:r>
      <w:r>
        <w:t>Done, a new use case is added to “My Request” to open ticket on multi (sites, areas, or regions)</w:t>
      </w:r>
    </w:p>
  </w:comment>
  <w:comment w:id="103" w:author="Shayah Arwa" w:date="2022-01-10T15:30:00Z" w:initials="SA">
    <w:p w14:paraId="19957CA5" w14:textId="0752A8A0" w:rsidR="00BC5DEE" w:rsidRDefault="00BC5DEE" w:rsidP="00D733ED">
      <w:pPr>
        <w:pStyle w:val="CommentText"/>
        <w:bidi w:val="0"/>
      </w:pPr>
      <w:r>
        <w:rPr>
          <w:rStyle w:val="CommentReference"/>
        </w:rPr>
        <w:annotationRef/>
      </w:r>
      <w:r>
        <w:t xml:space="preserve">Because ICI said that the </w:t>
      </w:r>
      <w:r w:rsidRPr="00D733ED">
        <w:t>editable table view</w:t>
      </w:r>
      <w:r>
        <w:t xml:space="preserve"> not valid in Request management we want to add (Task Id, Region and Area) columns to the (My Requests, My Pending Requests and All Requests) view.</w:t>
      </w:r>
    </w:p>
  </w:comment>
  <w:comment w:id="104" w:author="Iman Ghali" w:date="2022-01-17T15:47:00Z" w:initials="I">
    <w:p w14:paraId="6685AE2C" w14:textId="62A4FD1F" w:rsidR="00BC5DEE" w:rsidRDefault="00BC5DEE" w:rsidP="008E32D6">
      <w:pPr>
        <w:pStyle w:val="CommentText"/>
      </w:pPr>
      <w:r>
        <w:rPr>
          <w:rStyle w:val="CommentReference"/>
        </w:rPr>
        <w:annotationRef/>
      </w:r>
      <w:r>
        <w:t>Ok, done. The View use case is updated</w:t>
      </w:r>
    </w:p>
  </w:comment>
  <w:comment w:id="107" w:author="Shayah Arwa" w:date="2022-01-10T13:57:00Z" w:initials="SA">
    <w:p w14:paraId="44ADD99D" w14:textId="716B0390" w:rsidR="00BC5DEE" w:rsidRDefault="00BC5DEE" w:rsidP="007B558F">
      <w:pPr>
        <w:pStyle w:val="CommentText"/>
        <w:bidi w:val="0"/>
      </w:pPr>
      <w:r>
        <w:rPr>
          <w:rStyle w:val="CommentReference"/>
        </w:rPr>
        <w:annotationRef/>
      </w:r>
      <w:r>
        <w:t>Custody whatever it user/group.</w:t>
      </w:r>
    </w:p>
  </w:comment>
  <w:comment w:id="108" w:author="Iman Ghali" w:date="2022-01-17T15:20:00Z" w:initials="I">
    <w:p w14:paraId="4F354C51" w14:textId="6CF441BF" w:rsidR="00BC5DEE" w:rsidRDefault="00BC5DEE" w:rsidP="00A33DB7">
      <w:pPr>
        <w:pStyle w:val="CommentText"/>
        <w:bidi w:val="0"/>
      </w:pPr>
      <w:r>
        <w:rPr>
          <w:rStyle w:val="CommentReference"/>
        </w:rPr>
        <w:annotationRef/>
      </w:r>
      <w:r>
        <w:t>Done</w:t>
      </w:r>
    </w:p>
  </w:comment>
  <w:comment w:id="114" w:author="Shayah Arwa" w:date="2022-01-10T14:40:00Z" w:initials="SA">
    <w:p w14:paraId="407B6FC6" w14:textId="47A92155" w:rsidR="00BC5DEE" w:rsidRDefault="00BC5DEE" w:rsidP="0063331C">
      <w:pPr>
        <w:pStyle w:val="CommentText"/>
        <w:bidi w:val="0"/>
      </w:pPr>
      <w:r>
        <w:rPr>
          <w:rStyle w:val="CommentReference"/>
        </w:rPr>
        <w:annotationRef/>
      </w:r>
      <w:r>
        <w:t>Needed action</w:t>
      </w:r>
    </w:p>
  </w:comment>
  <w:comment w:id="115" w:author="Iman Ghali" w:date="2022-01-18T12:47:00Z" w:initials="I">
    <w:p w14:paraId="66E13D96" w14:textId="081C5202" w:rsidR="00BC5DEE" w:rsidRDefault="00BC5DEE" w:rsidP="00F45E00">
      <w:pPr>
        <w:pStyle w:val="CommentText"/>
        <w:bidi w:val="0"/>
      </w:pPr>
      <w:r>
        <w:rPr>
          <w:rStyle w:val="CommentReference"/>
        </w:rPr>
        <w:annotationRef/>
      </w:r>
      <w:r>
        <w:t>We used “Pending Action” instead of your proposed name “needed action” because it expresses more the purpose</w:t>
      </w:r>
    </w:p>
  </w:comment>
  <w:comment w:id="116" w:author="Shayah Arwa" w:date="2022-01-10T14:40:00Z" w:initials="SA">
    <w:p w14:paraId="0B62B0DB" w14:textId="58630C16" w:rsidR="00BC5DEE" w:rsidRDefault="00BC5DEE" w:rsidP="0063331C">
      <w:pPr>
        <w:pStyle w:val="CommentText"/>
        <w:bidi w:val="0"/>
      </w:pPr>
      <w:r>
        <w:rPr>
          <w:rStyle w:val="CommentReference"/>
        </w:rPr>
        <w:annotationRef/>
      </w:r>
      <w:r>
        <w:t>Not needed</w:t>
      </w:r>
    </w:p>
  </w:comment>
  <w:comment w:id="117" w:author="Iman Ghali" w:date="2022-01-18T11:47:00Z" w:initials="I">
    <w:p w14:paraId="178EDAB0" w14:textId="4FAE71D2" w:rsidR="00BC5DEE" w:rsidRDefault="00BC5DEE" w:rsidP="00B17F7C">
      <w:pPr>
        <w:pStyle w:val="CommentText"/>
        <w:bidi w:val="0"/>
      </w:pPr>
      <w:r>
        <w:rPr>
          <w:rStyle w:val="CommentReference"/>
        </w:rPr>
        <w:annotationRef/>
      </w:r>
      <w:r>
        <w:t>Ok</w:t>
      </w:r>
    </w:p>
  </w:comment>
  <w:comment w:id="118" w:author="Shayah Arwa" w:date="2022-01-10T14:01:00Z" w:initials="SA">
    <w:p w14:paraId="0EC92144" w14:textId="1EE14DFB" w:rsidR="00BC5DEE" w:rsidRDefault="00BC5DEE" w:rsidP="0063331C">
      <w:pPr>
        <w:pStyle w:val="CommentText"/>
        <w:bidi w:val="0"/>
      </w:pPr>
      <w:r>
        <w:rPr>
          <w:rStyle w:val="CommentReference"/>
        </w:rPr>
        <w:annotationRef/>
      </w:r>
      <w:r>
        <w:t>Proposed name: Needed Action Details.</w:t>
      </w:r>
    </w:p>
  </w:comment>
  <w:comment w:id="119" w:author="Iman Ghali" w:date="2022-01-18T12:36:00Z" w:initials="I">
    <w:p w14:paraId="05578264" w14:textId="3500C29E" w:rsidR="00BC5DEE" w:rsidRDefault="00BC5DEE" w:rsidP="00260583">
      <w:pPr>
        <w:pStyle w:val="CommentText"/>
        <w:bidi w:val="0"/>
      </w:pPr>
      <w:r>
        <w:rPr>
          <w:rStyle w:val="CommentReference"/>
        </w:rPr>
        <w:annotationRef/>
      </w:r>
      <w:r>
        <w:t>We used “Pending Action” instead of your proposed name “needed action” because it expresses more the purpose</w:t>
      </w:r>
    </w:p>
  </w:comment>
  <w:comment w:id="120" w:author="Shayah Arwa" w:date="2022-01-10T14:08:00Z" w:initials="SA">
    <w:p w14:paraId="6CCE4A13" w14:textId="50FB962F" w:rsidR="00BC5DEE" w:rsidRDefault="00BC5DEE" w:rsidP="00103426">
      <w:pPr>
        <w:pStyle w:val="CommentText"/>
        <w:bidi w:val="0"/>
      </w:pPr>
      <w:r>
        <w:rPr>
          <w:rStyle w:val="CommentReference"/>
        </w:rPr>
        <w:annotationRef/>
      </w:r>
      <w:r>
        <w:t>Auto by system</w:t>
      </w:r>
    </w:p>
  </w:comment>
  <w:comment w:id="121" w:author="Iman Ghali" w:date="2022-01-18T11:46:00Z" w:initials="I">
    <w:p w14:paraId="672A6636" w14:textId="5485784C" w:rsidR="00BC5DEE" w:rsidRPr="00B17F7C" w:rsidRDefault="00BC5DEE" w:rsidP="00B17F7C">
      <w:pPr>
        <w:pStyle w:val="CommentText"/>
        <w:bidi w:val="0"/>
      </w:pPr>
      <w:r>
        <w:rPr>
          <w:rStyle w:val="CommentReference"/>
        </w:rPr>
        <w:annotationRef/>
      </w:r>
      <w:r>
        <w:t>Ok</w:t>
      </w:r>
    </w:p>
  </w:comment>
  <w:comment w:id="122" w:author="Shayah Arwa" w:date="2022-01-10T14:53:00Z" w:initials="SA">
    <w:p w14:paraId="3644812A" w14:textId="5EBBBCC3" w:rsidR="00BC5DEE" w:rsidRDefault="00BC5DEE" w:rsidP="001959F4">
      <w:pPr>
        <w:pStyle w:val="CommentText"/>
        <w:bidi w:val="0"/>
      </w:pPr>
      <w:r>
        <w:rPr>
          <w:rStyle w:val="CommentReference"/>
        </w:rPr>
        <w:annotationRef/>
      </w:r>
      <w:r>
        <w:t>Only as an example</w:t>
      </w:r>
    </w:p>
    <w:p w14:paraId="52BDC2C1" w14:textId="6F9CEB3A" w:rsidR="00BC5DEE" w:rsidRDefault="00BC5DEE" w:rsidP="001959F4">
      <w:pPr>
        <w:pStyle w:val="CommentText"/>
        <w:bidi w:val="0"/>
      </w:pPr>
      <w:r>
        <w:rPr>
          <w:rStyle w:val="CommentReference"/>
        </w:rPr>
        <w:annotationRef/>
      </w:r>
    </w:p>
  </w:comment>
  <w:comment w:id="123" w:author="Iman Ghali" w:date="2022-01-17T15:35:00Z" w:initials="I">
    <w:p w14:paraId="01BD0E59" w14:textId="6C08D1F5" w:rsidR="00BC5DEE" w:rsidRDefault="00BC5DEE" w:rsidP="003B68BA">
      <w:pPr>
        <w:pStyle w:val="CommentText"/>
        <w:bidi w:val="0"/>
        <w:jc w:val="right"/>
      </w:pPr>
      <w:r>
        <w:rPr>
          <w:rStyle w:val="CommentReference"/>
        </w:rPr>
        <w:annotationRef/>
      </w:r>
      <w:r>
        <w:t>Yes</w:t>
      </w:r>
    </w:p>
  </w:comment>
  <w:comment w:id="124" w:author="Shayah Arwa" w:date="2022-01-10T14:05:00Z" w:initials="SA">
    <w:p w14:paraId="409C0515" w14:textId="725CAE16" w:rsidR="00BC5DEE" w:rsidRDefault="00BC5DEE" w:rsidP="0063331C">
      <w:pPr>
        <w:pStyle w:val="CommentText"/>
        <w:bidi w:val="0"/>
      </w:pPr>
      <w:r>
        <w:rPr>
          <w:rStyle w:val="CommentReference"/>
        </w:rPr>
        <w:annotationRef/>
      </w:r>
      <w:r>
        <w:t>Proposed name: Needed Action.</w:t>
      </w:r>
    </w:p>
  </w:comment>
  <w:comment w:id="125" w:author="Iman Ghali" w:date="2022-01-18T12:47:00Z" w:initials="I">
    <w:p w14:paraId="59D67C05" w14:textId="4B855E64" w:rsidR="00BC5DEE" w:rsidRDefault="00BC5DEE" w:rsidP="00F45E00">
      <w:pPr>
        <w:pStyle w:val="CommentText"/>
        <w:bidi w:val="0"/>
      </w:pPr>
      <w:r>
        <w:rPr>
          <w:rStyle w:val="CommentReference"/>
        </w:rPr>
        <w:annotationRef/>
      </w:r>
      <w:r>
        <w:t>We used “Pending Action” instead of your proposed name “needed action” because it expresses more the purpose of it</w:t>
      </w:r>
    </w:p>
  </w:comment>
  <w:comment w:id="126" w:author="Shayah Arwa" w:date="2022-01-10T14:41:00Z" w:initials="SA">
    <w:p w14:paraId="2CAF6F89" w14:textId="659B9A79" w:rsidR="00BC5DEE" w:rsidRDefault="00BC5DEE" w:rsidP="0063331C">
      <w:pPr>
        <w:pStyle w:val="CommentText"/>
        <w:bidi w:val="0"/>
      </w:pPr>
      <w:r>
        <w:rPr>
          <w:rStyle w:val="CommentReference"/>
        </w:rPr>
        <w:annotationRef/>
      </w:r>
      <w:r>
        <w:t>View only if the ticket is not pending under Requester team custody. Else if ticket pending under the same requester custody user can execute the action.</w:t>
      </w:r>
    </w:p>
  </w:comment>
  <w:comment w:id="127" w:author="Iman Ghali" w:date="2022-01-18T11:47:00Z" w:initials="I">
    <w:p w14:paraId="15290DEC" w14:textId="18BBE559" w:rsidR="00BC5DEE" w:rsidRDefault="00BC5DEE" w:rsidP="00B17F7C">
      <w:pPr>
        <w:pStyle w:val="CommentText"/>
        <w:bidi w:val="0"/>
      </w:pPr>
      <w:r>
        <w:rPr>
          <w:rStyle w:val="CommentReference"/>
        </w:rPr>
        <w:annotationRef/>
      </w:r>
      <w:r>
        <w:t>User will execute the action from “My Pending Request” UI</w:t>
      </w:r>
    </w:p>
  </w:comment>
  <w:comment w:id="128" w:author="Shayah Arwa" w:date="2022-01-30T12:02:00Z" w:initials="SA">
    <w:p w14:paraId="117727D9" w14:textId="2C6FC5C6" w:rsidR="00BC5DEE" w:rsidRDefault="00BC5DEE" w:rsidP="00F5483D">
      <w:pPr>
        <w:pStyle w:val="CommentText"/>
        <w:bidi w:val="0"/>
      </w:pPr>
      <w:r>
        <w:rPr>
          <w:rStyle w:val="CommentReference"/>
        </w:rPr>
        <w:annotationRef/>
      </w:r>
      <w:r>
        <w:t xml:space="preserve">AS our conversation: it is not applicable from ICI side, user can only execute action by go to My pending request </w:t>
      </w:r>
    </w:p>
  </w:comment>
  <w:comment w:id="129" w:author="Iman Ghali" w:date="2022-02-03T13:46:00Z" w:initials="IG">
    <w:p w14:paraId="697C4E38" w14:textId="62FFD89A" w:rsidR="00BC5DEE" w:rsidRDefault="00BC5DEE" w:rsidP="00AC51B8">
      <w:pPr>
        <w:pStyle w:val="CommentText"/>
        <w:bidi w:val="0"/>
      </w:pPr>
      <w:r>
        <w:rPr>
          <w:rStyle w:val="CommentReference"/>
        </w:rPr>
        <w:annotationRef/>
      </w:r>
      <w:r>
        <w:t>Confirmed</w:t>
      </w:r>
    </w:p>
  </w:comment>
  <w:comment w:id="130" w:author="Shayah Arwa" w:date="2022-01-10T14:41:00Z" w:initials="SA">
    <w:p w14:paraId="6E5C1C4A" w14:textId="532CFF38" w:rsidR="00BC5DEE" w:rsidRDefault="00BC5DEE" w:rsidP="0063331C">
      <w:pPr>
        <w:pStyle w:val="CommentText"/>
        <w:bidi w:val="0"/>
      </w:pPr>
      <w:r>
        <w:rPr>
          <w:rStyle w:val="CommentReference"/>
        </w:rPr>
        <w:annotationRef/>
      </w:r>
      <w:r>
        <w:t>Not needed</w:t>
      </w:r>
    </w:p>
  </w:comment>
  <w:comment w:id="131" w:author="Iman Ghali" w:date="2022-01-18T11:47:00Z" w:initials="I">
    <w:p w14:paraId="52F4C3AB" w14:textId="756F51E8" w:rsidR="00BC5DEE" w:rsidRDefault="00BC5DEE" w:rsidP="00B17F7C">
      <w:pPr>
        <w:pStyle w:val="CommentText"/>
        <w:bidi w:val="0"/>
      </w:pPr>
      <w:r>
        <w:rPr>
          <w:rStyle w:val="CommentReference"/>
        </w:rPr>
        <w:annotationRef/>
      </w:r>
      <w:r>
        <w:t>Ok</w:t>
      </w:r>
    </w:p>
  </w:comment>
  <w:comment w:id="132" w:author="Shayah Arwa" w:date="2022-01-10T14:42:00Z" w:initials="SA">
    <w:p w14:paraId="35DB384D" w14:textId="3CDAFC2C" w:rsidR="00BC5DEE" w:rsidRDefault="00BC5DEE" w:rsidP="0063331C">
      <w:pPr>
        <w:pStyle w:val="CommentText"/>
        <w:bidi w:val="0"/>
      </w:pPr>
      <w:r>
        <w:rPr>
          <w:rStyle w:val="CommentReference"/>
        </w:rPr>
        <w:annotationRef/>
      </w:r>
      <w:r>
        <w:t>Escalation feature and Reminder Buttons</w:t>
      </w:r>
    </w:p>
  </w:comment>
  <w:comment w:id="133" w:author="Iman Ghali" w:date="2022-01-18T11:49:00Z" w:initials="I">
    <w:p w14:paraId="5A216DF9" w14:textId="1691BF53" w:rsidR="00BC5DEE" w:rsidRDefault="00BC5DEE" w:rsidP="00B17F7C">
      <w:pPr>
        <w:pStyle w:val="CommentText"/>
        <w:bidi w:val="0"/>
      </w:pPr>
      <w:r>
        <w:rPr>
          <w:rStyle w:val="CommentReference"/>
        </w:rPr>
        <w:annotationRef/>
      </w:r>
      <w:r>
        <w:t>Ok</w:t>
      </w:r>
    </w:p>
  </w:comment>
  <w:comment w:id="134" w:author="Shayah Arwa" w:date="2022-01-10T14:43:00Z" w:initials="SA">
    <w:p w14:paraId="37EAAFD5" w14:textId="3FA20BF6" w:rsidR="00BC5DEE" w:rsidRDefault="00BC5DEE" w:rsidP="0063331C">
      <w:pPr>
        <w:pStyle w:val="CommentText"/>
        <w:bidi w:val="0"/>
      </w:pPr>
      <w:r>
        <w:rPr>
          <w:rStyle w:val="CommentReference"/>
        </w:rPr>
        <w:annotationRef/>
      </w:r>
      <w:r>
        <w:t>Contain “Ticket Closed”</w:t>
      </w:r>
    </w:p>
  </w:comment>
  <w:comment w:id="135" w:author="Iman Ghali" w:date="2022-01-17T16:02:00Z" w:initials="I">
    <w:p w14:paraId="6DE08B89" w14:textId="259C4FE9" w:rsidR="00BC5DEE" w:rsidRDefault="00BC5DEE" w:rsidP="00275D24">
      <w:pPr>
        <w:pStyle w:val="CommentText"/>
        <w:bidi w:val="0"/>
      </w:pPr>
      <w:r>
        <w:rPr>
          <w:rStyle w:val="CommentReference"/>
        </w:rPr>
        <w:annotationRef/>
      </w:r>
      <w:r>
        <w:t>“Tick Closed” will be under “Ticket Status” column, Pending action column is for actions, so it will be empty as there will be no action to display its name</w:t>
      </w:r>
    </w:p>
  </w:comment>
  <w:comment w:id="136" w:author="Shayah Arwa" w:date="2022-01-30T12:05:00Z" w:initials="SA">
    <w:p w14:paraId="287804B4" w14:textId="28AF1ADD" w:rsidR="00BC5DEE" w:rsidRDefault="00BC5DEE" w:rsidP="00F5483D">
      <w:pPr>
        <w:pStyle w:val="CommentText"/>
        <w:bidi w:val="0"/>
      </w:pPr>
      <w:r>
        <w:rPr>
          <w:rStyle w:val="CommentReference"/>
        </w:rPr>
        <w:annotationRef/>
      </w:r>
      <w:r>
        <w:t>AS our conversation: empty value not friendly for user “maybe can be understand as system error”, syriatel want any meaningful value.</w:t>
      </w:r>
    </w:p>
  </w:comment>
  <w:comment w:id="137" w:author="Iman Ghali" w:date="2022-02-03T13:46:00Z" w:initials="IG">
    <w:p w14:paraId="1306B99E" w14:textId="4FA92DE7" w:rsidR="00BC5DEE" w:rsidRDefault="00BC5DEE" w:rsidP="00943BF4">
      <w:pPr>
        <w:pStyle w:val="CommentText"/>
        <w:bidi w:val="0"/>
      </w:pPr>
      <w:r>
        <w:rPr>
          <w:rStyle w:val="CommentReference"/>
        </w:rPr>
        <w:annotationRef/>
      </w:r>
      <w:r>
        <w:t>OK</w:t>
      </w:r>
    </w:p>
  </w:comment>
  <w:comment w:id="138" w:author="Shayah Arwa" w:date="2022-01-10T14:52:00Z" w:initials="SA">
    <w:p w14:paraId="6118A813" w14:textId="767E3A30" w:rsidR="00BC5DEE" w:rsidRDefault="00BC5DEE" w:rsidP="001959F4">
      <w:pPr>
        <w:pStyle w:val="CommentText"/>
        <w:bidi w:val="0"/>
      </w:pPr>
      <w:r>
        <w:rPr>
          <w:rStyle w:val="CommentReference"/>
        </w:rPr>
        <w:annotationRef/>
      </w:r>
      <w:r>
        <w:t>Auto by system</w:t>
      </w:r>
    </w:p>
  </w:comment>
  <w:comment w:id="139" w:author="Iman Ghali" w:date="2022-01-18T11:50:00Z" w:initials="I">
    <w:p w14:paraId="20F032DC" w14:textId="21305BEF" w:rsidR="00BC5DEE" w:rsidRDefault="00BC5DEE" w:rsidP="00B17F7C">
      <w:pPr>
        <w:pStyle w:val="CommentText"/>
        <w:bidi w:val="0"/>
      </w:pPr>
      <w:r>
        <w:rPr>
          <w:rStyle w:val="CommentReference"/>
        </w:rPr>
        <w:annotationRef/>
      </w:r>
      <w:r>
        <w:t>Ok</w:t>
      </w:r>
    </w:p>
  </w:comment>
  <w:comment w:id="140" w:author="Shayah Arwa" w:date="2022-01-10T14:53:00Z" w:initials="SA">
    <w:p w14:paraId="588A6C8F" w14:textId="0500994A" w:rsidR="00BC5DEE" w:rsidRDefault="00BC5DEE" w:rsidP="001959F4">
      <w:pPr>
        <w:pStyle w:val="CommentText"/>
        <w:bidi w:val="0"/>
      </w:pPr>
      <w:r>
        <w:rPr>
          <w:rStyle w:val="CommentReference"/>
        </w:rPr>
        <w:annotationRef/>
      </w:r>
      <w:r>
        <w:t>Only as an example</w:t>
      </w:r>
    </w:p>
  </w:comment>
  <w:comment w:id="141" w:author="Iman Ghali" w:date="2022-01-17T15:23:00Z" w:initials="I">
    <w:p w14:paraId="7174ECD8" w14:textId="6B8E530B" w:rsidR="00BC5DEE" w:rsidRDefault="00BC5DEE" w:rsidP="00AB4064">
      <w:pPr>
        <w:pStyle w:val="CommentText"/>
        <w:bidi w:val="0"/>
      </w:pPr>
      <w:r>
        <w:rPr>
          <w:rStyle w:val="CommentReference"/>
        </w:rPr>
        <w:annotationRef/>
      </w:r>
      <w:r>
        <w:t>Yes, sure</w:t>
      </w:r>
    </w:p>
  </w:comment>
  <w:comment w:id="142" w:author="Shayah Arwa" w:date="2022-01-10T15:09:00Z" w:initials="SA">
    <w:p w14:paraId="37BABCA5" w14:textId="662F606E" w:rsidR="00BC5DEE" w:rsidRPr="00B137A1" w:rsidRDefault="00BC5DEE" w:rsidP="00B137A1">
      <w:pPr>
        <w:pStyle w:val="ListParagraph"/>
        <w:numPr>
          <w:ilvl w:val="0"/>
          <w:numId w:val="34"/>
        </w:numPr>
        <w:bidi w:val="0"/>
        <w:jc w:val="both"/>
        <w:rPr>
          <w:rFonts w:ascii="Calibri" w:eastAsiaTheme="minorEastAsia" w:hAnsi="Calibri" w:cstheme="minorHAnsi"/>
          <w:iCs/>
          <w:color w:val="4D5154" w:themeColor="text1" w:themeTint="BF"/>
          <w:sz w:val="24"/>
          <w:szCs w:val="24"/>
        </w:rPr>
      </w:pPr>
      <w:r>
        <w:rPr>
          <w:rStyle w:val="CommentReference"/>
        </w:rPr>
        <w:annotationRef/>
      </w:r>
      <w:r>
        <w:rPr>
          <w:rFonts w:ascii="Calibri" w:eastAsiaTheme="minorEastAsia" w:hAnsi="Calibri" w:cstheme="minorHAnsi"/>
          <w:iCs/>
          <w:color w:val="4D5154" w:themeColor="text1" w:themeTint="BF"/>
          <w:sz w:val="24"/>
          <w:szCs w:val="24"/>
        </w:rPr>
        <w:t>User will be able to filter the displayed requests.</w:t>
      </w:r>
    </w:p>
  </w:comment>
  <w:comment w:id="143" w:author="Iman Ghali" w:date="2022-01-17T15:54:00Z" w:initials="I">
    <w:p w14:paraId="69EC2D16" w14:textId="2358CEFC" w:rsidR="00BC5DEE" w:rsidRDefault="00BC5DEE" w:rsidP="008E32D6">
      <w:pPr>
        <w:pStyle w:val="CommentText"/>
        <w:bidi w:val="0"/>
      </w:pPr>
      <w:r>
        <w:rPr>
          <w:rStyle w:val="CommentReference"/>
        </w:rPr>
        <w:annotationRef/>
      </w:r>
      <w:r>
        <w:t>Yes, it’s explained in “filter displayed requests” use case under common use case section</w:t>
      </w:r>
    </w:p>
  </w:comment>
  <w:comment w:id="144" w:author="Shayah Arwa" w:date="2022-01-10T15:12:00Z" w:initials="SA">
    <w:p w14:paraId="6D0968C0" w14:textId="54645B85" w:rsidR="00BC5DEE" w:rsidRDefault="00BC5DEE" w:rsidP="006B1A63">
      <w:pPr>
        <w:pStyle w:val="CommentText"/>
        <w:bidi w:val="0"/>
      </w:pPr>
      <w:r>
        <w:rPr>
          <w:rStyle w:val="CommentReference"/>
        </w:rPr>
        <w:annotationRef/>
      </w:r>
      <w:r>
        <w:t>Pending action will Remove from my pending action if the next action not assign to the same user custody</w:t>
      </w:r>
    </w:p>
  </w:comment>
  <w:comment w:id="145" w:author="Iman Ghali" w:date="2022-01-17T15:53:00Z" w:initials="I">
    <w:p w14:paraId="13FE4302" w14:textId="4A0ED63A" w:rsidR="00BC5DEE" w:rsidRDefault="00BC5DEE" w:rsidP="0046138A">
      <w:pPr>
        <w:pStyle w:val="CommentText"/>
        <w:bidi w:val="0"/>
      </w:pPr>
      <w:r>
        <w:rPr>
          <w:rStyle w:val="CommentReference"/>
        </w:rPr>
        <w:annotationRef/>
      </w:r>
      <w:r>
        <w:t>Yes, sure</w:t>
      </w:r>
    </w:p>
  </w:comment>
  <w:comment w:id="146" w:author="Shayah Arwa" w:date="2022-01-10T15:15:00Z" w:initials="SA">
    <w:p w14:paraId="38CC7935" w14:textId="503A8005" w:rsidR="00BC5DEE" w:rsidRDefault="00BC5DEE" w:rsidP="00A322BE">
      <w:pPr>
        <w:pStyle w:val="CommentText"/>
        <w:bidi w:val="0"/>
      </w:pPr>
      <w:r>
        <w:rPr>
          <w:rStyle w:val="CommentReference"/>
        </w:rPr>
        <w:annotationRef/>
      </w:r>
      <w:r>
        <w:t>Auto by system</w:t>
      </w:r>
    </w:p>
  </w:comment>
  <w:comment w:id="147" w:author="Iman Ghali" w:date="2022-01-18T11:51:00Z" w:initials="I">
    <w:p w14:paraId="61997579" w14:textId="6A152ED2" w:rsidR="00BC5DEE" w:rsidRDefault="00BC5DEE" w:rsidP="00B17F7C">
      <w:pPr>
        <w:pStyle w:val="CommentText"/>
        <w:bidi w:val="0"/>
      </w:pPr>
      <w:r>
        <w:rPr>
          <w:rStyle w:val="CommentReference"/>
        </w:rPr>
        <w:annotationRef/>
      </w:r>
      <w:r>
        <w:t>Ok</w:t>
      </w:r>
    </w:p>
  </w:comment>
  <w:comment w:id="148" w:author="Shayah Arwa" w:date="2022-01-10T15:18:00Z" w:initials="SA">
    <w:p w14:paraId="50344F06" w14:textId="02C30018" w:rsidR="00BC5DEE" w:rsidRDefault="00BC5DEE" w:rsidP="00A322BE">
      <w:pPr>
        <w:pStyle w:val="CommentText"/>
        <w:bidi w:val="0"/>
      </w:pPr>
      <w:r>
        <w:rPr>
          <w:rStyle w:val="CommentReference"/>
        </w:rPr>
        <w:annotationRef/>
      </w:r>
      <w:r>
        <w:rPr>
          <w:rStyle w:val="CommentReference"/>
        </w:rPr>
        <w:annotationRef/>
      </w:r>
      <w:r>
        <w:t>Only as an example</w:t>
      </w:r>
    </w:p>
  </w:comment>
  <w:comment w:id="149" w:author="Iman Ghali" w:date="2022-01-17T15:25:00Z" w:initials="I">
    <w:p w14:paraId="34CB1A62" w14:textId="303C0B5F" w:rsidR="00BC5DEE" w:rsidRDefault="00BC5DEE" w:rsidP="00FB4E28">
      <w:pPr>
        <w:pStyle w:val="CommentText"/>
        <w:bidi w:val="0"/>
      </w:pPr>
      <w:r>
        <w:rPr>
          <w:rStyle w:val="CommentReference"/>
        </w:rPr>
        <w:annotationRef/>
      </w:r>
      <w:r>
        <w:t>Yes, sure</w:t>
      </w:r>
    </w:p>
  </w:comment>
  <w:comment w:id="150" w:author="Shayah Arwa" w:date="2022-01-10T15:16:00Z" w:initials="SA">
    <w:p w14:paraId="759CC15D" w14:textId="19DB4AED" w:rsidR="00BC5DEE" w:rsidRDefault="00BC5DEE" w:rsidP="00A322BE">
      <w:pPr>
        <w:pStyle w:val="CommentText"/>
        <w:bidi w:val="0"/>
      </w:pPr>
      <w:r>
        <w:rPr>
          <w:rStyle w:val="CommentReference"/>
        </w:rPr>
        <w:annotationRef/>
      </w:r>
      <w:r>
        <w:t>Needed</w:t>
      </w:r>
    </w:p>
  </w:comment>
  <w:comment w:id="151" w:author="Iman Ghali" w:date="2022-01-18T12:47:00Z" w:initials="I">
    <w:p w14:paraId="4B391038" w14:textId="125DF734" w:rsidR="00BC5DEE" w:rsidRDefault="00BC5DEE" w:rsidP="00F45E00">
      <w:pPr>
        <w:pStyle w:val="CommentText"/>
        <w:bidi w:val="0"/>
      </w:pPr>
      <w:r>
        <w:rPr>
          <w:rStyle w:val="CommentReference"/>
        </w:rPr>
        <w:annotationRef/>
      </w:r>
      <w:r>
        <w:t>We used “Pending Action” instead of your proposed name “needed action” because it expresses more the purpose of it</w:t>
      </w:r>
    </w:p>
  </w:comment>
  <w:comment w:id="152" w:author="Shayah Arwa" w:date="2022-01-10T15:20:00Z" w:initials="SA">
    <w:p w14:paraId="209F24FE" w14:textId="689C98EB" w:rsidR="00BC5DEE" w:rsidRDefault="00BC5DEE" w:rsidP="00A322BE">
      <w:pPr>
        <w:pStyle w:val="CommentText"/>
        <w:bidi w:val="0"/>
      </w:pPr>
      <w:r>
        <w:rPr>
          <w:rStyle w:val="CommentReference"/>
        </w:rPr>
        <w:annotationRef/>
      </w:r>
      <w:r>
        <w:t>View only if the ticket is not pending under Requester team custody. Else if ticket pending under the same requester custody user can execute the action.</w:t>
      </w:r>
    </w:p>
  </w:comment>
  <w:comment w:id="153" w:author="Iman Ghali" w:date="2022-01-18T11:54:00Z" w:initials="I">
    <w:p w14:paraId="246664C4" w14:textId="39ABE253" w:rsidR="00BC5DEE" w:rsidRDefault="00BC5DEE" w:rsidP="00736CF2">
      <w:pPr>
        <w:pStyle w:val="CommentText"/>
        <w:bidi w:val="0"/>
      </w:pPr>
      <w:r>
        <w:rPr>
          <w:rStyle w:val="CommentReference"/>
        </w:rPr>
        <w:annotationRef/>
      </w:r>
      <w:r>
        <w:t>User will execute the action from “My Pending Request” UI</w:t>
      </w:r>
    </w:p>
  </w:comment>
  <w:comment w:id="154" w:author="Shayah Arwa" w:date="2022-01-30T12:05:00Z" w:initials="SA">
    <w:p w14:paraId="3A9C2752" w14:textId="66C104D4" w:rsidR="00BC5DEE" w:rsidRDefault="00BC5DEE" w:rsidP="00F5483D">
      <w:pPr>
        <w:pStyle w:val="CommentText"/>
        <w:bidi w:val="0"/>
      </w:pPr>
      <w:r>
        <w:rPr>
          <w:rStyle w:val="CommentReference"/>
        </w:rPr>
        <w:annotationRef/>
      </w:r>
      <w:r>
        <w:t>AS our conversation: it is not applicable from ICI side, user can only execute action by go to My pending request</w:t>
      </w:r>
    </w:p>
  </w:comment>
  <w:comment w:id="155" w:author="Iman Ghali" w:date="2022-02-03T13:48:00Z" w:initials="IG">
    <w:p w14:paraId="08D80118" w14:textId="30468236" w:rsidR="00BC5DEE" w:rsidRDefault="00BC5DEE" w:rsidP="0001330A">
      <w:pPr>
        <w:pStyle w:val="CommentText"/>
        <w:bidi w:val="0"/>
      </w:pPr>
      <w:r>
        <w:rPr>
          <w:rStyle w:val="CommentReference"/>
        </w:rPr>
        <w:annotationRef/>
      </w:r>
      <w:r>
        <w:t>Confirmed</w:t>
      </w:r>
    </w:p>
  </w:comment>
  <w:comment w:id="156" w:author="Shayah Arwa" w:date="2022-01-10T15:21:00Z" w:initials="SA">
    <w:p w14:paraId="40973D01" w14:textId="5709F739" w:rsidR="00BC5DEE" w:rsidRDefault="00BC5DEE" w:rsidP="00A322BE">
      <w:pPr>
        <w:pStyle w:val="CommentText"/>
        <w:bidi w:val="0"/>
      </w:pPr>
      <w:r>
        <w:rPr>
          <w:rStyle w:val="CommentReference"/>
        </w:rPr>
        <w:annotationRef/>
      </w:r>
      <w:r>
        <w:t>Not needed</w:t>
      </w:r>
    </w:p>
  </w:comment>
  <w:comment w:id="157" w:author="Iman Ghali" w:date="2022-01-18T11:54:00Z" w:initials="I">
    <w:p w14:paraId="1BF4FD36" w14:textId="6B3E5EAB" w:rsidR="00BC5DEE" w:rsidRDefault="00BC5DEE" w:rsidP="00736CF2">
      <w:pPr>
        <w:pStyle w:val="CommentText"/>
        <w:bidi w:val="0"/>
      </w:pPr>
      <w:r>
        <w:rPr>
          <w:rStyle w:val="CommentReference"/>
        </w:rPr>
        <w:annotationRef/>
      </w:r>
      <w:r>
        <w:t>Ok</w:t>
      </w:r>
    </w:p>
  </w:comment>
  <w:comment w:id="158" w:author="Shayah Arwa" w:date="2022-01-10T15:21:00Z" w:initials="SA">
    <w:p w14:paraId="76A49E80" w14:textId="2828E2CD" w:rsidR="00BC5DEE" w:rsidRDefault="00BC5DEE" w:rsidP="00A322BE">
      <w:pPr>
        <w:pStyle w:val="CommentText"/>
        <w:bidi w:val="0"/>
      </w:pPr>
      <w:r>
        <w:rPr>
          <w:rStyle w:val="CommentReference"/>
        </w:rPr>
        <w:annotationRef/>
      </w:r>
      <w:r>
        <w:rPr>
          <w:rStyle w:val="CommentReference"/>
        </w:rPr>
        <w:annotationRef/>
      </w:r>
      <w:r>
        <w:t>Escalation feature and Reminder Buttons</w:t>
      </w:r>
    </w:p>
  </w:comment>
  <w:comment w:id="159" w:author="Iman Ghali" w:date="2022-01-18T11:54:00Z" w:initials="I">
    <w:p w14:paraId="271C05BF" w14:textId="5FA81C31" w:rsidR="00BC5DEE" w:rsidRDefault="00BC5DEE" w:rsidP="00736CF2">
      <w:pPr>
        <w:pStyle w:val="CommentText"/>
        <w:bidi w:val="0"/>
      </w:pPr>
      <w:r>
        <w:rPr>
          <w:rStyle w:val="CommentReference"/>
        </w:rPr>
        <w:annotationRef/>
      </w:r>
      <w:r>
        <w:t>Ok</w:t>
      </w:r>
    </w:p>
  </w:comment>
  <w:comment w:id="160" w:author="Shayah Arwa" w:date="2022-01-10T15:22:00Z" w:initials="SA">
    <w:p w14:paraId="730080C3" w14:textId="79BE5911" w:rsidR="00BC5DEE" w:rsidRDefault="00BC5DEE" w:rsidP="00A322BE">
      <w:pPr>
        <w:pStyle w:val="CommentText"/>
        <w:bidi w:val="0"/>
      </w:pPr>
      <w:r>
        <w:rPr>
          <w:rStyle w:val="CommentReference"/>
        </w:rPr>
        <w:annotationRef/>
      </w:r>
      <w:r>
        <w:t>Contain “Ticket Closed”</w:t>
      </w:r>
    </w:p>
  </w:comment>
  <w:comment w:id="161" w:author="Iman Ghali" w:date="2022-01-18T11:55:00Z" w:initials="I">
    <w:p w14:paraId="27C899D3" w14:textId="4EE7242E" w:rsidR="00BC5DEE" w:rsidRDefault="00BC5DEE" w:rsidP="00FB0179">
      <w:pPr>
        <w:pStyle w:val="CommentText"/>
        <w:bidi w:val="0"/>
      </w:pPr>
      <w:r>
        <w:rPr>
          <w:rStyle w:val="CommentReference"/>
        </w:rPr>
        <w:annotationRef/>
      </w:r>
      <w:r>
        <w:t>“Ticket Closed” will be under “Ticket Status” column, Pending action column is for actions, so it will be empty as there will be no action to display its name</w:t>
      </w:r>
    </w:p>
  </w:comment>
  <w:comment w:id="162" w:author="Shayah Arwa" w:date="2022-01-30T12:10:00Z" w:initials="SA">
    <w:p w14:paraId="65FC8ED5" w14:textId="63283E84" w:rsidR="00BC5DEE" w:rsidRDefault="00BC5DEE" w:rsidP="00EC41CF">
      <w:pPr>
        <w:pStyle w:val="CommentText"/>
        <w:bidi w:val="0"/>
      </w:pPr>
      <w:r>
        <w:rPr>
          <w:rStyle w:val="CommentReference"/>
        </w:rPr>
        <w:annotationRef/>
      </w:r>
      <w:r>
        <w:t>AS our conversation: empty value not friendly for user “maybe can be understand as system error”, syriatel want any meaningful value.</w:t>
      </w:r>
    </w:p>
  </w:comment>
  <w:comment w:id="163" w:author="Iman Ghali" w:date="2022-02-03T13:48:00Z" w:initials="IG">
    <w:p w14:paraId="419CFF82" w14:textId="351CDE75" w:rsidR="00BC5DEE" w:rsidRDefault="00BC5DEE" w:rsidP="00227F0E">
      <w:pPr>
        <w:pStyle w:val="CommentText"/>
        <w:bidi w:val="0"/>
      </w:pPr>
      <w:r>
        <w:rPr>
          <w:rStyle w:val="CommentReference"/>
        </w:rPr>
        <w:annotationRef/>
      </w:r>
      <w:r>
        <w:t>Ok</w:t>
      </w:r>
    </w:p>
  </w:comment>
  <w:comment w:id="164" w:author="Shayah Arwa" w:date="2022-01-10T15:24:00Z" w:initials="SA">
    <w:p w14:paraId="534E6A86" w14:textId="3B686FD1" w:rsidR="00BC5DEE" w:rsidRDefault="00BC5DEE" w:rsidP="00D733ED">
      <w:pPr>
        <w:pStyle w:val="CommentText"/>
        <w:bidi w:val="0"/>
      </w:pPr>
      <w:r>
        <w:rPr>
          <w:rStyle w:val="CommentReference"/>
        </w:rPr>
        <w:annotationRef/>
      </w:r>
      <w:r>
        <w:t>Contain? As our conversation; you will study it and advise</w:t>
      </w:r>
    </w:p>
  </w:comment>
  <w:comment w:id="165" w:author="Iman Ghali" w:date="2022-01-17T15:32:00Z" w:initials="I">
    <w:p w14:paraId="2E29A214" w14:textId="69BFE40E" w:rsidR="00BC5DEE" w:rsidRDefault="00BC5DEE" w:rsidP="00FB4E28">
      <w:pPr>
        <w:pStyle w:val="CommentText"/>
        <w:bidi w:val="0"/>
        <w:jc w:val="right"/>
      </w:pPr>
      <w:r>
        <w:rPr>
          <w:rStyle w:val="CommentReference"/>
        </w:rPr>
        <w:annotationRef/>
      </w:r>
      <w:r>
        <w:t>Ok, it will be contain</w:t>
      </w:r>
    </w:p>
  </w:comment>
  <w:comment w:id="166" w:author="Shayah Arwa" w:date="2022-01-10T15:34:00Z" w:initials="SA">
    <w:p w14:paraId="2BE6205B" w14:textId="77FB0C77" w:rsidR="00BC5DEE" w:rsidRDefault="00BC5DEE" w:rsidP="00E64517">
      <w:pPr>
        <w:pStyle w:val="CommentText"/>
        <w:bidi w:val="0"/>
      </w:pPr>
      <w:r>
        <w:rPr>
          <w:rStyle w:val="CommentReference"/>
        </w:rPr>
        <w:annotationRef/>
      </w:r>
      <w:r>
        <w:t>Site Code</w:t>
      </w:r>
    </w:p>
  </w:comment>
  <w:comment w:id="167" w:author="Iman Ghali" w:date="2022-01-17T16:10:00Z" w:initials="I">
    <w:p w14:paraId="2135DBF1" w14:textId="12793748" w:rsidR="00BC5DEE" w:rsidRDefault="00BC5DEE" w:rsidP="00275D24">
      <w:pPr>
        <w:pStyle w:val="CommentText"/>
        <w:bidi w:val="0"/>
      </w:pPr>
      <w:r>
        <w:rPr>
          <w:rStyle w:val="CommentReference"/>
        </w:rPr>
        <w:annotationRef/>
      </w:r>
      <w:r>
        <w:t>Done, use case updated</w:t>
      </w:r>
    </w:p>
  </w:comment>
  <w:comment w:id="168" w:author="Shayah Arwa" w:date="2022-01-10T15:43:00Z" w:initials="SA">
    <w:p w14:paraId="7062442B" w14:textId="48E70411" w:rsidR="00BC5DEE" w:rsidRDefault="00BC5DEE" w:rsidP="00B13B3C">
      <w:pPr>
        <w:pStyle w:val="CommentText"/>
        <w:bidi w:val="0"/>
      </w:pPr>
      <w:r>
        <w:rPr>
          <w:rStyle w:val="CommentReference"/>
        </w:rPr>
        <w:annotationRef/>
      </w:r>
      <w:r>
        <w:t>Do You mean needed action details button</w:t>
      </w:r>
    </w:p>
  </w:comment>
  <w:comment w:id="169" w:author="Iman Ghali" w:date="2022-01-17T16:10:00Z" w:initials="I">
    <w:p w14:paraId="0FC163B5" w14:textId="0AECE0EC" w:rsidR="00BC5DEE" w:rsidRDefault="00BC5DEE" w:rsidP="00275D24">
      <w:pPr>
        <w:pStyle w:val="CommentText"/>
        <w:bidi w:val="0"/>
      </w:pPr>
      <w:r>
        <w:rPr>
          <w:rStyle w:val="CommentReference"/>
        </w:rPr>
        <w:annotationRef/>
      </w:r>
      <w:r>
        <w:t>Yes, sure</w:t>
      </w:r>
    </w:p>
  </w:comment>
  <w:comment w:id="170" w:author="Shayah Arwa" w:date="2022-01-10T15:45:00Z" w:initials="SA">
    <w:p w14:paraId="57B07289" w14:textId="4118384B" w:rsidR="00BC5DEE" w:rsidRDefault="00BC5DEE" w:rsidP="000610FA">
      <w:pPr>
        <w:pStyle w:val="CommentText"/>
        <w:bidi w:val="0"/>
        <w:rPr>
          <w:rFonts w:asciiTheme="majorBidi" w:hAnsiTheme="majorBidi" w:cstheme="majorBidi"/>
        </w:rPr>
      </w:pPr>
      <w:r>
        <w:rPr>
          <w:rStyle w:val="CommentReference"/>
        </w:rPr>
        <w:annotationRef/>
      </w:r>
      <w:r>
        <w:rPr>
          <w:rFonts w:asciiTheme="majorBidi" w:hAnsiTheme="majorBidi" w:cstheme="majorBidi"/>
        </w:rPr>
        <w:t xml:space="preserve">AS Escalation Rules we said that, the First escalation start </w:t>
      </w:r>
      <w:r w:rsidRPr="007F387A">
        <w:rPr>
          <w:rFonts w:asciiTheme="majorBidi" w:hAnsiTheme="majorBidi" w:cstheme="majorBidi"/>
        </w:rPr>
        <w:t>after action cross the SLA, if action have SLA</w:t>
      </w:r>
    </w:p>
    <w:p w14:paraId="593475AD" w14:textId="6E95F423" w:rsidR="00BC5DEE" w:rsidRDefault="00BC5DEE" w:rsidP="000610FA">
      <w:pPr>
        <w:pStyle w:val="CommentText"/>
        <w:bidi w:val="0"/>
      </w:pPr>
      <w:r>
        <w:rPr>
          <w:rFonts w:asciiTheme="majorBidi" w:hAnsiTheme="majorBidi" w:cstheme="majorBidi"/>
        </w:rPr>
        <w:t>So the test case need review</w:t>
      </w:r>
    </w:p>
  </w:comment>
  <w:comment w:id="171" w:author="Iman Ghali" w:date="2022-01-18T12:06:00Z" w:initials="I">
    <w:p w14:paraId="418B8DA5" w14:textId="175671D3" w:rsidR="00BC5DEE" w:rsidRDefault="00BC5DEE" w:rsidP="001F563A">
      <w:pPr>
        <w:pStyle w:val="CommentText"/>
        <w:bidi w:val="0"/>
      </w:pPr>
      <w:r>
        <w:rPr>
          <w:rStyle w:val="CommentReference"/>
        </w:rPr>
        <w:annotationRef/>
      </w:r>
      <w:r>
        <w:t>Ok, the test case is updated, there will no SLA in TLIS, escalation feature will have escalation period as a number inserted by user</w:t>
      </w:r>
    </w:p>
  </w:comment>
  <w:comment w:id="174" w:author="Iman Ghali" w:date="2022-03-23T14:24:00Z" w:initials="I">
    <w:p w14:paraId="14AA8DCF" w14:textId="4480C491" w:rsidR="004F4FAE" w:rsidRPr="004F4FAE" w:rsidRDefault="004F4FAE" w:rsidP="004F4FAE">
      <w:pPr>
        <w:pStyle w:val="CommentText"/>
        <w:bidi w:val="0"/>
      </w:pPr>
      <w:r>
        <w:rPr>
          <w:rStyle w:val="CommentReference"/>
        </w:rPr>
        <w:annotationRef/>
      </w:r>
      <w:r>
        <w:t>It will be table contains details of all reminders related to this ticket</w:t>
      </w:r>
      <w:r w:rsidR="00CE4A3B">
        <w:t>.</w:t>
      </w:r>
    </w:p>
  </w:comment>
  <w:comment w:id="353" w:author="Shayah Arwa" w:date="2022-01-10T16:01:00Z" w:initials="SA">
    <w:p w14:paraId="7ED84AE8" w14:textId="15F78385" w:rsidR="00BC5DEE" w:rsidRDefault="00BC5DEE" w:rsidP="00957781">
      <w:pPr>
        <w:pStyle w:val="NormalWeb"/>
        <w:spacing w:before="0" w:beforeAutospacing="0" w:after="0" w:afterAutospacing="0"/>
        <w:jc w:val="center"/>
        <w:rPr>
          <w:color w:val="000000"/>
          <w:sz w:val="28"/>
          <w:szCs w:val="28"/>
        </w:rPr>
      </w:pPr>
      <w:r>
        <w:rPr>
          <w:rStyle w:val="CommentReference"/>
        </w:rPr>
        <w:annotationRef/>
      </w:r>
      <w:r>
        <w:t>Please review “</w:t>
      </w:r>
      <w:r w:rsidRPr="00957781">
        <w:t>Reminder rule and email structure Scenario</w:t>
      </w:r>
      <w:r>
        <w:t xml:space="preserve">” file which sent to you on </w:t>
      </w:r>
      <w:r>
        <w:rPr>
          <w:color w:val="000000"/>
          <w:sz w:val="28"/>
          <w:szCs w:val="28"/>
        </w:rPr>
        <w:t>18-Jan-2021</w:t>
      </w:r>
    </w:p>
    <w:p w14:paraId="6C998B64" w14:textId="146240F9" w:rsidR="00BC5DEE" w:rsidRDefault="00BC5DEE" w:rsidP="00957781">
      <w:pPr>
        <w:pStyle w:val="CommentText"/>
        <w:bidi w:val="0"/>
      </w:pPr>
    </w:p>
    <w:p w14:paraId="6BFF0C4A" w14:textId="285DE3D0" w:rsidR="00BC5DEE" w:rsidRDefault="00BC5DEE" w:rsidP="00957781">
      <w:pPr>
        <w:pStyle w:val="CommentText"/>
        <w:bidi w:val="0"/>
      </w:pPr>
      <w:r>
        <w:t>Missing:</w:t>
      </w:r>
    </w:p>
    <w:p w14:paraId="7CCDAA48" w14:textId="535F7D3E" w:rsidR="00BC5DEE" w:rsidRDefault="00BC5DEE" w:rsidP="00957781">
      <w:pPr>
        <w:pStyle w:val="CommentText"/>
        <w:bidi w:val="0"/>
        <w:rPr>
          <w:rFonts w:asciiTheme="majorBidi" w:hAnsiTheme="majorBidi" w:cstheme="majorBidi"/>
          <w:b/>
          <w:bCs/>
          <w:sz w:val="28"/>
          <w:szCs w:val="28"/>
        </w:rPr>
      </w:pPr>
      <w:r w:rsidRPr="00D36788">
        <w:rPr>
          <w:rFonts w:asciiTheme="majorBidi" w:hAnsiTheme="majorBidi" w:cstheme="majorBidi"/>
          <w:b/>
          <w:bCs/>
          <w:sz w:val="28"/>
          <w:szCs w:val="28"/>
        </w:rPr>
        <w:t>The</w:t>
      </w:r>
      <w:r w:rsidRPr="00D36788">
        <w:rPr>
          <w:rFonts w:asciiTheme="majorBidi" w:hAnsiTheme="majorBidi" w:cstheme="majorBidi"/>
          <w:sz w:val="28"/>
          <w:szCs w:val="28"/>
        </w:rPr>
        <w:t xml:space="preserve"> </w:t>
      </w:r>
      <w:r w:rsidRPr="00D36788">
        <w:rPr>
          <w:rFonts w:asciiTheme="majorBidi" w:hAnsiTheme="majorBidi" w:cstheme="majorBidi"/>
          <w:b/>
          <w:bCs/>
          <w:sz w:val="28"/>
          <w:szCs w:val="28"/>
        </w:rPr>
        <w:t>Reminder View</w:t>
      </w:r>
    </w:p>
    <w:p w14:paraId="39828887" w14:textId="0D3A12DE" w:rsidR="00BC5DEE" w:rsidRDefault="00BC5DEE" w:rsidP="00957781">
      <w:pPr>
        <w:pStyle w:val="CommentText"/>
        <w:bidi w:val="0"/>
      </w:pPr>
      <w:r w:rsidRPr="00D36788">
        <w:rPr>
          <w:rFonts w:asciiTheme="majorBidi" w:hAnsiTheme="majorBidi" w:cstheme="majorBidi"/>
          <w:b/>
          <w:bCs/>
          <w:sz w:val="28"/>
          <w:szCs w:val="28"/>
        </w:rPr>
        <w:t xml:space="preserve">Add New Reminder </w:t>
      </w:r>
      <w:r w:rsidRPr="00CD24AD">
        <w:rPr>
          <w:rFonts w:asciiTheme="majorBidi" w:hAnsiTheme="majorBidi" w:cstheme="majorBidi"/>
          <w:b/>
          <w:bCs/>
          <w:sz w:val="28"/>
          <w:szCs w:val="28"/>
        </w:rPr>
        <w:t>View</w:t>
      </w:r>
    </w:p>
  </w:comment>
  <w:comment w:id="354" w:author="Iman Ghali" w:date="2022-01-18T13:46:00Z" w:initials="I">
    <w:p w14:paraId="106ADF11" w14:textId="65F19DD2" w:rsidR="00BC5DEE" w:rsidRDefault="00BC5DEE" w:rsidP="00206EFE">
      <w:pPr>
        <w:pStyle w:val="CommentText"/>
        <w:bidi w:val="0"/>
      </w:pPr>
      <w:r>
        <w:rPr>
          <w:rStyle w:val="CommentReference"/>
        </w:rPr>
        <w:annotationRef/>
      </w:r>
      <w:r>
        <w:t>The use case of send reminder is updated, a new use case for view the last reminder is added</w:t>
      </w:r>
    </w:p>
  </w:comment>
  <w:comment w:id="438" w:author="Shayah Arwa" w:date="2022-01-04T14:00:00Z" w:initials="SA">
    <w:p w14:paraId="34235AD2" w14:textId="1D747E72" w:rsidR="00BC5DEE" w:rsidRDefault="00BC5DEE" w:rsidP="00242EEB">
      <w:pPr>
        <w:pStyle w:val="CommentText"/>
        <w:bidi w:val="0"/>
      </w:pPr>
      <w:r>
        <w:rPr>
          <w:rStyle w:val="CommentReference"/>
        </w:rPr>
        <w:annotationRef/>
      </w:r>
      <w:r>
        <w:t>Missing step:</w:t>
      </w:r>
    </w:p>
    <w:p w14:paraId="07FF5DA4" w14:textId="327BAE0D" w:rsidR="00BC5DEE" w:rsidRDefault="00BC5DEE" w:rsidP="00242EEB">
      <w:pPr>
        <w:pStyle w:val="CommentText"/>
        <w:bidi w:val="0"/>
      </w:pPr>
      <w:r>
        <w:t>Step 2</w:t>
      </w:r>
    </w:p>
    <w:p w14:paraId="19239663" w14:textId="08002104" w:rsidR="00BC5DEE" w:rsidRDefault="00BC5DEE" w:rsidP="00242EEB">
      <w:pPr>
        <w:pStyle w:val="CommentText"/>
        <w:bidi w:val="0"/>
        <w:rPr>
          <w:rFonts w:asciiTheme="majorBidi" w:hAnsiTheme="majorBidi" w:cstheme="majorBidi"/>
        </w:rPr>
      </w:pPr>
      <w:r>
        <w:t>User select the reminder parameters (</w:t>
      </w:r>
      <w:r>
        <w:rPr>
          <w:rFonts w:asciiTheme="majorBidi" w:hAnsiTheme="majorBidi" w:cstheme="majorBidi"/>
        </w:rPr>
        <w:t xml:space="preserve">Importance, </w:t>
      </w:r>
      <w:r w:rsidRPr="00E00CC2">
        <w:rPr>
          <w:rFonts w:asciiTheme="majorBidi" w:hAnsiTheme="majorBidi" w:cstheme="majorBidi"/>
        </w:rPr>
        <w:t>Note</w:t>
      </w:r>
      <w:r>
        <w:rPr>
          <w:rFonts w:asciiTheme="majorBidi" w:hAnsiTheme="majorBidi" w:cstheme="majorBidi"/>
        </w:rPr>
        <w:t xml:space="preserve"> and </w:t>
      </w:r>
      <w:r w:rsidRPr="00E00CC2">
        <w:rPr>
          <w:rFonts w:asciiTheme="majorBidi" w:hAnsiTheme="majorBidi" w:cstheme="majorBidi"/>
        </w:rPr>
        <w:t>CC</w:t>
      </w:r>
      <w:r>
        <w:rPr>
          <w:rFonts w:asciiTheme="majorBidi" w:hAnsiTheme="majorBidi" w:cstheme="majorBidi"/>
        </w:rPr>
        <w:t>)</w:t>
      </w:r>
    </w:p>
    <w:p w14:paraId="4DD0EABC" w14:textId="449BB7CF" w:rsidR="00BC5DEE" w:rsidRDefault="00BC5DEE" w:rsidP="00242EEB">
      <w:pPr>
        <w:pStyle w:val="CommentText"/>
        <w:bidi w:val="0"/>
        <w:rPr>
          <w:rFonts w:asciiTheme="majorBidi" w:hAnsiTheme="majorBidi" w:cstheme="majorBidi"/>
        </w:rPr>
      </w:pPr>
      <w:r>
        <w:rPr>
          <w:rFonts w:asciiTheme="majorBidi" w:hAnsiTheme="majorBidi" w:cstheme="majorBidi"/>
        </w:rPr>
        <w:t xml:space="preserve">Step 3 </w:t>
      </w:r>
    </w:p>
    <w:p w14:paraId="1E33CF12" w14:textId="14BCB91F" w:rsidR="00BC5DEE" w:rsidRDefault="00BC5DEE" w:rsidP="00242EEB">
      <w:pPr>
        <w:pStyle w:val="CommentText"/>
        <w:bidi w:val="0"/>
      </w:pPr>
      <w:r>
        <w:rPr>
          <w:rFonts w:asciiTheme="majorBidi" w:hAnsiTheme="majorBidi" w:cstheme="majorBidi"/>
        </w:rPr>
        <w:t>User submit the reminder</w:t>
      </w:r>
    </w:p>
  </w:comment>
  <w:comment w:id="439" w:author="Iman Ghali" w:date="2022-01-18T13:34:00Z" w:initials="I">
    <w:p w14:paraId="79B4B643" w14:textId="7552E2F3" w:rsidR="00BC5DEE" w:rsidRDefault="00BC5DEE" w:rsidP="00BE2C93">
      <w:pPr>
        <w:pStyle w:val="CommentText"/>
        <w:bidi w:val="0"/>
      </w:pPr>
      <w:r>
        <w:rPr>
          <w:rStyle w:val="CommentReference"/>
        </w:rPr>
        <w:annotationRef/>
      </w:r>
      <w:r>
        <w:t>Done, and the test case is updated</w:t>
      </w:r>
    </w:p>
  </w:comment>
  <w:comment w:id="443" w:author="Shayah Arwa" w:date="2022-01-04T13:49:00Z" w:initials="SA">
    <w:p w14:paraId="3D421005" w14:textId="50BB108F" w:rsidR="00BC5DEE" w:rsidRDefault="00BC5DEE" w:rsidP="00AA5595">
      <w:pPr>
        <w:pStyle w:val="CommentText"/>
        <w:bidi w:val="0"/>
      </w:pPr>
      <w:r>
        <w:rPr>
          <w:rStyle w:val="CommentReference"/>
        </w:rPr>
        <w:annotationRef/>
      </w:r>
      <w:r>
        <w:t>Reminder for the first time can be Whenever user wants</w:t>
      </w:r>
    </w:p>
  </w:comment>
  <w:comment w:id="444" w:author="Iman Ghali" w:date="2022-01-17T16:13:00Z" w:initials="I">
    <w:p w14:paraId="709CF33D" w14:textId="08C43481" w:rsidR="00BC5DEE" w:rsidRDefault="00BC5DEE" w:rsidP="00736CF2">
      <w:pPr>
        <w:pStyle w:val="CommentText"/>
        <w:bidi w:val="0"/>
      </w:pPr>
      <w:r>
        <w:rPr>
          <w:rStyle w:val="CommentReference"/>
        </w:rPr>
        <w:annotationRef/>
      </w:r>
      <w:r>
        <w:t>Ok, done</w:t>
      </w:r>
    </w:p>
  </w:comment>
  <w:comment w:id="461" w:author="Shayah Arwa" w:date="2022-01-04T13:53:00Z" w:initials="SA">
    <w:p w14:paraId="4EB03831" w14:textId="77777777" w:rsidR="00BC5DEE" w:rsidRDefault="00BC5DEE" w:rsidP="00AA5595">
      <w:pPr>
        <w:pStyle w:val="CommentText"/>
        <w:bidi w:val="0"/>
      </w:pPr>
      <w:r>
        <w:rPr>
          <w:rStyle w:val="CommentReference"/>
        </w:rPr>
        <w:annotationRef/>
      </w:r>
      <w:r>
        <w:t>This condition not required</w:t>
      </w:r>
    </w:p>
    <w:p w14:paraId="4BA46887" w14:textId="77777777" w:rsidR="00BC5DEE" w:rsidRDefault="00BC5DEE" w:rsidP="00AA5595">
      <w:pPr>
        <w:pStyle w:val="CommentText"/>
        <w:bidi w:val="0"/>
      </w:pPr>
      <w:r>
        <w:t>Another required condition</w:t>
      </w:r>
    </w:p>
    <w:p w14:paraId="7427C11A" w14:textId="28B4E5F8" w:rsidR="00BC5DEE" w:rsidRPr="00AA5595" w:rsidRDefault="00BC5DEE" w:rsidP="00AA5595">
      <w:pPr>
        <w:ind w:left="720"/>
        <w:jc w:val="both"/>
        <w:rPr>
          <w:rFonts w:cstheme="minorHAnsi"/>
          <w:iCs/>
          <w:szCs w:val="24"/>
          <w:lang w:bidi="ar-SY"/>
        </w:rPr>
      </w:pPr>
      <w:r w:rsidRPr="00AA5595">
        <w:rPr>
          <w:rFonts w:asciiTheme="minorHAnsi" w:eastAsiaTheme="minorHAnsi" w:hAnsiTheme="minorHAnsi"/>
          <w:color w:val="auto"/>
          <w:sz w:val="20"/>
          <w:szCs w:val="20"/>
        </w:rPr>
        <w:t xml:space="preserve">Reminder </w:t>
      </w:r>
      <w:r>
        <w:rPr>
          <w:rFonts w:asciiTheme="minorHAnsi" w:eastAsiaTheme="minorHAnsi" w:hAnsiTheme="minorHAnsi"/>
          <w:color w:val="auto"/>
          <w:sz w:val="20"/>
          <w:szCs w:val="20"/>
        </w:rPr>
        <w:t xml:space="preserve">isn’t </w:t>
      </w:r>
      <w:r w:rsidRPr="00AA5595">
        <w:rPr>
          <w:rFonts w:asciiTheme="minorHAnsi" w:eastAsiaTheme="minorHAnsi" w:hAnsiTheme="minorHAnsi"/>
          <w:color w:val="auto"/>
          <w:sz w:val="20"/>
          <w:szCs w:val="20"/>
        </w:rPr>
        <w:t>under my Pending requests of the user “my pending requests”;</w:t>
      </w:r>
    </w:p>
    <w:p w14:paraId="5EA4AB40" w14:textId="7D4AF1DC" w:rsidR="00BC5DEE" w:rsidRDefault="00BC5DEE" w:rsidP="00AA5595">
      <w:pPr>
        <w:pStyle w:val="CommentText"/>
        <w:bidi w:val="0"/>
      </w:pPr>
    </w:p>
  </w:comment>
  <w:comment w:id="462" w:author="Iman Ghali" w:date="2022-01-17T16:41:00Z" w:initials="I">
    <w:p w14:paraId="6BD7915F" w14:textId="364D58BB" w:rsidR="00BC5DEE" w:rsidRDefault="00BC5DEE" w:rsidP="007E5C98">
      <w:pPr>
        <w:pStyle w:val="CommentText"/>
        <w:bidi w:val="0"/>
      </w:pPr>
      <w:r>
        <w:rPr>
          <w:rStyle w:val="CommentReference"/>
        </w:rPr>
        <w:annotationRef/>
      </w:r>
      <w:r>
        <w:t xml:space="preserve">Ok, the second condition is mentioned before that the custody could not remind themselves. And we update this use case also to add this condition.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686407" w15:done="1"/>
  <w15:commentEx w15:paraId="33D21DFC" w15:paraIdParent="04686407" w15:done="1"/>
  <w15:commentEx w15:paraId="1ED5244A" w15:done="1"/>
  <w15:commentEx w15:paraId="71DDF941" w15:paraIdParent="1ED5244A" w15:done="1"/>
  <w15:commentEx w15:paraId="1B15CC23" w15:done="0"/>
  <w15:commentEx w15:paraId="51C3367F" w15:paraIdParent="1B15CC23" w15:done="0"/>
  <w15:commentEx w15:paraId="72A99F3B" w15:paraIdParent="1B15CC23" w15:done="0"/>
  <w15:commentEx w15:paraId="43C2EB5C" w15:paraIdParent="1B15CC23" w15:done="0"/>
  <w15:commentEx w15:paraId="4D30A167" w15:done="1"/>
  <w15:commentEx w15:paraId="5DACDDA2" w15:paraIdParent="4D30A167" w15:done="1"/>
  <w15:commentEx w15:paraId="0BE9FE96" w15:done="1"/>
  <w15:commentEx w15:paraId="2AD86A27" w15:paraIdParent="0BE9FE96" w15:done="1"/>
  <w15:commentEx w15:paraId="4B6D33B5" w15:done="1"/>
  <w15:commentEx w15:paraId="376582EB" w15:paraIdParent="4B6D33B5" w15:done="1"/>
  <w15:commentEx w15:paraId="4C5C34E2" w15:done="1"/>
  <w15:commentEx w15:paraId="08658ED5" w15:paraIdParent="4C5C34E2" w15:done="1"/>
  <w15:commentEx w15:paraId="5E4519C2" w15:done="0"/>
  <w15:commentEx w15:paraId="5411058F" w15:paraIdParent="5E4519C2" w15:done="0"/>
  <w15:commentEx w15:paraId="7475BBD2" w15:done="0"/>
  <w15:commentEx w15:paraId="63B35BE0" w15:paraIdParent="7475BBD2" w15:done="0"/>
  <w15:commentEx w15:paraId="53BB2695" w15:paraIdParent="7475BBD2" w15:done="0"/>
  <w15:commentEx w15:paraId="5AEC19E3" w15:paraIdParent="7475BBD2" w15:done="0"/>
  <w15:commentEx w15:paraId="72D8927D" w15:done="1"/>
  <w15:commentEx w15:paraId="7978B7BF" w15:paraIdParent="72D8927D" w15:done="1"/>
  <w15:commentEx w15:paraId="272E21C9" w15:done="1"/>
  <w15:commentEx w15:paraId="2FD2D830" w15:paraIdParent="272E21C9" w15:done="1"/>
  <w15:commentEx w15:paraId="46BC7DCF" w15:done="1"/>
  <w15:commentEx w15:paraId="483335E8" w15:paraIdParent="46BC7DCF" w15:done="1"/>
  <w15:commentEx w15:paraId="6FA7D899" w15:done="1"/>
  <w15:commentEx w15:paraId="152D6530" w15:paraIdParent="6FA7D899" w15:done="1"/>
  <w15:commentEx w15:paraId="098FA2CE" w15:done="1"/>
  <w15:commentEx w15:paraId="66656D6F" w15:paraIdParent="098FA2CE" w15:done="1"/>
  <w15:commentEx w15:paraId="5C2428CB" w15:done="1"/>
  <w15:commentEx w15:paraId="723DDC0B" w15:paraIdParent="5C2428CB" w15:done="1"/>
  <w15:commentEx w15:paraId="4A2F8C34" w15:done="1"/>
  <w15:commentEx w15:paraId="1D228A9F" w15:paraIdParent="4A2F8C34" w15:done="1"/>
  <w15:commentEx w15:paraId="512CC689" w15:done="1"/>
  <w15:commentEx w15:paraId="3DC94844" w15:paraIdParent="512CC689" w15:done="1"/>
  <w15:commentEx w15:paraId="6DE63204" w15:done="1"/>
  <w15:commentEx w15:paraId="038C2457" w15:paraIdParent="6DE63204" w15:done="1"/>
  <w15:commentEx w15:paraId="7BAAF5D9" w15:done="1"/>
  <w15:commentEx w15:paraId="68A67EC4" w15:paraIdParent="7BAAF5D9" w15:done="1"/>
  <w15:commentEx w15:paraId="565A05A3" w15:done="1"/>
  <w15:commentEx w15:paraId="56970F49" w15:paraIdParent="565A05A3" w15:done="1"/>
  <w15:commentEx w15:paraId="317C60A9" w15:done="1"/>
  <w15:commentEx w15:paraId="0B94FC27" w15:paraIdParent="317C60A9" w15:done="1"/>
  <w15:commentEx w15:paraId="6D9A25F4" w15:paraIdParent="317C60A9" w15:done="1"/>
  <w15:commentEx w15:paraId="4DAEEDE9" w15:done="1"/>
  <w15:commentEx w15:paraId="4AE9EF9E" w15:paraIdParent="4DAEEDE9" w15:done="1"/>
  <w15:commentEx w15:paraId="0B9A506D" w15:done="1"/>
  <w15:commentEx w15:paraId="3A0C18C6" w15:paraIdParent="0B9A506D" w15:done="1"/>
  <w15:commentEx w15:paraId="7D1F4017" w15:done="1"/>
  <w15:commentEx w15:paraId="32EA9C3B" w15:paraIdParent="7D1F4017" w15:done="1"/>
  <w15:commentEx w15:paraId="6D78503C" w15:done="1"/>
  <w15:commentEx w15:paraId="3BAAEE9B" w15:paraIdParent="6D78503C" w15:done="1"/>
  <w15:commentEx w15:paraId="478D3CA4" w15:done="1"/>
  <w15:commentEx w15:paraId="105C3D2B" w15:paraIdParent="478D3CA4" w15:done="1"/>
  <w15:commentEx w15:paraId="30EE9CD4" w15:done="0"/>
  <w15:commentEx w15:paraId="4D034C81" w15:paraIdParent="30EE9CD4" w15:done="0"/>
  <w15:commentEx w15:paraId="11A6C74D" w15:paraIdParent="30EE9CD4" w15:done="0"/>
  <w15:commentEx w15:paraId="09D5EB35" w15:paraIdParent="30EE9CD4" w15:done="0"/>
  <w15:commentEx w15:paraId="129AC263" w15:done="0"/>
  <w15:commentEx w15:paraId="56201B6B" w15:paraIdParent="129AC263" w15:done="0"/>
  <w15:commentEx w15:paraId="5A96EDF8" w15:paraIdParent="129AC263" w15:done="0"/>
  <w15:commentEx w15:paraId="18A9866D" w15:paraIdParent="129AC263" w15:done="0"/>
  <w15:commentEx w15:paraId="4904D5B1" w15:done="0"/>
  <w15:commentEx w15:paraId="5986CB07" w15:paraIdParent="4904D5B1" w15:done="0"/>
  <w15:commentEx w15:paraId="09301331" w15:paraIdParent="4904D5B1" w15:done="0"/>
  <w15:commentEx w15:paraId="45A794AD" w15:paraIdParent="4904D5B1" w15:done="0"/>
  <w15:commentEx w15:paraId="47645FB5" w15:done="1"/>
  <w15:commentEx w15:paraId="70B87C11" w15:paraIdParent="47645FB5" w15:done="1"/>
  <w15:commentEx w15:paraId="707C85CB" w15:done="1"/>
  <w15:commentEx w15:paraId="7425B30E" w15:paraIdParent="707C85CB" w15:done="1"/>
  <w15:commentEx w15:paraId="65531918" w15:done="1"/>
  <w15:commentEx w15:paraId="08AD0379" w15:paraIdParent="65531918" w15:done="1"/>
  <w15:commentEx w15:paraId="706AFDF7" w15:done="1"/>
  <w15:commentEx w15:paraId="539DD1BC" w15:paraIdParent="706AFDF7" w15:done="1"/>
  <w15:commentEx w15:paraId="6883ED70" w15:done="1"/>
  <w15:commentEx w15:paraId="2838E138" w15:paraIdParent="6883ED70" w15:done="1"/>
  <w15:commentEx w15:paraId="05E583E1" w15:done="1"/>
  <w15:commentEx w15:paraId="5100F33A" w15:paraIdParent="05E583E1" w15:done="1"/>
  <w15:commentEx w15:paraId="2C7FE385" w15:done="1"/>
  <w15:commentEx w15:paraId="41482AED" w15:paraIdParent="2C7FE385" w15:done="1"/>
  <w15:commentEx w15:paraId="08A39620" w15:done="1"/>
  <w15:commentEx w15:paraId="06C2FCCE" w15:paraIdParent="08A39620" w15:done="1"/>
  <w15:commentEx w15:paraId="26F8CD53" w15:done="1"/>
  <w15:commentEx w15:paraId="41275E5A" w15:paraIdParent="26F8CD53" w15:done="1"/>
  <w15:commentEx w15:paraId="19957CA5" w15:done="1"/>
  <w15:commentEx w15:paraId="6685AE2C" w15:paraIdParent="19957CA5" w15:done="1"/>
  <w15:commentEx w15:paraId="44ADD99D" w15:done="1"/>
  <w15:commentEx w15:paraId="4F354C51" w15:paraIdParent="44ADD99D" w15:done="1"/>
  <w15:commentEx w15:paraId="407B6FC6" w15:done="1"/>
  <w15:commentEx w15:paraId="66E13D96" w15:paraIdParent="407B6FC6" w15:done="1"/>
  <w15:commentEx w15:paraId="0B62B0DB" w15:done="1"/>
  <w15:commentEx w15:paraId="178EDAB0" w15:paraIdParent="0B62B0DB" w15:done="1"/>
  <w15:commentEx w15:paraId="0EC92144" w15:done="1"/>
  <w15:commentEx w15:paraId="05578264" w15:paraIdParent="0EC92144" w15:done="1"/>
  <w15:commentEx w15:paraId="6CCE4A13" w15:done="1"/>
  <w15:commentEx w15:paraId="672A6636" w15:paraIdParent="6CCE4A13" w15:done="1"/>
  <w15:commentEx w15:paraId="52BDC2C1" w15:done="1"/>
  <w15:commentEx w15:paraId="01BD0E59" w15:paraIdParent="52BDC2C1" w15:done="1"/>
  <w15:commentEx w15:paraId="409C0515" w15:done="1"/>
  <w15:commentEx w15:paraId="59D67C05" w15:paraIdParent="409C0515" w15:done="1"/>
  <w15:commentEx w15:paraId="2CAF6F89" w15:done="0"/>
  <w15:commentEx w15:paraId="15290DEC" w15:paraIdParent="2CAF6F89" w15:done="0"/>
  <w15:commentEx w15:paraId="117727D9" w15:paraIdParent="2CAF6F89" w15:done="0"/>
  <w15:commentEx w15:paraId="697C4E38" w15:paraIdParent="2CAF6F89" w15:done="0"/>
  <w15:commentEx w15:paraId="6E5C1C4A" w15:done="1"/>
  <w15:commentEx w15:paraId="52F4C3AB" w15:paraIdParent="6E5C1C4A" w15:done="1"/>
  <w15:commentEx w15:paraId="35DB384D" w15:done="1"/>
  <w15:commentEx w15:paraId="5A216DF9" w15:paraIdParent="35DB384D" w15:done="1"/>
  <w15:commentEx w15:paraId="37EAAFD5" w15:done="0"/>
  <w15:commentEx w15:paraId="6DE08B89" w15:paraIdParent="37EAAFD5" w15:done="0"/>
  <w15:commentEx w15:paraId="287804B4" w15:paraIdParent="37EAAFD5" w15:done="0"/>
  <w15:commentEx w15:paraId="1306B99E" w15:paraIdParent="37EAAFD5" w15:done="0"/>
  <w15:commentEx w15:paraId="6118A813" w15:done="1"/>
  <w15:commentEx w15:paraId="20F032DC" w15:paraIdParent="6118A813" w15:done="1"/>
  <w15:commentEx w15:paraId="588A6C8F" w15:done="1"/>
  <w15:commentEx w15:paraId="7174ECD8" w15:paraIdParent="588A6C8F" w15:done="1"/>
  <w15:commentEx w15:paraId="37BABCA5" w15:done="1"/>
  <w15:commentEx w15:paraId="69EC2D16" w15:paraIdParent="37BABCA5" w15:done="1"/>
  <w15:commentEx w15:paraId="6D0968C0" w15:done="1"/>
  <w15:commentEx w15:paraId="13FE4302" w15:paraIdParent="6D0968C0" w15:done="1"/>
  <w15:commentEx w15:paraId="38CC7935" w15:done="1"/>
  <w15:commentEx w15:paraId="61997579" w15:paraIdParent="38CC7935" w15:done="1"/>
  <w15:commentEx w15:paraId="50344F06" w15:done="1"/>
  <w15:commentEx w15:paraId="34CB1A62" w15:paraIdParent="50344F06" w15:done="1"/>
  <w15:commentEx w15:paraId="759CC15D" w15:done="1"/>
  <w15:commentEx w15:paraId="4B391038" w15:paraIdParent="759CC15D" w15:done="1"/>
  <w15:commentEx w15:paraId="209F24FE" w15:done="0"/>
  <w15:commentEx w15:paraId="246664C4" w15:paraIdParent="209F24FE" w15:done="0"/>
  <w15:commentEx w15:paraId="3A9C2752" w15:paraIdParent="209F24FE" w15:done="0"/>
  <w15:commentEx w15:paraId="08D80118" w15:paraIdParent="209F24FE" w15:done="0"/>
  <w15:commentEx w15:paraId="40973D01" w15:done="1"/>
  <w15:commentEx w15:paraId="1BF4FD36" w15:paraIdParent="40973D01" w15:done="1"/>
  <w15:commentEx w15:paraId="76A49E80" w15:done="1"/>
  <w15:commentEx w15:paraId="271C05BF" w15:paraIdParent="76A49E80" w15:done="1"/>
  <w15:commentEx w15:paraId="730080C3" w15:done="0"/>
  <w15:commentEx w15:paraId="27C899D3" w15:paraIdParent="730080C3" w15:done="0"/>
  <w15:commentEx w15:paraId="65FC8ED5" w15:paraIdParent="730080C3" w15:done="0"/>
  <w15:commentEx w15:paraId="419CFF82" w15:paraIdParent="730080C3" w15:done="0"/>
  <w15:commentEx w15:paraId="534E6A86" w15:done="1"/>
  <w15:commentEx w15:paraId="2E29A214" w15:paraIdParent="534E6A86" w15:done="1"/>
  <w15:commentEx w15:paraId="2BE6205B" w15:done="1"/>
  <w15:commentEx w15:paraId="2135DBF1" w15:paraIdParent="2BE6205B" w15:done="1"/>
  <w15:commentEx w15:paraId="7062442B" w15:done="1"/>
  <w15:commentEx w15:paraId="0FC163B5" w15:paraIdParent="7062442B" w15:done="1"/>
  <w15:commentEx w15:paraId="593475AD" w15:done="1"/>
  <w15:commentEx w15:paraId="418B8DA5" w15:paraIdParent="593475AD" w15:done="1"/>
  <w15:commentEx w15:paraId="14AA8DCF" w15:done="0"/>
  <w15:commentEx w15:paraId="39828887" w15:done="1"/>
  <w15:commentEx w15:paraId="106ADF11" w15:paraIdParent="39828887" w15:done="1"/>
  <w15:commentEx w15:paraId="1E33CF12" w15:done="1"/>
  <w15:commentEx w15:paraId="79B4B643" w15:paraIdParent="1E33CF12" w15:done="1"/>
  <w15:commentEx w15:paraId="3D421005" w15:done="1"/>
  <w15:commentEx w15:paraId="709CF33D" w15:paraIdParent="3D421005" w15:done="1"/>
  <w15:commentEx w15:paraId="5EA4AB40" w15:done="1"/>
  <w15:commentEx w15:paraId="6BD7915F" w15:paraIdParent="5EA4AB40"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E41AD" w14:textId="77777777" w:rsidR="00BC5DEE" w:rsidRDefault="00BC5DEE" w:rsidP="004B7E44">
      <w:r>
        <w:separator/>
      </w:r>
    </w:p>
  </w:endnote>
  <w:endnote w:type="continuationSeparator" w:id="0">
    <w:p w14:paraId="3DC90D99" w14:textId="77777777" w:rsidR="00BC5DEE" w:rsidRDefault="00BC5DE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uturaA Bk BT">
    <w:altName w:val="Century Gothic"/>
    <w:charset w:val="00"/>
    <w:family w:val="swiss"/>
    <w:pitch w:val="variable"/>
    <w:sig w:usb0="00000001"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BC5DEE" w14:paraId="7C5E658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C71FF5D" w14:textId="4D03E2A2" w:rsidR="00BC5DEE" w:rsidRDefault="00BC5DEE"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7168AAF5" w14:textId="6ED3EA01" w:rsidR="00BC5DEE" w:rsidRDefault="00BC5DEE" w:rsidP="004B7E44">
        <w:pPr>
          <w:pStyle w:val="Footer"/>
        </w:pPr>
        <w:r>
          <w:fldChar w:fldCharType="begin"/>
        </w:r>
        <w:r>
          <w:instrText xml:space="preserve"> PAGE   \* MERGEFORMAT </w:instrText>
        </w:r>
        <w:r>
          <w:fldChar w:fldCharType="separate"/>
        </w:r>
        <w:r w:rsidR="006255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37457" w14:textId="77777777" w:rsidR="00BC5DEE" w:rsidRDefault="00BC5DEE" w:rsidP="004B7E44">
      <w:r>
        <w:separator/>
      </w:r>
    </w:p>
  </w:footnote>
  <w:footnote w:type="continuationSeparator" w:id="0">
    <w:p w14:paraId="65040D63" w14:textId="77777777" w:rsidR="00BC5DEE" w:rsidRDefault="00BC5DE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C5DEE" w14:paraId="28FD80CB" w14:textId="77777777" w:rsidTr="004B7E44">
      <w:trPr>
        <w:trHeight w:val="1318"/>
      </w:trPr>
      <w:tc>
        <w:tcPr>
          <w:tcW w:w="12210" w:type="dxa"/>
          <w:tcBorders>
            <w:top w:val="nil"/>
            <w:left w:val="nil"/>
            <w:bottom w:val="nil"/>
            <w:right w:val="nil"/>
          </w:tcBorders>
        </w:tcPr>
        <w:p w14:paraId="12F70167" w14:textId="77777777" w:rsidR="00BC5DEE" w:rsidRDefault="00BC5DEE" w:rsidP="004B7E44">
          <w:pPr>
            <w:pStyle w:val="Header"/>
          </w:pPr>
          <w:r>
            <w:rPr>
              <w:noProof/>
            </w:rPr>
            <mc:AlternateContent>
              <mc:Choice Requires="wps">
                <w:drawing>
                  <wp:inline distT="0" distB="0" distL="0" distR="0" wp14:anchorId="72AB40F6" wp14:editId="2EE80059">
                    <wp:extent cx="1045923" cy="394570"/>
                    <wp:effectExtent l="0" t="0" r="1905" b="5715"/>
                    <wp:docPr id="11" name="Rectangle 11"/>
                    <wp:cNvGraphicFramePr/>
                    <a:graphic xmlns:a="http://schemas.openxmlformats.org/drawingml/2006/main">
                      <a:graphicData uri="http://schemas.microsoft.com/office/word/2010/wordprocessingShape">
                        <wps:wsp>
                          <wps:cNvSpPr/>
                          <wps:spPr>
                            <a:xfrm>
                              <a:off x="0" y="0"/>
                              <a:ext cx="1045923" cy="3945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4FF61B" w14:textId="654A63DC" w:rsidR="00BC5DEE" w:rsidRPr="007D7508" w:rsidRDefault="00BC5DEE" w:rsidP="004B7E44">
                                <w:pPr>
                                  <w:jc w:val="center"/>
                                  <w:rPr>
                                    <w:b/>
                                    <w:color w:val="FFFFFF" w:themeColor="background1"/>
                                  </w:rPr>
                                </w:pPr>
                                <w:r w:rsidRPr="007D7508">
                                  <w:rPr>
                                    <w:b/>
                                    <w:color w:val="FFFFFF" w:themeColor="background1"/>
                                  </w:rPr>
                                  <w:fldChar w:fldCharType="begin"/>
                                </w:r>
                                <w:r w:rsidRPr="007D7508">
                                  <w:rPr>
                                    <w:b/>
                                    <w:color w:val="FFFFFF" w:themeColor="background1"/>
                                  </w:rPr>
                                  <w:instrText xml:space="preserve"> PAGE  \* Arabic  \* MERGEFORMAT </w:instrText>
                                </w:r>
                                <w:r w:rsidRPr="007D7508">
                                  <w:rPr>
                                    <w:b/>
                                    <w:color w:val="FFFFFF" w:themeColor="background1"/>
                                  </w:rPr>
                                  <w:fldChar w:fldCharType="separate"/>
                                </w:r>
                                <w:r w:rsidR="0062550A">
                                  <w:rPr>
                                    <w:b/>
                                    <w:noProof/>
                                    <w:color w:val="FFFFFF" w:themeColor="background1"/>
                                  </w:rPr>
                                  <w:t>21</w:t>
                                </w:r>
                                <w:r w:rsidRPr="007D7508">
                                  <w:rPr>
                                    <w:b/>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AB40F6" id="Rectangle 11" o:spid="_x0000_s1032" style="width:82.35pt;height:3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" fillcolor="#a4063e [3204]" stroked="f" strokeweight="2pt">
                    <v:textbox>
                      <w:txbxContent>
                        <w:p w14:paraId="414FF61B" w14:textId="654A63DC" w:rsidR="00BC5DEE" w:rsidRPr="007D7508" w:rsidRDefault="00BC5DEE" w:rsidP="004B7E44">
                          <w:pPr>
                            <w:jc w:val="center"/>
                            <w:rPr>
                              <w:b/>
                              <w:color w:val="FFFFFF" w:themeColor="background1"/>
                            </w:rPr>
                          </w:pPr>
                          <w:r w:rsidRPr="007D7508">
                            <w:rPr>
                              <w:b/>
                              <w:color w:val="FFFFFF" w:themeColor="background1"/>
                            </w:rPr>
                            <w:fldChar w:fldCharType="begin"/>
                          </w:r>
                          <w:r w:rsidRPr="007D7508">
                            <w:rPr>
                              <w:b/>
                              <w:color w:val="FFFFFF" w:themeColor="background1"/>
                            </w:rPr>
                            <w:instrText xml:space="preserve"> PAGE  \* Arabic  \* MERGEFORMAT </w:instrText>
                          </w:r>
                          <w:r w:rsidRPr="007D7508">
                            <w:rPr>
                              <w:b/>
                              <w:color w:val="FFFFFF" w:themeColor="background1"/>
                            </w:rPr>
                            <w:fldChar w:fldCharType="separate"/>
                          </w:r>
                          <w:r w:rsidR="0062550A">
                            <w:rPr>
                              <w:b/>
                              <w:noProof/>
                              <w:color w:val="FFFFFF" w:themeColor="background1"/>
                            </w:rPr>
                            <w:t>21</w:t>
                          </w:r>
                          <w:r w:rsidRPr="007D7508">
                            <w:rPr>
                              <w:b/>
                              <w:color w:val="FFFFFF" w:themeColor="background1"/>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7288"/>
      </v:shape>
    </w:pict>
  </w:numPicBullet>
  <w:abstractNum w:abstractNumId="0" w15:restartNumberingAfterBreak="0">
    <w:nsid w:val="0021289B"/>
    <w:multiLevelType w:val="hybridMultilevel"/>
    <w:tmpl w:val="17B6EDF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 w15:restartNumberingAfterBreak="0">
    <w:nsid w:val="00241513"/>
    <w:multiLevelType w:val="hybridMultilevel"/>
    <w:tmpl w:val="FA4E2CAE"/>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554688"/>
    <w:multiLevelType w:val="hybridMultilevel"/>
    <w:tmpl w:val="214A63E2"/>
    <w:lvl w:ilvl="0" w:tplc="C302D6B4">
      <w:start w:val="2"/>
      <w:numFmt w:val="bullet"/>
      <w:lvlText w:val="-"/>
      <w:lvlJc w:val="left"/>
      <w:pPr>
        <w:ind w:left="360" w:hanging="360"/>
      </w:pPr>
      <w:rPr>
        <w:rFonts w:ascii="Calibri" w:eastAsiaTheme="minorHAnsi" w:hAnsi="Calibri" w:cs="Calibri" w:hint="default"/>
        <w:b w:val="0"/>
        <w:bCs/>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8AF555A"/>
    <w:multiLevelType w:val="hybridMultilevel"/>
    <w:tmpl w:val="52260CAA"/>
    <w:lvl w:ilvl="0" w:tplc="048228C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B75C83"/>
    <w:multiLevelType w:val="hybridMultilevel"/>
    <w:tmpl w:val="5AA87184"/>
    <w:lvl w:ilvl="0" w:tplc="2A1E4D3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A443D"/>
    <w:multiLevelType w:val="hybridMultilevel"/>
    <w:tmpl w:val="DE3C3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E53EC"/>
    <w:multiLevelType w:val="hybridMultilevel"/>
    <w:tmpl w:val="BE507492"/>
    <w:lvl w:ilvl="0" w:tplc="2A1E4D3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D7B23"/>
    <w:multiLevelType w:val="hybridMultilevel"/>
    <w:tmpl w:val="C6C85C74"/>
    <w:lvl w:ilvl="0" w:tplc="29E6E452">
      <w:start w:val="1"/>
      <w:numFmt w:val="decimal"/>
      <w:lvlText w:val="%1."/>
      <w:lvlJc w:val="left"/>
      <w:pPr>
        <w:ind w:left="720" w:hanging="360"/>
      </w:pPr>
      <w:rPr>
        <w:rFonts w:cstheme="maj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56A3BCD"/>
    <w:multiLevelType w:val="hybridMultilevel"/>
    <w:tmpl w:val="1C2647B6"/>
    <w:lvl w:ilvl="0" w:tplc="6C321CD8">
      <w:start w:val="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D37165"/>
    <w:multiLevelType w:val="hybridMultilevel"/>
    <w:tmpl w:val="14C061D8"/>
    <w:lvl w:ilvl="0" w:tplc="13E81992">
      <w:start w:val="6"/>
      <w:numFmt w:val="bullet"/>
      <w:lvlText w:val=""/>
      <w:lvlJc w:val="left"/>
      <w:pPr>
        <w:ind w:left="540" w:hanging="360"/>
      </w:pPr>
      <w:rPr>
        <w:rFonts w:ascii="Symbol" w:eastAsia="Times" w:hAnsi="Symbol" w:cstheme="minorHAns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18A944DB"/>
    <w:multiLevelType w:val="hybridMultilevel"/>
    <w:tmpl w:val="2A2E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C1C40"/>
    <w:multiLevelType w:val="hybridMultilevel"/>
    <w:tmpl w:val="D60C41DE"/>
    <w:lvl w:ilvl="0" w:tplc="A2F61E76">
      <w:numFmt w:val="bullet"/>
      <w:lvlText w:val="-"/>
      <w:lvlJc w:val="left"/>
      <w:pPr>
        <w:ind w:left="1440" w:hanging="360"/>
      </w:pPr>
      <w:rPr>
        <w:rFonts w:ascii="Calibri" w:eastAsiaTheme="minorEastAsia" w:hAnsi="Calibri" w:cs="Calibri" w:hint="default"/>
        <w:color w:val="4D5154"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002994"/>
    <w:multiLevelType w:val="hybridMultilevel"/>
    <w:tmpl w:val="CF463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2F385D"/>
    <w:multiLevelType w:val="hybridMultilevel"/>
    <w:tmpl w:val="2B0A63CE"/>
    <w:lvl w:ilvl="0" w:tplc="048228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E1FEA"/>
    <w:multiLevelType w:val="hybridMultilevel"/>
    <w:tmpl w:val="19067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8F75348"/>
    <w:multiLevelType w:val="hybridMultilevel"/>
    <w:tmpl w:val="67A6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CF3EBA"/>
    <w:multiLevelType w:val="hybridMultilevel"/>
    <w:tmpl w:val="E4B821FA"/>
    <w:lvl w:ilvl="0" w:tplc="F2646D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C16F0C"/>
    <w:multiLevelType w:val="hybridMultilevel"/>
    <w:tmpl w:val="118C841E"/>
    <w:lvl w:ilvl="0" w:tplc="6C321CD8">
      <w:start w:val="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456F6"/>
    <w:multiLevelType w:val="hybridMultilevel"/>
    <w:tmpl w:val="1D720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F94F44"/>
    <w:multiLevelType w:val="hybridMultilevel"/>
    <w:tmpl w:val="DB945600"/>
    <w:lvl w:ilvl="0" w:tplc="423E9CE4">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E869E7"/>
    <w:multiLevelType w:val="hybridMultilevel"/>
    <w:tmpl w:val="69B601FE"/>
    <w:lvl w:ilvl="0" w:tplc="3F585C36">
      <w:numFmt w:val="bullet"/>
      <w:lvlText w:val="-"/>
      <w:lvlJc w:val="left"/>
      <w:pPr>
        <w:ind w:left="450" w:hanging="360"/>
      </w:pPr>
      <w:rPr>
        <w:rFonts w:ascii="Calibri" w:eastAsiaTheme="minorEastAsia" w:hAnsi="Calibri" w:cs="Calibri" w:hint="default"/>
        <w:b w:val="0"/>
        <w:bCs/>
        <w:color w:val="4D5154" w:themeColor="text1" w:themeTint="BF"/>
      </w:rPr>
    </w:lvl>
    <w:lvl w:ilvl="1" w:tplc="ACEA18F8">
      <w:start w:val="1"/>
      <w:numFmt w:val="bullet"/>
      <w:lvlText w:val="o"/>
      <w:lvlJc w:val="left"/>
      <w:pPr>
        <w:ind w:left="1170" w:hanging="360"/>
      </w:pPr>
      <w:rPr>
        <w:rFonts w:ascii="Courier New" w:hAnsi="Courier New" w:cs="Courier New" w:hint="default"/>
        <w:color w:val="4D5154" w:themeColor="text1" w:themeTint="BF"/>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21" w15:restartNumberingAfterBreak="0">
    <w:nsid w:val="3ED53789"/>
    <w:multiLevelType w:val="hybridMultilevel"/>
    <w:tmpl w:val="7352A026"/>
    <w:lvl w:ilvl="0" w:tplc="81F2A36C">
      <w:start w:val="1"/>
      <w:numFmt w:val="bullet"/>
      <w:lvlText w:val=""/>
      <w:lvlJc w:val="left"/>
      <w:pPr>
        <w:ind w:left="720" w:hanging="360"/>
      </w:pPr>
      <w:rPr>
        <w:rFonts w:ascii="Symbol" w:hAnsi="Symbol" w:hint="default"/>
        <w:color w:val="4D5154"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265192"/>
    <w:multiLevelType w:val="hybridMultilevel"/>
    <w:tmpl w:val="C8E80C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BF0B6D"/>
    <w:multiLevelType w:val="hybridMultilevel"/>
    <w:tmpl w:val="C9B00848"/>
    <w:lvl w:ilvl="0" w:tplc="1E761B98">
      <w:start w:val="1"/>
      <w:numFmt w:val="bullet"/>
      <w:lvlText w:val=""/>
      <w:lvlJc w:val="left"/>
      <w:pPr>
        <w:ind w:left="1080" w:hanging="360"/>
      </w:pPr>
      <w:rPr>
        <w:rFonts w:ascii="Symbol" w:hAnsi="Symbol" w:hint="default"/>
        <w:color w:val="4D5154" w:themeColor="text1" w:themeTint="BF"/>
        <w:sz w:val="22"/>
        <w:szCs w:val="20"/>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49DD63E4"/>
    <w:multiLevelType w:val="hybridMultilevel"/>
    <w:tmpl w:val="C3287E24"/>
    <w:lvl w:ilvl="0" w:tplc="87761EA0">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033DAC"/>
    <w:multiLevelType w:val="hybridMultilevel"/>
    <w:tmpl w:val="6A5A9BEC"/>
    <w:lvl w:ilvl="0" w:tplc="048228C4">
      <w:start w:val="1"/>
      <w:numFmt w:val="bullet"/>
      <w:lvlText w:val="-"/>
      <w:lvlJc w:val="left"/>
      <w:pPr>
        <w:ind w:left="360" w:hanging="360"/>
      </w:pPr>
      <w:rPr>
        <w:rFonts w:ascii="Times New Roman" w:eastAsiaTheme="minorHAnsi" w:hAnsi="Times New Roman" w:cs="Times New Roman" w:hint="default"/>
        <w:color w:val="161718" w:themeColor="text1"/>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E4A3D44"/>
    <w:multiLevelType w:val="hybridMultilevel"/>
    <w:tmpl w:val="175EAFD6"/>
    <w:lvl w:ilvl="0" w:tplc="048228C4">
      <w:start w:val="1"/>
      <w:numFmt w:val="bullet"/>
      <w:lvlText w:val="-"/>
      <w:lvlJc w:val="left"/>
      <w:pPr>
        <w:ind w:left="360" w:hanging="360"/>
      </w:pPr>
      <w:rPr>
        <w:rFonts w:ascii="Times New Roman" w:eastAsiaTheme="minorHAnsi" w:hAnsi="Times New Roman" w:cs="Times New Roman" w:hint="default"/>
        <w:color w:val="161718" w:themeColor="text1"/>
        <w:sz w:val="24"/>
      </w:rPr>
    </w:lvl>
    <w:lvl w:ilvl="1" w:tplc="04090005">
      <w:start w:val="1"/>
      <w:numFmt w:val="bullet"/>
      <w:lvlText w:val=""/>
      <w:lvlJc w:val="left"/>
      <w:pPr>
        <w:ind w:left="81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6E2D27"/>
    <w:multiLevelType w:val="multilevel"/>
    <w:tmpl w:val="DB48FF44"/>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1A32053"/>
    <w:multiLevelType w:val="hybridMultilevel"/>
    <w:tmpl w:val="E6BAF95A"/>
    <w:lvl w:ilvl="0" w:tplc="6C321CD8">
      <w:start w:val="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85DEF"/>
    <w:multiLevelType w:val="hybridMultilevel"/>
    <w:tmpl w:val="A536AC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7EA7AAB"/>
    <w:multiLevelType w:val="hybridMultilevel"/>
    <w:tmpl w:val="7960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0F1123"/>
    <w:multiLevelType w:val="hybridMultilevel"/>
    <w:tmpl w:val="BA5E61DA"/>
    <w:lvl w:ilvl="0" w:tplc="0409000F">
      <w:start w:val="1"/>
      <w:numFmt w:val="decimal"/>
      <w:lvlText w:val="%1."/>
      <w:lvlJc w:val="left"/>
      <w:pPr>
        <w:ind w:left="720" w:hanging="360"/>
      </w:pPr>
    </w:lvl>
    <w:lvl w:ilvl="1" w:tplc="A2F61E76">
      <w:numFmt w:val="bullet"/>
      <w:lvlText w:val="-"/>
      <w:lvlPicBulletId w:val="0"/>
      <w:lvlJc w:val="left"/>
      <w:pPr>
        <w:ind w:left="1350" w:hanging="360"/>
      </w:pPr>
      <w:rPr>
        <w:rFonts w:ascii="Calibri" w:eastAsiaTheme="minorEastAsia" w:hAnsi="Calibri" w:cs="Calibri" w:hint="default"/>
        <w:color w:val="4D5154" w:themeColor="text1" w:themeTint="BF"/>
      </w:rPr>
    </w:lvl>
    <w:lvl w:ilvl="2" w:tplc="04090007">
      <w:start w:val="1"/>
      <w:numFmt w:val="bullet"/>
      <w:lvlText w:val=""/>
      <w:lvlPicBulletId w:val="0"/>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796504"/>
    <w:multiLevelType w:val="hybridMultilevel"/>
    <w:tmpl w:val="2BEEB4AE"/>
    <w:lvl w:ilvl="0" w:tplc="A2F61E76">
      <w:numFmt w:val="bullet"/>
      <w:lvlText w:val="-"/>
      <w:lvlJc w:val="left"/>
      <w:pPr>
        <w:ind w:left="360" w:hanging="360"/>
      </w:pPr>
      <w:rPr>
        <w:rFonts w:ascii="Calibri" w:eastAsiaTheme="minorEastAsia" w:hAnsi="Calibri" w:cs="Calibri" w:hint="default"/>
        <w:color w:val="4D5154" w:themeColor="text1" w:themeTint="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F1B67DE"/>
    <w:multiLevelType w:val="hybridMultilevel"/>
    <w:tmpl w:val="FC503846"/>
    <w:lvl w:ilvl="0" w:tplc="4CA613C0">
      <w:start w:val="1"/>
      <w:numFmt w:val="bullet"/>
      <w:lvlText w:val="-"/>
      <w:lvlJc w:val="left"/>
      <w:pPr>
        <w:ind w:left="360" w:hanging="360"/>
      </w:pPr>
      <w:rPr>
        <w:rFonts w:ascii="Times New Roman" w:eastAsiaTheme="minorHAnsi" w:hAnsi="Times New Roman" w:cs="Times New Roman" w:hint="default"/>
        <w:color w:val="4D5154" w:themeColor="text1" w:themeTint="BF"/>
      </w:rPr>
    </w:lvl>
    <w:lvl w:ilvl="1" w:tplc="42202926">
      <w:start w:val="1"/>
      <w:numFmt w:val="bullet"/>
      <w:lvlText w:val="o"/>
      <w:lvlJc w:val="left"/>
      <w:pPr>
        <w:ind w:left="1080" w:hanging="360"/>
      </w:pPr>
      <w:rPr>
        <w:rFonts w:ascii="Courier New" w:hAnsi="Courier New" w:cs="Courier New" w:hint="default"/>
        <w:strike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0747DB"/>
    <w:multiLevelType w:val="hybridMultilevel"/>
    <w:tmpl w:val="A420D7A2"/>
    <w:lvl w:ilvl="0" w:tplc="423E9CE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890F2B"/>
    <w:multiLevelType w:val="hybridMultilevel"/>
    <w:tmpl w:val="C07AC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C15074"/>
    <w:multiLevelType w:val="hybridMultilevel"/>
    <w:tmpl w:val="1C2647B6"/>
    <w:lvl w:ilvl="0" w:tplc="6C321CD8">
      <w:start w:val="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F443AF"/>
    <w:multiLevelType w:val="hybridMultilevel"/>
    <w:tmpl w:val="7A28F336"/>
    <w:lvl w:ilvl="0" w:tplc="E6F85808">
      <w:start w:val="2"/>
      <w:numFmt w:val="bullet"/>
      <w:lvlText w:val="-"/>
      <w:lvlJc w:val="left"/>
      <w:pPr>
        <w:ind w:left="450" w:hanging="360"/>
      </w:pPr>
      <w:rPr>
        <w:rFonts w:ascii="Calibri" w:eastAsiaTheme="minorHAnsi" w:hAnsi="Calibri" w:cs="Calibri" w:hint="default"/>
        <w:b w:val="0"/>
        <w:b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6C320895"/>
    <w:multiLevelType w:val="hybridMultilevel"/>
    <w:tmpl w:val="DF160D90"/>
    <w:lvl w:ilvl="0" w:tplc="DD6ADA34">
      <w:start w:val="1"/>
      <w:numFmt w:val="bullet"/>
      <w:lvlText w:val=""/>
      <w:lvlJc w:val="left"/>
      <w:pPr>
        <w:ind w:left="990" w:hanging="360"/>
      </w:pPr>
      <w:rPr>
        <w:rFonts w:ascii="Symbol" w:hAnsi="Symbol" w:hint="default"/>
        <w:sz w:val="20"/>
        <w:szCs w:val="2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6C9A2D1E"/>
    <w:multiLevelType w:val="hybridMultilevel"/>
    <w:tmpl w:val="5C86D64C"/>
    <w:lvl w:ilvl="0" w:tplc="C302D6B4">
      <w:start w:val="2"/>
      <w:numFmt w:val="bullet"/>
      <w:lvlText w:val="-"/>
      <w:lvlJc w:val="left"/>
      <w:pPr>
        <w:ind w:left="360" w:hanging="360"/>
      </w:pPr>
      <w:rPr>
        <w:rFonts w:ascii="Calibri" w:eastAsiaTheme="minorHAnsi" w:hAnsi="Calibri" w:cs="Calibri" w:hint="default"/>
        <w:b w:val="0"/>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1D415B6"/>
    <w:multiLevelType w:val="hybridMultilevel"/>
    <w:tmpl w:val="1A4C29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5C61F9"/>
    <w:multiLevelType w:val="hybridMultilevel"/>
    <w:tmpl w:val="6E9AAA40"/>
    <w:lvl w:ilvl="0" w:tplc="13E81992">
      <w:start w:val="6"/>
      <w:numFmt w:val="bullet"/>
      <w:lvlText w:val=""/>
      <w:lvlJc w:val="left"/>
      <w:pPr>
        <w:ind w:left="720" w:hanging="360"/>
      </w:pPr>
      <w:rPr>
        <w:rFonts w:ascii="Symbol" w:eastAsia="Times"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17F5F"/>
    <w:multiLevelType w:val="hybridMultilevel"/>
    <w:tmpl w:val="6D64369C"/>
    <w:lvl w:ilvl="0" w:tplc="048228C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AE8738F"/>
    <w:multiLevelType w:val="hybridMultilevel"/>
    <w:tmpl w:val="0FD80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C1216CC"/>
    <w:multiLevelType w:val="hybridMultilevel"/>
    <w:tmpl w:val="8868A644"/>
    <w:lvl w:ilvl="0" w:tplc="A2F61E76">
      <w:numFmt w:val="bullet"/>
      <w:lvlText w:val="-"/>
      <w:lvlJc w:val="left"/>
      <w:pPr>
        <w:ind w:left="720" w:hanging="360"/>
      </w:pPr>
      <w:rPr>
        <w:rFonts w:ascii="Calibri" w:eastAsiaTheme="minorEastAsia" w:hAnsi="Calibri" w:cs="Calibri" w:hint="default"/>
        <w:color w:val="4D5154"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64B9B"/>
    <w:multiLevelType w:val="hybridMultilevel"/>
    <w:tmpl w:val="B286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C50BE8"/>
    <w:multiLevelType w:val="hybridMultilevel"/>
    <w:tmpl w:val="53FA018A"/>
    <w:lvl w:ilvl="0" w:tplc="423E9CE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40"/>
  </w:num>
  <w:num w:numId="3">
    <w:abstractNumId w:val="4"/>
  </w:num>
  <w:num w:numId="4">
    <w:abstractNumId w:val="16"/>
  </w:num>
  <w:num w:numId="5">
    <w:abstractNumId w:val="24"/>
  </w:num>
  <w:num w:numId="6">
    <w:abstractNumId w:val="34"/>
  </w:num>
  <w:num w:numId="7">
    <w:abstractNumId w:val="23"/>
  </w:num>
  <w:num w:numId="8">
    <w:abstractNumId w:val="45"/>
  </w:num>
  <w:num w:numId="9">
    <w:abstractNumId w:val="46"/>
  </w:num>
  <w:num w:numId="10">
    <w:abstractNumId w:val="9"/>
  </w:num>
  <w:num w:numId="11">
    <w:abstractNumId w:val="3"/>
  </w:num>
  <w:num w:numId="12">
    <w:abstractNumId w:val="42"/>
  </w:num>
  <w:num w:numId="13">
    <w:abstractNumId w:val="27"/>
  </w:num>
  <w:num w:numId="14">
    <w:abstractNumId w:val="30"/>
  </w:num>
  <w:num w:numId="15">
    <w:abstractNumId w:val="10"/>
  </w:num>
  <w:num w:numId="16">
    <w:abstractNumId w:val="15"/>
  </w:num>
  <w:num w:numId="17">
    <w:abstractNumId w:val="38"/>
  </w:num>
  <w:num w:numId="18">
    <w:abstractNumId w:val="3"/>
  </w:num>
  <w:num w:numId="19">
    <w:abstractNumId w:val="6"/>
  </w:num>
  <w:num w:numId="20">
    <w:abstractNumId w:val="29"/>
  </w:num>
  <w:num w:numId="21">
    <w:abstractNumId w:val="0"/>
  </w:num>
  <w:num w:numId="22">
    <w:abstractNumId w:val="5"/>
  </w:num>
  <w:num w:numId="23">
    <w:abstractNumId w:val="22"/>
  </w:num>
  <w:num w:numId="24">
    <w:abstractNumId w:val="43"/>
  </w:num>
  <w:num w:numId="25">
    <w:abstractNumId w:val="35"/>
  </w:num>
  <w:num w:numId="26">
    <w:abstractNumId w:val="14"/>
  </w:num>
  <w:num w:numId="27">
    <w:abstractNumId w:val="11"/>
  </w:num>
  <w:num w:numId="28">
    <w:abstractNumId w:val="44"/>
  </w:num>
  <w:num w:numId="29">
    <w:abstractNumId w:val="41"/>
  </w:num>
  <w:num w:numId="30">
    <w:abstractNumId w:val="28"/>
  </w:num>
  <w:num w:numId="31">
    <w:abstractNumId w:val="1"/>
  </w:num>
  <w:num w:numId="32">
    <w:abstractNumId w:val="25"/>
  </w:num>
  <w:num w:numId="33">
    <w:abstractNumId w:val="13"/>
  </w:num>
  <w:num w:numId="34">
    <w:abstractNumId w:val="33"/>
  </w:num>
  <w:num w:numId="35">
    <w:abstractNumId w:val="36"/>
  </w:num>
  <w:num w:numId="36">
    <w:abstractNumId w:val="26"/>
  </w:num>
  <w:num w:numId="37">
    <w:abstractNumId w:val="37"/>
  </w:num>
  <w:num w:numId="38">
    <w:abstractNumId w:val="39"/>
  </w:num>
  <w:num w:numId="39">
    <w:abstractNumId w:val="2"/>
  </w:num>
  <w:num w:numId="40">
    <w:abstractNumId w:val="21"/>
  </w:num>
  <w:num w:numId="41">
    <w:abstractNumId w:val="8"/>
  </w:num>
  <w:num w:numId="42">
    <w:abstractNumId w:val="17"/>
  </w:num>
  <w:num w:numId="43">
    <w:abstractNumId w:val="25"/>
  </w:num>
  <w:num w:numId="44">
    <w:abstractNumId w:val="31"/>
  </w:num>
  <w:num w:numId="45">
    <w:abstractNumId w:val="32"/>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 w:numId="50">
    <w:abstractNumId w:val="12"/>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yah Arwa">
    <w15:presenceInfo w15:providerId="AD" w15:userId="S-1-5-21-1001720765-1094998955-398547282-49763"/>
  </w15:person>
  <w15:person w15:author="Ghoufran Ghazaly">
    <w15:presenceInfo w15:providerId="AD" w15:userId="S-1-5-21-1612707430-1737746973-730298438-1117"/>
  </w15:person>
  <w15:person w15:author="Iman Ghali">
    <w15:presenceInfo w15:providerId="None" w15:userId="Iman Gh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0AB"/>
    <w:rsid w:val="000040A0"/>
    <w:rsid w:val="000123FE"/>
    <w:rsid w:val="0001302C"/>
    <w:rsid w:val="0001330A"/>
    <w:rsid w:val="00013B2F"/>
    <w:rsid w:val="00013D41"/>
    <w:rsid w:val="0002308C"/>
    <w:rsid w:val="0002314A"/>
    <w:rsid w:val="00023578"/>
    <w:rsid w:val="000238B8"/>
    <w:rsid w:val="0002439C"/>
    <w:rsid w:val="00025905"/>
    <w:rsid w:val="0002666F"/>
    <w:rsid w:val="00026FCA"/>
    <w:rsid w:val="00030C0A"/>
    <w:rsid w:val="00030ECB"/>
    <w:rsid w:val="00031A48"/>
    <w:rsid w:val="00031F7A"/>
    <w:rsid w:val="00032475"/>
    <w:rsid w:val="00032CF2"/>
    <w:rsid w:val="00033F78"/>
    <w:rsid w:val="00034789"/>
    <w:rsid w:val="00035105"/>
    <w:rsid w:val="000404A4"/>
    <w:rsid w:val="000408FE"/>
    <w:rsid w:val="00040BE8"/>
    <w:rsid w:val="00041E09"/>
    <w:rsid w:val="00043C90"/>
    <w:rsid w:val="00044C11"/>
    <w:rsid w:val="00045BED"/>
    <w:rsid w:val="00045F8B"/>
    <w:rsid w:val="00047AFF"/>
    <w:rsid w:val="00050A2C"/>
    <w:rsid w:val="000529F7"/>
    <w:rsid w:val="000530BC"/>
    <w:rsid w:val="00053757"/>
    <w:rsid w:val="00054DAB"/>
    <w:rsid w:val="00054F56"/>
    <w:rsid w:val="000610FA"/>
    <w:rsid w:val="00061EA0"/>
    <w:rsid w:val="00062B7D"/>
    <w:rsid w:val="000644D0"/>
    <w:rsid w:val="0006658E"/>
    <w:rsid w:val="000667E2"/>
    <w:rsid w:val="000676B8"/>
    <w:rsid w:val="00067C50"/>
    <w:rsid w:val="00072552"/>
    <w:rsid w:val="00072D69"/>
    <w:rsid w:val="0007354B"/>
    <w:rsid w:val="00074306"/>
    <w:rsid w:val="00075F7C"/>
    <w:rsid w:val="000761A2"/>
    <w:rsid w:val="000762D8"/>
    <w:rsid w:val="000771E6"/>
    <w:rsid w:val="000804A4"/>
    <w:rsid w:val="00083D49"/>
    <w:rsid w:val="0008469B"/>
    <w:rsid w:val="00085196"/>
    <w:rsid w:val="000854D0"/>
    <w:rsid w:val="00087148"/>
    <w:rsid w:val="000911E4"/>
    <w:rsid w:val="0009149D"/>
    <w:rsid w:val="00092571"/>
    <w:rsid w:val="0009300E"/>
    <w:rsid w:val="000941A4"/>
    <w:rsid w:val="00095CC4"/>
    <w:rsid w:val="00096CEF"/>
    <w:rsid w:val="00097A30"/>
    <w:rsid w:val="000A121A"/>
    <w:rsid w:val="000A1A16"/>
    <w:rsid w:val="000A4EE8"/>
    <w:rsid w:val="000A5D0A"/>
    <w:rsid w:val="000A6EA8"/>
    <w:rsid w:val="000A78F5"/>
    <w:rsid w:val="000A7EF4"/>
    <w:rsid w:val="000B1C71"/>
    <w:rsid w:val="000B297C"/>
    <w:rsid w:val="000B385D"/>
    <w:rsid w:val="000B5460"/>
    <w:rsid w:val="000C093A"/>
    <w:rsid w:val="000C0A0F"/>
    <w:rsid w:val="000C174A"/>
    <w:rsid w:val="000C3942"/>
    <w:rsid w:val="000C5CB5"/>
    <w:rsid w:val="000C5FB7"/>
    <w:rsid w:val="000D0B80"/>
    <w:rsid w:val="000D57F9"/>
    <w:rsid w:val="000D73A2"/>
    <w:rsid w:val="000E0625"/>
    <w:rsid w:val="000E1E18"/>
    <w:rsid w:val="000E24DA"/>
    <w:rsid w:val="000E3F2C"/>
    <w:rsid w:val="000E4DCB"/>
    <w:rsid w:val="000E51FB"/>
    <w:rsid w:val="000E5B6B"/>
    <w:rsid w:val="000F0B4E"/>
    <w:rsid w:val="000F2A1C"/>
    <w:rsid w:val="000F70E5"/>
    <w:rsid w:val="00103426"/>
    <w:rsid w:val="00104B3A"/>
    <w:rsid w:val="001066DE"/>
    <w:rsid w:val="001077B7"/>
    <w:rsid w:val="001103A8"/>
    <w:rsid w:val="00110E13"/>
    <w:rsid w:val="001153A2"/>
    <w:rsid w:val="001168F9"/>
    <w:rsid w:val="0012197E"/>
    <w:rsid w:val="0012312F"/>
    <w:rsid w:val="00123A1E"/>
    <w:rsid w:val="00123B34"/>
    <w:rsid w:val="001250E3"/>
    <w:rsid w:val="0012520B"/>
    <w:rsid w:val="00130507"/>
    <w:rsid w:val="00135CAA"/>
    <w:rsid w:val="001410FB"/>
    <w:rsid w:val="001441F7"/>
    <w:rsid w:val="00144365"/>
    <w:rsid w:val="00144CF4"/>
    <w:rsid w:val="00146CAC"/>
    <w:rsid w:val="00150A26"/>
    <w:rsid w:val="00155DB1"/>
    <w:rsid w:val="00155F65"/>
    <w:rsid w:val="00156988"/>
    <w:rsid w:val="00157649"/>
    <w:rsid w:val="00161629"/>
    <w:rsid w:val="00161CF1"/>
    <w:rsid w:val="001625E3"/>
    <w:rsid w:val="00164F79"/>
    <w:rsid w:val="001657BC"/>
    <w:rsid w:val="00167658"/>
    <w:rsid w:val="0017126D"/>
    <w:rsid w:val="00173BFC"/>
    <w:rsid w:val="00176590"/>
    <w:rsid w:val="00176C78"/>
    <w:rsid w:val="0018134C"/>
    <w:rsid w:val="00181BB5"/>
    <w:rsid w:val="00182CDC"/>
    <w:rsid w:val="0018540F"/>
    <w:rsid w:val="001857C0"/>
    <w:rsid w:val="00185C18"/>
    <w:rsid w:val="00185CAE"/>
    <w:rsid w:val="00187720"/>
    <w:rsid w:val="001877CF"/>
    <w:rsid w:val="001918F3"/>
    <w:rsid w:val="00191930"/>
    <w:rsid w:val="0019282D"/>
    <w:rsid w:val="00192C3C"/>
    <w:rsid w:val="00194CBA"/>
    <w:rsid w:val="001959F4"/>
    <w:rsid w:val="00196AE8"/>
    <w:rsid w:val="00196BD7"/>
    <w:rsid w:val="001A0331"/>
    <w:rsid w:val="001A2DA2"/>
    <w:rsid w:val="001A3C1A"/>
    <w:rsid w:val="001A47D2"/>
    <w:rsid w:val="001A5385"/>
    <w:rsid w:val="001A5589"/>
    <w:rsid w:val="001A71C9"/>
    <w:rsid w:val="001B329F"/>
    <w:rsid w:val="001B5B3C"/>
    <w:rsid w:val="001B766E"/>
    <w:rsid w:val="001C0AF7"/>
    <w:rsid w:val="001C13C6"/>
    <w:rsid w:val="001C5FEF"/>
    <w:rsid w:val="001C6437"/>
    <w:rsid w:val="001C69CF"/>
    <w:rsid w:val="001D01C5"/>
    <w:rsid w:val="001D059A"/>
    <w:rsid w:val="001D4D7C"/>
    <w:rsid w:val="001E0C4F"/>
    <w:rsid w:val="001E34BE"/>
    <w:rsid w:val="001E3AFD"/>
    <w:rsid w:val="001E6D4F"/>
    <w:rsid w:val="001F08EE"/>
    <w:rsid w:val="001F3236"/>
    <w:rsid w:val="001F5162"/>
    <w:rsid w:val="001F563A"/>
    <w:rsid w:val="001F6932"/>
    <w:rsid w:val="001F6D50"/>
    <w:rsid w:val="00201169"/>
    <w:rsid w:val="00203A1E"/>
    <w:rsid w:val="00203EA1"/>
    <w:rsid w:val="0020407A"/>
    <w:rsid w:val="00205248"/>
    <w:rsid w:val="0020580B"/>
    <w:rsid w:val="00206EFE"/>
    <w:rsid w:val="00207EEE"/>
    <w:rsid w:val="0021268C"/>
    <w:rsid w:val="00213682"/>
    <w:rsid w:val="0021430A"/>
    <w:rsid w:val="00214DE6"/>
    <w:rsid w:val="0021573F"/>
    <w:rsid w:val="00220F7F"/>
    <w:rsid w:val="002216C6"/>
    <w:rsid w:val="0022272B"/>
    <w:rsid w:val="002227CA"/>
    <w:rsid w:val="002228C2"/>
    <w:rsid w:val="00224240"/>
    <w:rsid w:val="002257F0"/>
    <w:rsid w:val="00225D8B"/>
    <w:rsid w:val="00226703"/>
    <w:rsid w:val="00226F74"/>
    <w:rsid w:val="00226F7B"/>
    <w:rsid w:val="0022754F"/>
    <w:rsid w:val="00227F0E"/>
    <w:rsid w:val="002310C9"/>
    <w:rsid w:val="0023185F"/>
    <w:rsid w:val="00232345"/>
    <w:rsid w:val="002326E1"/>
    <w:rsid w:val="00233047"/>
    <w:rsid w:val="0023310E"/>
    <w:rsid w:val="002359C1"/>
    <w:rsid w:val="00235CE0"/>
    <w:rsid w:val="0023615F"/>
    <w:rsid w:val="002368A9"/>
    <w:rsid w:val="00236D4F"/>
    <w:rsid w:val="00237531"/>
    <w:rsid w:val="00242EEB"/>
    <w:rsid w:val="0024347A"/>
    <w:rsid w:val="002434D3"/>
    <w:rsid w:val="002438EE"/>
    <w:rsid w:val="00244901"/>
    <w:rsid w:val="00245E1A"/>
    <w:rsid w:val="00246C71"/>
    <w:rsid w:val="00250A48"/>
    <w:rsid w:val="002516CE"/>
    <w:rsid w:val="0025318B"/>
    <w:rsid w:val="00254343"/>
    <w:rsid w:val="00254880"/>
    <w:rsid w:val="00260583"/>
    <w:rsid w:val="0026071A"/>
    <w:rsid w:val="002623F7"/>
    <w:rsid w:val="00262D50"/>
    <w:rsid w:val="002635E8"/>
    <w:rsid w:val="00265179"/>
    <w:rsid w:val="00272E78"/>
    <w:rsid w:val="00275A13"/>
    <w:rsid w:val="00275A63"/>
    <w:rsid w:val="00275D24"/>
    <w:rsid w:val="00280B5E"/>
    <w:rsid w:val="00281E2A"/>
    <w:rsid w:val="002822AA"/>
    <w:rsid w:val="00284612"/>
    <w:rsid w:val="002863E9"/>
    <w:rsid w:val="00287255"/>
    <w:rsid w:val="002873F7"/>
    <w:rsid w:val="002878B2"/>
    <w:rsid w:val="00287B6A"/>
    <w:rsid w:val="00287E30"/>
    <w:rsid w:val="00290807"/>
    <w:rsid w:val="002925FD"/>
    <w:rsid w:val="0029275B"/>
    <w:rsid w:val="00292F68"/>
    <w:rsid w:val="00293B83"/>
    <w:rsid w:val="0029416B"/>
    <w:rsid w:val="00294F8E"/>
    <w:rsid w:val="00295593"/>
    <w:rsid w:val="00295C57"/>
    <w:rsid w:val="002970F9"/>
    <w:rsid w:val="0029773D"/>
    <w:rsid w:val="002A006E"/>
    <w:rsid w:val="002A081C"/>
    <w:rsid w:val="002A18F8"/>
    <w:rsid w:val="002A2B3F"/>
    <w:rsid w:val="002A369B"/>
    <w:rsid w:val="002A4B21"/>
    <w:rsid w:val="002A6433"/>
    <w:rsid w:val="002B1714"/>
    <w:rsid w:val="002B3608"/>
    <w:rsid w:val="002B4919"/>
    <w:rsid w:val="002B4991"/>
    <w:rsid w:val="002B5738"/>
    <w:rsid w:val="002B5849"/>
    <w:rsid w:val="002B596F"/>
    <w:rsid w:val="002C20F7"/>
    <w:rsid w:val="002C406A"/>
    <w:rsid w:val="002C4C10"/>
    <w:rsid w:val="002C55A4"/>
    <w:rsid w:val="002C6F72"/>
    <w:rsid w:val="002C7ADD"/>
    <w:rsid w:val="002D1A59"/>
    <w:rsid w:val="002D2928"/>
    <w:rsid w:val="002D6A03"/>
    <w:rsid w:val="002D7B28"/>
    <w:rsid w:val="002E094B"/>
    <w:rsid w:val="002E13A7"/>
    <w:rsid w:val="002E1C1E"/>
    <w:rsid w:val="002E34A2"/>
    <w:rsid w:val="002E4105"/>
    <w:rsid w:val="002E4BBA"/>
    <w:rsid w:val="002E64DD"/>
    <w:rsid w:val="002E7766"/>
    <w:rsid w:val="002F1B6F"/>
    <w:rsid w:val="002F23BD"/>
    <w:rsid w:val="002F3867"/>
    <w:rsid w:val="002F40EA"/>
    <w:rsid w:val="002F49EC"/>
    <w:rsid w:val="002F50E9"/>
    <w:rsid w:val="002F57F4"/>
    <w:rsid w:val="002F5964"/>
    <w:rsid w:val="002F6035"/>
    <w:rsid w:val="002F6B5C"/>
    <w:rsid w:val="002F7A90"/>
    <w:rsid w:val="002F7AF3"/>
    <w:rsid w:val="0030089B"/>
    <w:rsid w:val="0030154B"/>
    <w:rsid w:val="00301A08"/>
    <w:rsid w:val="00310410"/>
    <w:rsid w:val="0031061B"/>
    <w:rsid w:val="00313D2B"/>
    <w:rsid w:val="00315A52"/>
    <w:rsid w:val="00315B3C"/>
    <w:rsid w:val="00316D12"/>
    <w:rsid w:val="003230D1"/>
    <w:rsid w:val="00325409"/>
    <w:rsid w:val="00326815"/>
    <w:rsid w:val="00327357"/>
    <w:rsid w:val="00331627"/>
    <w:rsid w:val="00331834"/>
    <w:rsid w:val="00334542"/>
    <w:rsid w:val="00336716"/>
    <w:rsid w:val="0034134A"/>
    <w:rsid w:val="00341EF1"/>
    <w:rsid w:val="00342367"/>
    <w:rsid w:val="00345B20"/>
    <w:rsid w:val="00346EB8"/>
    <w:rsid w:val="00350326"/>
    <w:rsid w:val="00351B5D"/>
    <w:rsid w:val="003527CB"/>
    <w:rsid w:val="00356054"/>
    <w:rsid w:val="003567EB"/>
    <w:rsid w:val="003567EF"/>
    <w:rsid w:val="00362404"/>
    <w:rsid w:val="00362F5F"/>
    <w:rsid w:val="003639BA"/>
    <w:rsid w:val="00365A4E"/>
    <w:rsid w:val="00370169"/>
    <w:rsid w:val="003726C3"/>
    <w:rsid w:val="003745E3"/>
    <w:rsid w:val="00375C74"/>
    <w:rsid w:val="00377D73"/>
    <w:rsid w:val="00381018"/>
    <w:rsid w:val="003826B6"/>
    <w:rsid w:val="00383756"/>
    <w:rsid w:val="0038478C"/>
    <w:rsid w:val="00384A66"/>
    <w:rsid w:val="00392B94"/>
    <w:rsid w:val="00393801"/>
    <w:rsid w:val="00393F0A"/>
    <w:rsid w:val="0039437F"/>
    <w:rsid w:val="003945B5"/>
    <w:rsid w:val="00394697"/>
    <w:rsid w:val="00394ACB"/>
    <w:rsid w:val="00394C85"/>
    <w:rsid w:val="003950E6"/>
    <w:rsid w:val="00396223"/>
    <w:rsid w:val="00396740"/>
    <w:rsid w:val="003973A8"/>
    <w:rsid w:val="003973D9"/>
    <w:rsid w:val="003A0202"/>
    <w:rsid w:val="003A18BC"/>
    <w:rsid w:val="003A2AA8"/>
    <w:rsid w:val="003A38ED"/>
    <w:rsid w:val="003A3C8E"/>
    <w:rsid w:val="003A618D"/>
    <w:rsid w:val="003B30DA"/>
    <w:rsid w:val="003B68BA"/>
    <w:rsid w:val="003B6DE4"/>
    <w:rsid w:val="003B792A"/>
    <w:rsid w:val="003C0990"/>
    <w:rsid w:val="003C2236"/>
    <w:rsid w:val="003C2DD4"/>
    <w:rsid w:val="003C355F"/>
    <w:rsid w:val="003C4754"/>
    <w:rsid w:val="003C48F3"/>
    <w:rsid w:val="003C6C82"/>
    <w:rsid w:val="003D2EF4"/>
    <w:rsid w:val="003D62F5"/>
    <w:rsid w:val="003D792F"/>
    <w:rsid w:val="003E121C"/>
    <w:rsid w:val="003E3843"/>
    <w:rsid w:val="003E6D25"/>
    <w:rsid w:val="003E70BB"/>
    <w:rsid w:val="003E7A14"/>
    <w:rsid w:val="003E7C65"/>
    <w:rsid w:val="003F02E4"/>
    <w:rsid w:val="003F05CB"/>
    <w:rsid w:val="003F0BD8"/>
    <w:rsid w:val="003F1E95"/>
    <w:rsid w:val="003F1EEC"/>
    <w:rsid w:val="003F260A"/>
    <w:rsid w:val="003F2D61"/>
    <w:rsid w:val="003F674F"/>
    <w:rsid w:val="003F7876"/>
    <w:rsid w:val="0040106C"/>
    <w:rsid w:val="004024A3"/>
    <w:rsid w:val="00402A53"/>
    <w:rsid w:val="00405883"/>
    <w:rsid w:val="00405D53"/>
    <w:rsid w:val="004071E1"/>
    <w:rsid w:val="00412923"/>
    <w:rsid w:val="00413986"/>
    <w:rsid w:val="00414EF4"/>
    <w:rsid w:val="0041613E"/>
    <w:rsid w:val="004202F1"/>
    <w:rsid w:val="00421D87"/>
    <w:rsid w:val="00423EE4"/>
    <w:rsid w:val="0042416B"/>
    <w:rsid w:val="00424A5F"/>
    <w:rsid w:val="00424A69"/>
    <w:rsid w:val="00424C5F"/>
    <w:rsid w:val="00425ACB"/>
    <w:rsid w:val="00430203"/>
    <w:rsid w:val="00431B3F"/>
    <w:rsid w:val="00431DA3"/>
    <w:rsid w:val="00432CFC"/>
    <w:rsid w:val="00435151"/>
    <w:rsid w:val="00436CC6"/>
    <w:rsid w:val="0043787E"/>
    <w:rsid w:val="00437926"/>
    <w:rsid w:val="004403D3"/>
    <w:rsid w:val="004452C3"/>
    <w:rsid w:val="00445C11"/>
    <w:rsid w:val="0044672C"/>
    <w:rsid w:val="00447104"/>
    <w:rsid w:val="00447EBB"/>
    <w:rsid w:val="00450E13"/>
    <w:rsid w:val="00452053"/>
    <w:rsid w:val="00452250"/>
    <w:rsid w:val="004526E5"/>
    <w:rsid w:val="00452D12"/>
    <w:rsid w:val="00456622"/>
    <w:rsid w:val="00457E5B"/>
    <w:rsid w:val="00460472"/>
    <w:rsid w:val="004608ED"/>
    <w:rsid w:val="004609F8"/>
    <w:rsid w:val="00460E23"/>
    <w:rsid w:val="0046138A"/>
    <w:rsid w:val="00461464"/>
    <w:rsid w:val="00461A3A"/>
    <w:rsid w:val="00461DE9"/>
    <w:rsid w:val="004719CF"/>
    <w:rsid w:val="00471FFC"/>
    <w:rsid w:val="00474498"/>
    <w:rsid w:val="004777CC"/>
    <w:rsid w:val="00477CD5"/>
    <w:rsid w:val="004825D0"/>
    <w:rsid w:val="00483DD3"/>
    <w:rsid w:val="00484DF4"/>
    <w:rsid w:val="00485CF0"/>
    <w:rsid w:val="00494CFD"/>
    <w:rsid w:val="004968EB"/>
    <w:rsid w:val="004A1C04"/>
    <w:rsid w:val="004A1D37"/>
    <w:rsid w:val="004A200B"/>
    <w:rsid w:val="004A33AF"/>
    <w:rsid w:val="004A344E"/>
    <w:rsid w:val="004A37B8"/>
    <w:rsid w:val="004A3829"/>
    <w:rsid w:val="004A4CCA"/>
    <w:rsid w:val="004A6EBE"/>
    <w:rsid w:val="004B10D8"/>
    <w:rsid w:val="004B2C5D"/>
    <w:rsid w:val="004B2D5E"/>
    <w:rsid w:val="004B3AEF"/>
    <w:rsid w:val="004B4EA8"/>
    <w:rsid w:val="004B64AD"/>
    <w:rsid w:val="004B7E44"/>
    <w:rsid w:val="004C40CF"/>
    <w:rsid w:val="004C4FBA"/>
    <w:rsid w:val="004C646A"/>
    <w:rsid w:val="004C75F9"/>
    <w:rsid w:val="004D0B19"/>
    <w:rsid w:val="004D0F69"/>
    <w:rsid w:val="004D167C"/>
    <w:rsid w:val="004D5252"/>
    <w:rsid w:val="004D544E"/>
    <w:rsid w:val="004D5B70"/>
    <w:rsid w:val="004D6D8E"/>
    <w:rsid w:val="004E096C"/>
    <w:rsid w:val="004E1622"/>
    <w:rsid w:val="004E305B"/>
    <w:rsid w:val="004E3530"/>
    <w:rsid w:val="004E4D5C"/>
    <w:rsid w:val="004E4F3C"/>
    <w:rsid w:val="004E573D"/>
    <w:rsid w:val="004E590D"/>
    <w:rsid w:val="004E6F58"/>
    <w:rsid w:val="004F0765"/>
    <w:rsid w:val="004F0E94"/>
    <w:rsid w:val="004F0EA8"/>
    <w:rsid w:val="004F12CF"/>
    <w:rsid w:val="004F1901"/>
    <w:rsid w:val="004F2B86"/>
    <w:rsid w:val="004F321F"/>
    <w:rsid w:val="004F40E8"/>
    <w:rsid w:val="004F4C7F"/>
    <w:rsid w:val="004F4F86"/>
    <w:rsid w:val="004F4FAE"/>
    <w:rsid w:val="004F52E4"/>
    <w:rsid w:val="004F5838"/>
    <w:rsid w:val="004F5A08"/>
    <w:rsid w:val="004F5BE7"/>
    <w:rsid w:val="004F6A5F"/>
    <w:rsid w:val="004F7132"/>
    <w:rsid w:val="004F7263"/>
    <w:rsid w:val="004F7514"/>
    <w:rsid w:val="004F7744"/>
    <w:rsid w:val="00500A77"/>
    <w:rsid w:val="00501A42"/>
    <w:rsid w:val="00501D43"/>
    <w:rsid w:val="00502E03"/>
    <w:rsid w:val="005032E6"/>
    <w:rsid w:val="005069DD"/>
    <w:rsid w:val="00507844"/>
    <w:rsid w:val="005103E6"/>
    <w:rsid w:val="005132C7"/>
    <w:rsid w:val="00514089"/>
    <w:rsid w:val="00514DB7"/>
    <w:rsid w:val="00515445"/>
    <w:rsid w:val="00515FFF"/>
    <w:rsid w:val="0051601A"/>
    <w:rsid w:val="00516568"/>
    <w:rsid w:val="00520D4E"/>
    <w:rsid w:val="00520DFF"/>
    <w:rsid w:val="00520F93"/>
    <w:rsid w:val="0052153A"/>
    <w:rsid w:val="005234D2"/>
    <w:rsid w:val="00523A1A"/>
    <w:rsid w:val="005242EC"/>
    <w:rsid w:val="005279D0"/>
    <w:rsid w:val="00527B5E"/>
    <w:rsid w:val="0053286D"/>
    <w:rsid w:val="00532A37"/>
    <w:rsid w:val="0053403A"/>
    <w:rsid w:val="00534C13"/>
    <w:rsid w:val="00535EB4"/>
    <w:rsid w:val="0053618B"/>
    <w:rsid w:val="00537EF4"/>
    <w:rsid w:val="005429B0"/>
    <w:rsid w:val="00542A9F"/>
    <w:rsid w:val="005438BE"/>
    <w:rsid w:val="0054478C"/>
    <w:rsid w:val="00544C28"/>
    <w:rsid w:val="00545B96"/>
    <w:rsid w:val="005469EF"/>
    <w:rsid w:val="0055282B"/>
    <w:rsid w:val="00552A89"/>
    <w:rsid w:val="00553106"/>
    <w:rsid w:val="0055378F"/>
    <w:rsid w:val="00556FAB"/>
    <w:rsid w:val="00560A26"/>
    <w:rsid w:val="0056318C"/>
    <w:rsid w:val="0056450A"/>
    <w:rsid w:val="00565850"/>
    <w:rsid w:val="00566614"/>
    <w:rsid w:val="00570C7A"/>
    <w:rsid w:val="005713ED"/>
    <w:rsid w:val="00571FEB"/>
    <w:rsid w:val="00572AC8"/>
    <w:rsid w:val="00574028"/>
    <w:rsid w:val="005765AB"/>
    <w:rsid w:val="0057769A"/>
    <w:rsid w:val="0058034F"/>
    <w:rsid w:val="005829BB"/>
    <w:rsid w:val="00582AF1"/>
    <w:rsid w:val="0058451A"/>
    <w:rsid w:val="005845B2"/>
    <w:rsid w:val="00585C20"/>
    <w:rsid w:val="005868F3"/>
    <w:rsid w:val="00590057"/>
    <w:rsid w:val="00593401"/>
    <w:rsid w:val="005964E9"/>
    <w:rsid w:val="00597611"/>
    <w:rsid w:val="005A1073"/>
    <w:rsid w:val="005A12C3"/>
    <w:rsid w:val="005A1E91"/>
    <w:rsid w:val="005A3054"/>
    <w:rsid w:val="005A6218"/>
    <w:rsid w:val="005A6239"/>
    <w:rsid w:val="005A718F"/>
    <w:rsid w:val="005A7C38"/>
    <w:rsid w:val="005B25AA"/>
    <w:rsid w:val="005B5617"/>
    <w:rsid w:val="005B7225"/>
    <w:rsid w:val="005C0E37"/>
    <w:rsid w:val="005C0E3D"/>
    <w:rsid w:val="005C1400"/>
    <w:rsid w:val="005C39B0"/>
    <w:rsid w:val="005C4264"/>
    <w:rsid w:val="005C6536"/>
    <w:rsid w:val="005D0119"/>
    <w:rsid w:val="005D4A5C"/>
    <w:rsid w:val="005D4F58"/>
    <w:rsid w:val="005D593E"/>
    <w:rsid w:val="005D6F39"/>
    <w:rsid w:val="005E010C"/>
    <w:rsid w:val="005E067E"/>
    <w:rsid w:val="005E0C28"/>
    <w:rsid w:val="005E2AD8"/>
    <w:rsid w:val="005E394E"/>
    <w:rsid w:val="005E4878"/>
    <w:rsid w:val="005E554B"/>
    <w:rsid w:val="005E561F"/>
    <w:rsid w:val="005E6FCD"/>
    <w:rsid w:val="005E73C3"/>
    <w:rsid w:val="005E7AE6"/>
    <w:rsid w:val="005E7B8D"/>
    <w:rsid w:val="005F3741"/>
    <w:rsid w:val="005F4370"/>
    <w:rsid w:val="005F5320"/>
    <w:rsid w:val="005F5E3A"/>
    <w:rsid w:val="005F789A"/>
    <w:rsid w:val="0060095B"/>
    <w:rsid w:val="00600DE3"/>
    <w:rsid w:val="0060288F"/>
    <w:rsid w:val="00603B79"/>
    <w:rsid w:val="00604306"/>
    <w:rsid w:val="00604E81"/>
    <w:rsid w:val="00605B64"/>
    <w:rsid w:val="006069B8"/>
    <w:rsid w:val="006112ED"/>
    <w:rsid w:val="006113EB"/>
    <w:rsid w:val="00612B45"/>
    <w:rsid w:val="00612F88"/>
    <w:rsid w:val="0061380E"/>
    <w:rsid w:val="0061412C"/>
    <w:rsid w:val="00614B40"/>
    <w:rsid w:val="00614B7A"/>
    <w:rsid w:val="00614EE4"/>
    <w:rsid w:val="006172B6"/>
    <w:rsid w:val="0062025E"/>
    <w:rsid w:val="0062166E"/>
    <w:rsid w:val="00622228"/>
    <w:rsid w:val="006229EE"/>
    <w:rsid w:val="00622D67"/>
    <w:rsid w:val="0062336C"/>
    <w:rsid w:val="00624766"/>
    <w:rsid w:val="0062550A"/>
    <w:rsid w:val="00625709"/>
    <w:rsid w:val="00625A6A"/>
    <w:rsid w:val="0062750E"/>
    <w:rsid w:val="006278AD"/>
    <w:rsid w:val="006302AD"/>
    <w:rsid w:val="006327FD"/>
    <w:rsid w:val="0063331C"/>
    <w:rsid w:val="0063535F"/>
    <w:rsid w:val="00640304"/>
    <w:rsid w:val="00640D8A"/>
    <w:rsid w:val="006421E2"/>
    <w:rsid w:val="0064274D"/>
    <w:rsid w:val="006427D9"/>
    <w:rsid w:val="00643D53"/>
    <w:rsid w:val="0064403E"/>
    <w:rsid w:val="00644DF2"/>
    <w:rsid w:val="006510EC"/>
    <w:rsid w:val="00651235"/>
    <w:rsid w:val="00651D7F"/>
    <w:rsid w:val="006521CF"/>
    <w:rsid w:val="00653BE9"/>
    <w:rsid w:val="00653E65"/>
    <w:rsid w:val="006551D9"/>
    <w:rsid w:val="006560DE"/>
    <w:rsid w:val="00657498"/>
    <w:rsid w:val="00657A9E"/>
    <w:rsid w:val="00661B84"/>
    <w:rsid w:val="00662428"/>
    <w:rsid w:val="00662E77"/>
    <w:rsid w:val="00663A5A"/>
    <w:rsid w:val="006650D9"/>
    <w:rsid w:val="00665359"/>
    <w:rsid w:val="00671F51"/>
    <w:rsid w:val="0067217F"/>
    <w:rsid w:val="00673276"/>
    <w:rsid w:val="0067339B"/>
    <w:rsid w:val="006734B5"/>
    <w:rsid w:val="00675E77"/>
    <w:rsid w:val="00680D70"/>
    <w:rsid w:val="006816EF"/>
    <w:rsid w:val="006859B5"/>
    <w:rsid w:val="00687130"/>
    <w:rsid w:val="006903AE"/>
    <w:rsid w:val="00690724"/>
    <w:rsid w:val="00695D0E"/>
    <w:rsid w:val="006A13AA"/>
    <w:rsid w:val="006A1802"/>
    <w:rsid w:val="006A1C48"/>
    <w:rsid w:val="006A2C02"/>
    <w:rsid w:val="006A310B"/>
    <w:rsid w:val="006A377E"/>
    <w:rsid w:val="006A3CE7"/>
    <w:rsid w:val="006A47F5"/>
    <w:rsid w:val="006A4873"/>
    <w:rsid w:val="006A6EFE"/>
    <w:rsid w:val="006A7742"/>
    <w:rsid w:val="006B0413"/>
    <w:rsid w:val="006B1A63"/>
    <w:rsid w:val="006B1E35"/>
    <w:rsid w:val="006B2510"/>
    <w:rsid w:val="006B612A"/>
    <w:rsid w:val="006B6446"/>
    <w:rsid w:val="006B77C8"/>
    <w:rsid w:val="006C0C67"/>
    <w:rsid w:val="006C0C7F"/>
    <w:rsid w:val="006C16F8"/>
    <w:rsid w:val="006C1997"/>
    <w:rsid w:val="006C30FA"/>
    <w:rsid w:val="006C3E94"/>
    <w:rsid w:val="006C48C5"/>
    <w:rsid w:val="006C62B9"/>
    <w:rsid w:val="006C7564"/>
    <w:rsid w:val="006D1358"/>
    <w:rsid w:val="006D16E4"/>
    <w:rsid w:val="006D1D3A"/>
    <w:rsid w:val="006D6AB3"/>
    <w:rsid w:val="006E22FC"/>
    <w:rsid w:val="006E48F1"/>
    <w:rsid w:val="006E73AE"/>
    <w:rsid w:val="006E7FA9"/>
    <w:rsid w:val="006F1CAC"/>
    <w:rsid w:val="006F3191"/>
    <w:rsid w:val="006F31C8"/>
    <w:rsid w:val="006F5A1A"/>
    <w:rsid w:val="006F7D6A"/>
    <w:rsid w:val="00703AAF"/>
    <w:rsid w:val="00703B86"/>
    <w:rsid w:val="00710191"/>
    <w:rsid w:val="007119C2"/>
    <w:rsid w:val="00713B31"/>
    <w:rsid w:val="007141E1"/>
    <w:rsid w:val="00715D98"/>
    <w:rsid w:val="007167A0"/>
    <w:rsid w:val="007172E7"/>
    <w:rsid w:val="00720F01"/>
    <w:rsid w:val="00721980"/>
    <w:rsid w:val="00721E70"/>
    <w:rsid w:val="00721EE2"/>
    <w:rsid w:val="00727546"/>
    <w:rsid w:val="007310B0"/>
    <w:rsid w:val="00732185"/>
    <w:rsid w:val="00732987"/>
    <w:rsid w:val="00736BA6"/>
    <w:rsid w:val="00736CF2"/>
    <w:rsid w:val="0073716C"/>
    <w:rsid w:val="00740FAD"/>
    <w:rsid w:val="00741846"/>
    <w:rsid w:val="00742739"/>
    <w:rsid w:val="00743A0D"/>
    <w:rsid w:val="007443DD"/>
    <w:rsid w:val="00745337"/>
    <w:rsid w:val="00745775"/>
    <w:rsid w:val="00745861"/>
    <w:rsid w:val="00746687"/>
    <w:rsid w:val="00747CEE"/>
    <w:rsid w:val="007516CF"/>
    <w:rsid w:val="00753316"/>
    <w:rsid w:val="00753EBF"/>
    <w:rsid w:val="00755A1C"/>
    <w:rsid w:val="0076381C"/>
    <w:rsid w:val="007641D8"/>
    <w:rsid w:val="007645FA"/>
    <w:rsid w:val="00765826"/>
    <w:rsid w:val="0076594F"/>
    <w:rsid w:val="00765ECE"/>
    <w:rsid w:val="007664D9"/>
    <w:rsid w:val="00772164"/>
    <w:rsid w:val="0077758F"/>
    <w:rsid w:val="00781ABE"/>
    <w:rsid w:val="007837A3"/>
    <w:rsid w:val="007848D4"/>
    <w:rsid w:val="00790368"/>
    <w:rsid w:val="007926D2"/>
    <w:rsid w:val="0079331F"/>
    <w:rsid w:val="007933EB"/>
    <w:rsid w:val="00794254"/>
    <w:rsid w:val="00796501"/>
    <w:rsid w:val="007966DE"/>
    <w:rsid w:val="007A02AE"/>
    <w:rsid w:val="007A094E"/>
    <w:rsid w:val="007A1083"/>
    <w:rsid w:val="007A31D4"/>
    <w:rsid w:val="007A4ED8"/>
    <w:rsid w:val="007A7A5B"/>
    <w:rsid w:val="007B015C"/>
    <w:rsid w:val="007B2885"/>
    <w:rsid w:val="007B2F00"/>
    <w:rsid w:val="007B3416"/>
    <w:rsid w:val="007B4332"/>
    <w:rsid w:val="007B4CC4"/>
    <w:rsid w:val="007B558F"/>
    <w:rsid w:val="007B7544"/>
    <w:rsid w:val="007B75DA"/>
    <w:rsid w:val="007B7C88"/>
    <w:rsid w:val="007C0ACB"/>
    <w:rsid w:val="007C3B6A"/>
    <w:rsid w:val="007C5070"/>
    <w:rsid w:val="007C5D20"/>
    <w:rsid w:val="007D19A9"/>
    <w:rsid w:val="007D3782"/>
    <w:rsid w:val="007D3AA3"/>
    <w:rsid w:val="007D3BF8"/>
    <w:rsid w:val="007D46A1"/>
    <w:rsid w:val="007D53AF"/>
    <w:rsid w:val="007D6FC5"/>
    <w:rsid w:val="007D7508"/>
    <w:rsid w:val="007E0138"/>
    <w:rsid w:val="007E44CA"/>
    <w:rsid w:val="007E5C98"/>
    <w:rsid w:val="007E71C9"/>
    <w:rsid w:val="007F0C51"/>
    <w:rsid w:val="007F12A6"/>
    <w:rsid w:val="007F3774"/>
    <w:rsid w:val="007F73FF"/>
    <w:rsid w:val="007F7D5E"/>
    <w:rsid w:val="00800547"/>
    <w:rsid w:val="0080237E"/>
    <w:rsid w:val="00802386"/>
    <w:rsid w:val="00806498"/>
    <w:rsid w:val="00811627"/>
    <w:rsid w:val="008128BC"/>
    <w:rsid w:val="00813C95"/>
    <w:rsid w:val="0081473F"/>
    <w:rsid w:val="008154C1"/>
    <w:rsid w:val="00815615"/>
    <w:rsid w:val="00817DD7"/>
    <w:rsid w:val="00820636"/>
    <w:rsid w:val="0082266E"/>
    <w:rsid w:val="008230F9"/>
    <w:rsid w:val="00824CD7"/>
    <w:rsid w:val="00825AF8"/>
    <w:rsid w:val="00831D86"/>
    <w:rsid w:val="008337CE"/>
    <w:rsid w:val="00834309"/>
    <w:rsid w:val="00834F3D"/>
    <w:rsid w:val="0083694D"/>
    <w:rsid w:val="0083788F"/>
    <w:rsid w:val="008378B5"/>
    <w:rsid w:val="00837A97"/>
    <w:rsid w:val="00837B87"/>
    <w:rsid w:val="00837EAA"/>
    <w:rsid w:val="00840B17"/>
    <w:rsid w:val="008416B1"/>
    <w:rsid w:val="00851F09"/>
    <w:rsid w:val="0085212B"/>
    <w:rsid w:val="00854839"/>
    <w:rsid w:val="008550A9"/>
    <w:rsid w:val="008553FA"/>
    <w:rsid w:val="00857337"/>
    <w:rsid w:val="008604C8"/>
    <w:rsid w:val="00863EA2"/>
    <w:rsid w:val="008643F8"/>
    <w:rsid w:val="00866CF6"/>
    <w:rsid w:val="008675A1"/>
    <w:rsid w:val="00867E12"/>
    <w:rsid w:val="008720DF"/>
    <w:rsid w:val="00874D76"/>
    <w:rsid w:val="00875283"/>
    <w:rsid w:val="00875C12"/>
    <w:rsid w:val="00875EA0"/>
    <w:rsid w:val="0087642C"/>
    <w:rsid w:val="00876D7B"/>
    <w:rsid w:val="00877FBD"/>
    <w:rsid w:val="008809A4"/>
    <w:rsid w:val="00883367"/>
    <w:rsid w:val="00883A30"/>
    <w:rsid w:val="00884677"/>
    <w:rsid w:val="00885AA1"/>
    <w:rsid w:val="00893DDF"/>
    <w:rsid w:val="00893FFE"/>
    <w:rsid w:val="008944AF"/>
    <w:rsid w:val="00894655"/>
    <w:rsid w:val="008A0AC3"/>
    <w:rsid w:val="008A19B0"/>
    <w:rsid w:val="008A2099"/>
    <w:rsid w:val="008A4134"/>
    <w:rsid w:val="008A60C9"/>
    <w:rsid w:val="008A73E6"/>
    <w:rsid w:val="008A7CCB"/>
    <w:rsid w:val="008A7DB0"/>
    <w:rsid w:val="008B07B5"/>
    <w:rsid w:val="008B08B8"/>
    <w:rsid w:val="008B24AF"/>
    <w:rsid w:val="008B33BC"/>
    <w:rsid w:val="008B4C09"/>
    <w:rsid w:val="008B5FB8"/>
    <w:rsid w:val="008C0794"/>
    <w:rsid w:val="008C27AB"/>
    <w:rsid w:val="008C33D3"/>
    <w:rsid w:val="008C5AC7"/>
    <w:rsid w:val="008C61FB"/>
    <w:rsid w:val="008C62D0"/>
    <w:rsid w:val="008D04BC"/>
    <w:rsid w:val="008D2041"/>
    <w:rsid w:val="008D20DB"/>
    <w:rsid w:val="008D25D9"/>
    <w:rsid w:val="008D4040"/>
    <w:rsid w:val="008D54C9"/>
    <w:rsid w:val="008D785F"/>
    <w:rsid w:val="008E0C17"/>
    <w:rsid w:val="008E3051"/>
    <w:rsid w:val="008E32D6"/>
    <w:rsid w:val="008E5339"/>
    <w:rsid w:val="008E5A1F"/>
    <w:rsid w:val="008E5B5D"/>
    <w:rsid w:val="008F110A"/>
    <w:rsid w:val="008F407C"/>
    <w:rsid w:val="008F436F"/>
    <w:rsid w:val="008F5350"/>
    <w:rsid w:val="008F575A"/>
    <w:rsid w:val="008F5F1C"/>
    <w:rsid w:val="00902651"/>
    <w:rsid w:val="00902A46"/>
    <w:rsid w:val="00906EA1"/>
    <w:rsid w:val="0090772A"/>
    <w:rsid w:val="00907F40"/>
    <w:rsid w:val="00910B45"/>
    <w:rsid w:val="0091101B"/>
    <w:rsid w:val="009119D0"/>
    <w:rsid w:val="009120E9"/>
    <w:rsid w:val="009140FA"/>
    <w:rsid w:val="0091560E"/>
    <w:rsid w:val="009166A5"/>
    <w:rsid w:val="00916D7E"/>
    <w:rsid w:val="00917E3E"/>
    <w:rsid w:val="0092079F"/>
    <w:rsid w:val="00921B30"/>
    <w:rsid w:val="00922B32"/>
    <w:rsid w:val="00923706"/>
    <w:rsid w:val="009241FC"/>
    <w:rsid w:val="0092429C"/>
    <w:rsid w:val="009246E2"/>
    <w:rsid w:val="00927315"/>
    <w:rsid w:val="00931DB3"/>
    <w:rsid w:val="00931E6E"/>
    <w:rsid w:val="009334AE"/>
    <w:rsid w:val="00934705"/>
    <w:rsid w:val="009355D2"/>
    <w:rsid w:val="00935C6F"/>
    <w:rsid w:val="0093713E"/>
    <w:rsid w:val="00937D47"/>
    <w:rsid w:val="0094362E"/>
    <w:rsid w:val="00943BF4"/>
    <w:rsid w:val="00945900"/>
    <w:rsid w:val="00952930"/>
    <w:rsid w:val="009539D3"/>
    <w:rsid w:val="00954784"/>
    <w:rsid w:val="00954841"/>
    <w:rsid w:val="00954A0C"/>
    <w:rsid w:val="009569E0"/>
    <w:rsid w:val="00957781"/>
    <w:rsid w:val="009578A5"/>
    <w:rsid w:val="00961591"/>
    <w:rsid w:val="00961819"/>
    <w:rsid w:val="009619DF"/>
    <w:rsid w:val="00963D98"/>
    <w:rsid w:val="00966BEF"/>
    <w:rsid w:val="00970B51"/>
    <w:rsid w:val="009716D5"/>
    <w:rsid w:val="00971C58"/>
    <w:rsid w:val="009726D5"/>
    <w:rsid w:val="00972DC3"/>
    <w:rsid w:val="00973B4B"/>
    <w:rsid w:val="00973E79"/>
    <w:rsid w:val="00973FC7"/>
    <w:rsid w:val="009740DC"/>
    <w:rsid w:val="0097741D"/>
    <w:rsid w:val="0097780E"/>
    <w:rsid w:val="009813A9"/>
    <w:rsid w:val="00981CDE"/>
    <w:rsid w:val="00981E06"/>
    <w:rsid w:val="00983BDB"/>
    <w:rsid w:val="0098499D"/>
    <w:rsid w:val="00984B6B"/>
    <w:rsid w:val="00986B71"/>
    <w:rsid w:val="0098740F"/>
    <w:rsid w:val="00987765"/>
    <w:rsid w:val="009908FA"/>
    <w:rsid w:val="00990BE8"/>
    <w:rsid w:val="00995FAF"/>
    <w:rsid w:val="0099685D"/>
    <w:rsid w:val="009A10E2"/>
    <w:rsid w:val="009A11C4"/>
    <w:rsid w:val="009A24D3"/>
    <w:rsid w:val="009A2AA1"/>
    <w:rsid w:val="009A2C63"/>
    <w:rsid w:val="009A3B4C"/>
    <w:rsid w:val="009A3D49"/>
    <w:rsid w:val="009A7F0D"/>
    <w:rsid w:val="009B2C85"/>
    <w:rsid w:val="009B4AA9"/>
    <w:rsid w:val="009B4ADB"/>
    <w:rsid w:val="009B526B"/>
    <w:rsid w:val="009B6C8E"/>
    <w:rsid w:val="009C0349"/>
    <w:rsid w:val="009C1B1E"/>
    <w:rsid w:val="009C396C"/>
    <w:rsid w:val="009C3B28"/>
    <w:rsid w:val="009C57F8"/>
    <w:rsid w:val="009C75B5"/>
    <w:rsid w:val="009D23D8"/>
    <w:rsid w:val="009D35F4"/>
    <w:rsid w:val="009D4816"/>
    <w:rsid w:val="009D63E5"/>
    <w:rsid w:val="009E0AAF"/>
    <w:rsid w:val="009E0EA8"/>
    <w:rsid w:val="009E0F43"/>
    <w:rsid w:val="009E13F5"/>
    <w:rsid w:val="009E1AF1"/>
    <w:rsid w:val="009E25D3"/>
    <w:rsid w:val="009E2CA0"/>
    <w:rsid w:val="009E30EB"/>
    <w:rsid w:val="009E3691"/>
    <w:rsid w:val="009E48AC"/>
    <w:rsid w:val="009E4E25"/>
    <w:rsid w:val="009E5D98"/>
    <w:rsid w:val="009E6D90"/>
    <w:rsid w:val="009E7412"/>
    <w:rsid w:val="009F1239"/>
    <w:rsid w:val="009F1491"/>
    <w:rsid w:val="009F201E"/>
    <w:rsid w:val="009F2FDF"/>
    <w:rsid w:val="009F3C54"/>
    <w:rsid w:val="00A00746"/>
    <w:rsid w:val="00A0184E"/>
    <w:rsid w:val="00A01F18"/>
    <w:rsid w:val="00A04844"/>
    <w:rsid w:val="00A05115"/>
    <w:rsid w:val="00A05B02"/>
    <w:rsid w:val="00A05ED3"/>
    <w:rsid w:val="00A0622B"/>
    <w:rsid w:val="00A10087"/>
    <w:rsid w:val="00A104F8"/>
    <w:rsid w:val="00A112BE"/>
    <w:rsid w:val="00A11625"/>
    <w:rsid w:val="00A13419"/>
    <w:rsid w:val="00A149D6"/>
    <w:rsid w:val="00A16311"/>
    <w:rsid w:val="00A22664"/>
    <w:rsid w:val="00A22735"/>
    <w:rsid w:val="00A23088"/>
    <w:rsid w:val="00A23185"/>
    <w:rsid w:val="00A261AA"/>
    <w:rsid w:val="00A322BE"/>
    <w:rsid w:val="00A33DB7"/>
    <w:rsid w:val="00A34948"/>
    <w:rsid w:val="00A35D11"/>
    <w:rsid w:val="00A35E20"/>
    <w:rsid w:val="00A36D5D"/>
    <w:rsid w:val="00A417EB"/>
    <w:rsid w:val="00A419B1"/>
    <w:rsid w:val="00A424AA"/>
    <w:rsid w:val="00A42DC0"/>
    <w:rsid w:val="00A42DFB"/>
    <w:rsid w:val="00A448E6"/>
    <w:rsid w:val="00A4492E"/>
    <w:rsid w:val="00A45AEE"/>
    <w:rsid w:val="00A47533"/>
    <w:rsid w:val="00A51500"/>
    <w:rsid w:val="00A52004"/>
    <w:rsid w:val="00A5247F"/>
    <w:rsid w:val="00A53123"/>
    <w:rsid w:val="00A558AE"/>
    <w:rsid w:val="00A61FE3"/>
    <w:rsid w:val="00A627F0"/>
    <w:rsid w:val="00A6325E"/>
    <w:rsid w:val="00A67477"/>
    <w:rsid w:val="00A71236"/>
    <w:rsid w:val="00A71A32"/>
    <w:rsid w:val="00A72171"/>
    <w:rsid w:val="00A7262F"/>
    <w:rsid w:val="00A7266B"/>
    <w:rsid w:val="00A74E6A"/>
    <w:rsid w:val="00A7612B"/>
    <w:rsid w:val="00A7660A"/>
    <w:rsid w:val="00A77307"/>
    <w:rsid w:val="00A773C2"/>
    <w:rsid w:val="00A77787"/>
    <w:rsid w:val="00A778BE"/>
    <w:rsid w:val="00A822D4"/>
    <w:rsid w:val="00A82515"/>
    <w:rsid w:val="00A8264B"/>
    <w:rsid w:val="00A82897"/>
    <w:rsid w:val="00A83B0D"/>
    <w:rsid w:val="00A841E3"/>
    <w:rsid w:val="00A86313"/>
    <w:rsid w:val="00A86394"/>
    <w:rsid w:val="00A877B5"/>
    <w:rsid w:val="00A877CB"/>
    <w:rsid w:val="00A9011D"/>
    <w:rsid w:val="00A902F5"/>
    <w:rsid w:val="00A9061F"/>
    <w:rsid w:val="00A920B4"/>
    <w:rsid w:val="00A92AE7"/>
    <w:rsid w:val="00A939C8"/>
    <w:rsid w:val="00A93F1D"/>
    <w:rsid w:val="00A95DAA"/>
    <w:rsid w:val="00AA5595"/>
    <w:rsid w:val="00AA6D85"/>
    <w:rsid w:val="00AA6F8C"/>
    <w:rsid w:val="00AA7870"/>
    <w:rsid w:val="00AB1C68"/>
    <w:rsid w:val="00AB25E6"/>
    <w:rsid w:val="00AB33D8"/>
    <w:rsid w:val="00AB362F"/>
    <w:rsid w:val="00AB39B3"/>
    <w:rsid w:val="00AB4064"/>
    <w:rsid w:val="00AB4BEC"/>
    <w:rsid w:val="00AC2E88"/>
    <w:rsid w:val="00AC42C8"/>
    <w:rsid w:val="00AC4494"/>
    <w:rsid w:val="00AC51B8"/>
    <w:rsid w:val="00AC652E"/>
    <w:rsid w:val="00AD095C"/>
    <w:rsid w:val="00AD10AE"/>
    <w:rsid w:val="00AD2007"/>
    <w:rsid w:val="00AD31D8"/>
    <w:rsid w:val="00AD394A"/>
    <w:rsid w:val="00AD4494"/>
    <w:rsid w:val="00AD4E19"/>
    <w:rsid w:val="00AD55A2"/>
    <w:rsid w:val="00AD68F2"/>
    <w:rsid w:val="00AD79FF"/>
    <w:rsid w:val="00AD7FCA"/>
    <w:rsid w:val="00AE0C32"/>
    <w:rsid w:val="00AE49A5"/>
    <w:rsid w:val="00AE4EF3"/>
    <w:rsid w:val="00AF00DA"/>
    <w:rsid w:val="00AF0864"/>
    <w:rsid w:val="00AF1C24"/>
    <w:rsid w:val="00AF24BB"/>
    <w:rsid w:val="00AF39A3"/>
    <w:rsid w:val="00AF60C4"/>
    <w:rsid w:val="00AF6E72"/>
    <w:rsid w:val="00B01D4F"/>
    <w:rsid w:val="00B01F48"/>
    <w:rsid w:val="00B02EE9"/>
    <w:rsid w:val="00B0600A"/>
    <w:rsid w:val="00B079CE"/>
    <w:rsid w:val="00B11EB2"/>
    <w:rsid w:val="00B13318"/>
    <w:rsid w:val="00B137A1"/>
    <w:rsid w:val="00B13B3C"/>
    <w:rsid w:val="00B153D6"/>
    <w:rsid w:val="00B163CD"/>
    <w:rsid w:val="00B1787A"/>
    <w:rsid w:val="00B17D41"/>
    <w:rsid w:val="00B17F7C"/>
    <w:rsid w:val="00B20A70"/>
    <w:rsid w:val="00B219B6"/>
    <w:rsid w:val="00B2394C"/>
    <w:rsid w:val="00B24A26"/>
    <w:rsid w:val="00B24B58"/>
    <w:rsid w:val="00B254E5"/>
    <w:rsid w:val="00B25B65"/>
    <w:rsid w:val="00B27708"/>
    <w:rsid w:val="00B331DE"/>
    <w:rsid w:val="00B3352B"/>
    <w:rsid w:val="00B3353A"/>
    <w:rsid w:val="00B33AE7"/>
    <w:rsid w:val="00B347F6"/>
    <w:rsid w:val="00B3703E"/>
    <w:rsid w:val="00B426EC"/>
    <w:rsid w:val="00B42B21"/>
    <w:rsid w:val="00B42C9F"/>
    <w:rsid w:val="00B43DD9"/>
    <w:rsid w:val="00B44952"/>
    <w:rsid w:val="00B508AC"/>
    <w:rsid w:val="00B53EB4"/>
    <w:rsid w:val="00B5643F"/>
    <w:rsid w:val="00B572B4"/>
    <w:rsid w:val="00B632F9"/>
    <w:rsid w:val="00B63E92"/>
    <w:rsid w:val="00B6532B"/>
    <w:rsid w:val="00B65FC3"/>
    <w:rsid w:val="00B66D12"/>
    <w:rsid w:val="00B70A73"/>
    <w:rsid w:val="00B72AD8"/>
    <w:rsid w:val="00B730A5"/>
    <w:rsid w:val="00B7405F"/>
    <w:rsid w:val="00B7486D"/>
    <w:rsid w:val="00B74C9F"/>
    <w:rsid w:val="00B75A97"/>
    <w:rsid w:val="00B7606E"/>
    <w:rsid w:val="00B818AC"/>
    <w:rsid w:val="00B8328A"/>
    <w:rsid w:val="00B84BFE"/>
    <w:rsid w:val="00B85453"/>
    <w:rsid w:val="00B85FA3"/>
    <w:rsid w:val="00B86753"/>
    <w:rsid w:val="00B908E5"/>
    <w:rsid w:val="00B90FDD"/>
    <w:rsid w:val="00B912ED"/>
    <w:rsid w:val="00B91BF0"/>
    <w:rsid w:val="00B93CAB"/>
    <w:rsid w:val="00B94660"/>
    <w:rsid w:val="00B94FF4"/>
    <w:rsid w:val="00B96FC8"/>
    <w:rsid w:val="00BA4C0A"/>
    <w:rsid w:val="00BA5EEF"/>
    <w:rsid w:val="00BA7376"/>
    <w:rsid w:val="00BA74EE"/>
    <w:rsid w:val="00BB24CA"/>
    <w:rsid w:val="00BB38F8"/>
    <w:rsid w:val="00BB3C61"/>
    <w:rsid w:val="00BB5C55"/>
    <w:rsid w:val="00BB7840"/>
    <w:rsid w:val="00BC0605"/>
    <w:rsid w:val="00BC066B"/>
    <w:rsid w:val="00BC16A3"/>
    <w:rsid w:val="00BC1F03"/>
    <w:rsid w:val="00BC3F7E"/>
    <w:rsid w:val="00BC4BB5"/>
    <w:rsid w:val="00BC5DEE"/>
    <w:rsid w:val="00BC73A2"/>
    <w:rsid w:val="00BD016D"/>
    <w:rsid w:val="00BD0C63"/>
    <w:rsid w:val="00BD18DD"/>
    <w:rsid w:val="00BD3894"/>
    <w:rsid w:val="00BD3AF1"/>
    <w:rsid w:val="00BD3B5E"/>
    <w:rsid w:val="00BD67F2"/>
    <w:rsid w:val="00BD6952"/>
    <w:rsid w:val="00BD7220"/>
    <w:rsid w:val="00BD758F"/>
    <w:rsid w:val="00BE2C93"/>
    <w:rsid w:val="00BE3267"/>
    <w:rsid w:val="00BE39C2"/>
    <w:rsid w:val="00BE3C65"/>
    <w:rsid w:val="00BE501E"/>
    <w:rsid w:val="00BE59C8"/>
    <w:rsid w:val="00BE5BDB"/>
    <w:rsid w:val="00BE734A"/>
    <w:rsid w:val="00BF007E"/>
    <w:rsid w:val="00BF00DC"/>
    <w:rsid w:val="00BF12CE"/>
    <w:rsid w:val="00BF2084"/>
    <w:rsid w:val="00BF2C2D"/>
    <w:rsid w:val="00BF2D06"/>
    <w:rsid w:val="00BF30F4"/>
    <w:rsid w:val="00BF3C11"/>
    <w:rsid w:val="00BF3D81"/>
    <w:rsid w:val="00BF6988"/>
    <w:rsid w:val="00BF6FBC"/>
    <w:rsid w:val="00C00D0B"/>
    <w:rsid w:val="00C00DC2"/>
    <w:rsid w:val="00C013D7"/>
    <w:rsid w:val="00C026E5"/>
    <w:rsid w:val="00C02ABE"/>
    <w:rsid w:val="00C02EA1"/>
    <w:rsid w:val="00C03437"/>
    <w:rsid w:val="00C04962"/>
    <w:rsid w:val="00C04D18"/>
    <w:rsid w:val="00C06522"/>
    <w:rsid w:val="00C06B04"/>
    <w:rsid w:val="00C10768"/>
    <w:rsid w:val="00C10BB4"/>
    <w:rsid w:val="00C10FD2"/>
    <w:rsid w:val="00C119E6"/>
    <w:rsid w:val="00C11AB6"/>
    <w:rsid w:val="00C12882"/>
    <w:rsid w:val="00C150E8"/>
    <w:rsid w:val="00C21E11"/>
    <w:rsid w:val="00C23BA8"/>
    <w:rsid w:val="00C2595B"/>
    <w:rsid w:val="00C26E67"/>
    <w:rsid w:val="00C271A7"/>
    <w:rsid w:val="00C27B2F"/>
    <w:rsid w:val="00C31E0A"/>
    <w:rsid w:val="00C326AB"/>
    <w:rsid w:val="00C33573"/>
    <w:rsid w:val="00C35A64"/>
    <w:rsid w:val="00C3746F"/>
    <w:rsid w:val="00C4023C"/>
    <w:rsid w:val="00C419B9"/>
    <w:rsid w:val="00C41DDD"/>
    <w:rsid w:val="00C42F06"/>
    <w:rsid w:val="00C452B5"/>
    <w:rsid w:val="00C45F15"/>
    <w:rsid w:val="00C47C63"/>
    <w:rsid w:val="00C521BC"/>
    <w:rsid w:val="00C52BD5"/>
    <w:rsid w:val="00C55CD8"/>
    <w:rsid w:val="00C57D05"/>
    <w:rsid w:val="00C6099D"/>
    <w:rsid w:val="00C60F3C"/>
    <w:rsid w:val="00C64B43"/>
    <w:rsid w:val="00C660DC"/>
    <w:rsid w:val="00C66ABC"/>
    <w:rsid w:val="00C70487"/>
    <w:rsid w:val="00C72513"/>
    <w:rsid w:val="00C74249"/>
    <w:rsid w:val="00C7446A"/>
    <w:rsid w:val="00C75236"/>
    <w:rsid w:val="00C760C7"/>
    <w:rsid w:val="00C76EF7"/>
    <w:rsid w:val="00C8088E"/>
    <w:rsid w:val="00C80F98"/>
    <w:rsid w:val="00C817C1"/>
    <w:rsid w:val="00C81B2E"/>
    <w:rsid w:val="00C81F9B"/>
    <w:rsid w:val="00C82FA2"/>
    <w:rsid w:val="00C85265"/>
    <w:rsid w:val="00C8564B"/>
    <w:rsid w:val="00C860A4"/>
    <w:rsid w:val="00C907D5"/>
    <w:rsid w:val="00C91A1B"/>
    <w:rsid w:val="00C9554D"/>
    <w:rsid w:val="00C95951"/>
    <w:rsid w:val="00C96F38"/>
    <w:rsid w:val="00C97E26"/>
    <w:rsid w:val="00CA3C8B"/>
    <w:rsid w:val="00CA7325"/>
    <w:rsid w:val="00CA7DA4"/>
    <w:rsid w:val="00CB0854"/>
    <w:rsid w:val="00CB11E7"/>
    <w:rsid w:val="00CB40F1"/>
    <w:rsid w:val="00CB5B6A"/>
    <w:rsid w:val="00CB5CF1"/>
    <w:rsid w:val="00CB5F71"/>
    <w:rsid w:val="00CC1A38"/>
    <w:rsid w:val="00CC1E29"/>
    <w:rsid w:val="00CC4B88"/>
    <w:rsid w:val="00CC6F36"/>
    <w:rsid w:val="00CC7460"/>
    <w:rsid w:val="00CD0520"/>
    <w:rsid w:val="00CD0A26"/>
    <w:rsid w:val="00CD0A7F"/>
    <w:rsid w:val="00CD0AAF"/>
    <w:rsid w:val="00CD5360"/>
    <w:rsid w:val="00CD6C2F"/>
    <w:rsid w:val="00CD73A3"/>
    <w:rsid w:val="00CD7546"/>
    <w:rsid w:val="00CD7D91"/>
    <w:rsid w:val="00CE0015"/>
    <w:rsid w:val="00CE4A3B"/>
    <w:rsid w:val="00CE5209"/>
    <w:rsid w:val="00CE5443"/>
    <w:rsid w:val="00CE5F0E"/>
    <w:rsid w:val="00CE5F4A"/>
    <w:rsid w:val="00CF0585"/>
    <w:rsid w:val="00CF05D5"/>
    <w:rsid w:val="00CF0F41"/>
    <w:rsid w:val="00CF151D"/>
    <w:rsid w:val="00CF1C55"/>
    <w:rsid w:val="00CF54BC"/>
    <w:rsid w:val="00CF683F"/>
    <w:rsid w:val="00CF6CB7"/>
    <w:rsid w:val="00CF7281"/>
    <w:rsid w:val="00CF7F1D"/>
    <w:rsid w:val="00D0200E"/>
    <w:rsid w:val="00D028B1"/>
    <w:rsid w:val="00D05F39"/>
    <w:rsid w:val="00D139BD"/>
    <w:rsid w:val="00D13B69"/>
    <w:rsid w:val="00D140E8"/>
    <w:rsid w:val="00D14226"/>
    <w:rsid w:val="00D15B1D"/>
    <w:rsid w:val="00D163ED"/>
    <w:rsid w:val="00D1677F"/>
    <w:rsid w:val="00D16785"/>
    <w:rsid w:val="00D1758D"/>
    <w:rsid w:val="00D17E77"/>
    <w:rsid w:val="00D17EAF"/>
    <w:rsid w:val="00D212B2"/>
    <w:rsid w:val="00D2132D"/>
    <w:rsid w:val="00D2214D"/>
    <w:rsid w:val="00D22492"/>
    <w:rsid w:val="00D2392C"/>
    <w:rsid w:val="00D23ADA"/>
    <w:rsid w:val="00D25D98"/>
    <w:rsid w:val="00D27358"/>
    <w:rsid w:val="00D31472"/>
    <w:rsid w:val="00D3165F"/>
    <w:rsid w:val="00D323CB"/>
    <w:rsid w:val="00D35B73"/>
    <w:rsid w:val="00D365F0"/>
    <w:rsid w:val="00D37313"/>
    <w:rsid w:val="00D40AED"/>
    <w:rsid w:val="00D41870"/>
    <w:rsid w:val="00D42108"/>
    <w:rsid w:val="00D42749"/>
    <w:rsid w:val="00D4540E"/>
    <w:rsid w:val="00D47170"/>
    <w:rsid w:val="00D475C7"/>
    <w:rsid w:val="00D52217"/>
    <w:rsid w:val="00D53A07"/>
    <w:rsid w:val="00D56201"/>
    <w:rsid w:val="00D608F0"/>
    <w:rsid w:val="00D6179D"/>
    <w:rsid w:val="00D61F1E"/>
    <w:rsid w:val="00D624FE"/>
    <w:rsid w:val="00D63709"/>
    <w:rsid w:val="00D64550"/>
    <w:rsid w:val="00D65976"/>
    <w:rsid w:val="00D6723D"/>
    <w:rsid w:val="00D70691"/>
    <w:rsid w:val="00D733ED"/>
    <w:rsid w:val="00D74184"/>
    <w:rsid w:val="00D748B3"/>
    <w:rsid w:val="00D74C56"/>
    <w:rsid w:val="00D75600"/>
    <w:rsid w:val="00D75A6D"/>
    <w:rsid w:val="00D7672B"/>
    <w:rsid w:val="00D83064"/>
    <w:rsid w:val="00D84EF4"/>
    <w:rsid w:val="00D856AB"/>
    <w:rsid w:val="00D86416"/>
    <w:rsid w:val="00D87720"/>
    <w:rsid w:val="00D87EA7"/>
    <w:rsid w:val="00D909C9"/>
    <w:rsid w:val="00D919B7"/>
    <w:rsid w:val="00D9299C"/>
    <w:rsid w:val="00D92A37"/>
    <w:rsid w:val="00D9350A"/>
    <w:rsid w:val="00D94FCB"/>
    <w:rsid w:val="00DA0D67"/>
    <w:rsid w:val="00DA1175"/>
    <w:rsid w:val="00DA123F"/>
    <w:rsid w:val="00DA325C"/>
    <w:rsid w:val="00DA4F0C"/>
    <w:rsid w:val="00DA606D"/>
    <w:rsid w:val="00DA6403"/>
    <w:rsid w:val="00DA641D"/>
    <w:rsid w:val="00DA73B1"/>
    <w:rsid w:val="00DA74A1"/>
    <w:rsid w:val="00DB0854"/>
    <w:rsid w:val="00DB0B78"/>
    <w:rsid w:val="00DB18C5"/>
    <w:rsid w:val="00DB26A7"/>
    <w:rsid w:val="00DB2B0C"/>
    <w:rsid w:val="00DB2BE3"/>
    <w:rsid w:val="00DB6594"/>
    <w:rsid w:val="00DC08C2"/>
    <w:rsid w:val="00DC22F0"/>
    <w:rsid w:val="00DC36D5"/>
    <w:rsid w:val="00DC3DD1"/>
    <w:rsid w:val="00DC3F7B"/>
    <w:rsid w:val="00DC4C04"/>
    <w:rsid w:val="00DC525C"/>
    <w:rsid w:val="00DD0906"/>
    <w:rsid w:val="00DD21D3"/>
    <w:rsid w:val="00DD339F"/>
    <w:rsid w:val="00DD37C8"/>
    <w:rsid w:val="00DD38DD"/>
    <w:rsid w:val="00DD4D69"/>
    <w:rsid w:val="00DD5AA5"/>
    <w:rsid w:val="00DE113C"/>
    <w:rsid w:val="00DE16D9"/>
    <w:rsid w:val="00DE17CD"/>
    <w:rsid w:val="00DE237E"/>
    <w:rsid w:val="00DE2653"/>
    <w:rsid w:val="00DE279F"/>
    <w:rsid w:val="00DE3337"/>
    <w:rsid w:val="00DE3961"/>
    <w:rsid w:val="00DF095C"/>
    <w:rsid w:val="00DF09BA"/>
    <w:rsid w:val="00DF1F61"/>
    <w:rsid w:val="00DF29B8"/>
    <w:rsid w:val="00DF35B2"/>
    <w:rsid w:val="00DF3CF4"/>
    <w:rsid w:val="00DF443F"/>
    <w:rsid w:val="00DF5813"/>
    <w:rsid w:val="00DF6499"/>
    <w:rsid w:val="00DF6A27"/>
    <w:rsid w:val="00DF752D"/>
    <w:rsid w:val="00DF778A"/>
    <w:rsid w:val="00DF7D3A"/>
    <w:rsid w:val="00E00FD8"/>
    <w:rsid w:val="00E01217"/>
    <w:rsid w:val="00E01DDD"/>
    <w:rsid w:val="00E0585F"/>
    <w:rsid w:val="00E06A03"/>
    <w:rsid w:val="00E0732A"/>
    <w:rsid w:val="00E079E9"/>
    <w:rsid w:val="00E07F36"/>
    <w:rsid w:val="00E102CE"/>
    <w:rsid w:val="00E10399"/>
    <w:rsid w:val="00E1278F"/>
    <w:rsid w:val="00E13691"/>
    <w:rsid w:val="00E13E67"/>
    <w:rsid w:val="00E15FA1"/>
    <w:rsid w:val="00E16AD2"/>
    <w:rsid w:val="00E20248"/>
    <w:rsid w:val="00E245E0"/>
    <w:rsid w:val="00E25CE0"/>
    <w:rsid w:val="00E261DC"/>
    <w:rsid w:val="00E263C0"/>
    <w:rsid w:val="00E26680"/>
    <w:rsid w:val="00E337BA"/>
    <w:rsid w:val="00E40E0D"/>
    <w:rsid w:val="00E43A22"/>
    <w:rsid w:val="00E454E8"/>
    <w:rsid w:val="00E455F2"/>
    <w:rsid w:val="00E45849"/>
    <w:rsid w:val="00E47112"/>
    <w:rsid w:val="00E51EFA"/>
    <w:rsid w:val="00E53856"/>
    <w:rsid w:val="00E56697"/>
    <w:rsid w:val="00E61E98"/>
    <w:rsid w:val="00E63880"/>
    <w:rsid w:val="00E64517"/>
    <w:rsid w:val="00E66373"/>
    <w:rsid w:val="00E71438"/>
    <w:rsid w:val="00E741F5"/>
    <w:rsid w:val="00E76CAD"/>
    <w:rsid w:val="00E76D39"/>
    <w:rsid w:val="00E800AB"/>
    <w:rsid w:val="00E807C2"/>
    <w:rsid w:val="00E80BE9"/>
    <w:rsid w:val="00E81E7F"/>
    <w:rsid w:val="00E820CE"/>
    <w:rsid w:val="00E82CE7"/>
    <w:rsid w:val="00E830F0"/>
    <w:rsid w:val="00E83996"/>
    <w:rsid w:val="00E8429D"/>
    <w:rsid w:val="00E851B4"/>
    <w:rsid w:val="00E913D7"/>
    <w:rsid w:val="00E91E33"/>
    <w:rsid w:val="00E91EF2"/>
    <w:rsid w:val="00E9329D"/>
    <w:rsid w:val="00E932CE"/>
    <w:rsid w:val="00E94B5F"/>
    <w:rsid w:val="00E95491"/>
    <w:rsid w:val="00E96EAC"/>
    <w:rsid w:val="00E97FD8"/>
    <w:rsid w:val="00EA110F"/>
    <w:rsid w:val="00EA1A5C"/>
    <w:rsid w:val="00EA46D2"/>
    <w:rsid w:val="00EA497F"/>
    <w:rsid w:val="00EA59FE"/>
    <w:rsid w:val="00EA5AF5"/>
    <w:rsid w:val="00EB0F81"/>
    <w:rsid w:val="00EB1C4F"/>
    <w:rsid w:val="00EB22D5"/>
    <w:rsid w:val="00EB328D"/>
    <w:rsid w:val="00EB5261"/>
    <w:rsid w:val="00EB6690"/>
    <w:rsid w:val="00EC0E72"/>
    <w:rsid w:val="00EC0E9B"/>
    <w:rsid w:val="00EC2D5D"/>
    <w:rsid w:val="00EC3183"/>
    <w:rsid w:val="00EC3694"/>
    <w:rsid w:val="00EC41CF"/>
    <w:rsid w:val="00EC63EC"/>
    <w:rsid w:val="00EC6C72"/>
    <w:rsid w:val="00ED1DCD"/>
    <w:rsid w:val="00ED2040"/>
    <w:rsid w:val="00ED37E3"/>
    <w:rsid w:val="00ED3BDF"/>
    <w:rsid w:val="00ED4ABF"/>
    <w:rsid w:val="00ED5629"/>
    <w:rsid w:val="00ED5E82"/>
    <w:rsid w:val="00ED619D"/>
    <w:rsid w:val="00ED64A9"/>
    <w:rsid w:val="00EE213C"/>
    <w:rsid w:val="00EE24DD"/>
    <w:rsid w:val="00EF3292"/>
    <w:rsid w:val="00EF3F71"/>
    <w:rsid w:val="00EF480A"/>
    <w:rsid w:val="00F01475"/>
    <w:rsid w:val="00F02583"/>
    <w:rsid w:val="00F02FE6"/>
    <w:rsid w:val="00F0340A"/>
    <w:rsid w:val="00F03C46"/>
    <w:rsid w:val="00F03F6D"/>
    <w:rsid w:val="00F05D31"/>
    <w:rsid w:val="00F060AC"/>
    <w:rsid w:val="00F10969"/>
    <w:rsid w:val="00F109BB"/>
    <w:rsid w:val="00F12555"/>
    <w:rsid w:val="00F12609"/>
    <w:rsid w:val="00F131D3"/>
    <w:rsid w:val="00F15C78"/>
    <w:rsid w:val="00F20212"/>
    <w:rsid w:val="00F20279"/>
    <w:rsid w:val="00F2034A"/>
    <w:rsid w:val="00F226AC"/>
    <w:rsid w:val="00F26107"/>
    <w:rsid w:val="00F27FED"/>
    <w:rsid w:val="00F32D31"/>
    <w:rsid w:val="00F3548D"/>
    <w:rsid w:val="00F366AC"/>
    <w:rsid w:val="00F37075"/>
    <w:rsid w:val="00F40275"/>
    <w:rsid w:val="00F40779"/>
    <w:rsid w:val="00F4102D"/>
    <w:rsid w:val="00F42702"/>
    <w:rsid w:val="00F43CCD"/>
    <w:rsid w:val="00F43D20"/>
    <w:rsid w:val="00F4597C"/>
    <w:rsid w:val="00F45E00"/>
    <w:rsid w:val="00F5030C"/>
    <w:rsid w:val="00F5483D"/>
    <w:rsid w:val="00F54847"/>
    <w:rsid w:val="00F54E29"/>
    <w:rsid w:val="00F55ADF"/>
    <w:rsid w:val="00F61759"/>
    <w:rsid w:val="00F6208F"/>
    <w:rsid w:val="00F66761"/>
    <w:rsid w:val="00F70EB1"/>
    <w:rsid w:val="00F714BF"/>
    <w:rsid w:val="00F71D74"/>
    <w:rsid w:val="00F720A7"/>
    <w:rsid w:val="00F73C47"/>
    <w:rsid w:val="00F75B78"/>
    <w:rsid w:val="00F76A2F"/>
    <w:rsid w:val="00F76C72"/>
    <w:rsid w:val="00F774C4"/>
    <w:rsid w:val="00F80D8F"/>
    <w:rsid w:val="00F817E7"/>
    <w:rsid w:val="00F82992"/>
    <w:rsid w:val="00F83D9E"/>
    <w:rsid w:val="00F83E49"/>
    <w:rsid w:val="00F86DA0"/>
    <w:rsid w:val="00F90290"/>
    <w:rsid w:val="00F907F5"/>
    <w:rsid w:val="00F90E84"/>
    <w:rsid w:val="00F91EF5"/>
    <w:rsid w:val="00F92A0D"/>
    <w:rsid w:val="00F943C4"/>
    <w:rsid w:val="00FA3743"/>
    <w:rsid w:val="00FA4AF4"/>
    <w:rsid w:val="00FA4EF4"/>
    <w:rsid w:val="00FA6791"/>
    <w:rsid w:val="00FB0179"/>
    <w:rsid w:val="00FB0BCC"/>
    <w:rsid w:val="00FB3896"/>
    <w:rsid w:val="00FB4AEB"/>
    <w:rsid w:val="00FB4DBB"/>
    <w:rsid w:val="00FB4E28"/>
    <w:rsid w:val="00FB5D5F"/>
    <w:rsid w:val="00FC2814"/>
    <w:rsid w:val="00FC30B2"/>
    <w:rsid w:val="00FC3335"/>
    <w:rsid w:val="00FC4B96"/>
    <w:rsid w:val="00FC5724"/>
    <w:rsid w:val="00FC6039"/>
    <w:rsid w:val="00FC61C1"/>
    <w:rsid w:val="00FC76CE"/>
    <w:rsid w:val="00FC79BE"/>
    <w:rsid w:val="00FD0606"/>
    <w:rsid w:val="00FD2579"/>
    <w:rsid w:val="00FD2CFF"/>
    <w:rsid w:val="00FD2FFD"/>
    <w:rsid w:val="00FD6B8F"/>
    <w:rsid w:val="00FE0B4F"/>
    <w:rsid w:val="00FE14B2"/>
    <w:rsid w:val="00FE1A1B"/>
    <w:rsid w:val="00FE2E40"/>
    <w:rsid w:val="00FE57FA"/>
    <w:rsid w:val="00FE7083"/>
    <w:rsid w:val="00FF10E9"/>
    <w:rsid w:val="00FF35CD"/>
    <w:rsid w:val="00FF3DE7"/>
    <w:rsid w:val="00FF4447"/>
    <w:rsid w:val="00FF51F3"/>
    <w:rsid w:val="00FF619E"/>
    <w:rsid w:val="00FF78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15046"/>
  <w15:chartTrackingRefBased/>
  <w15:docId w15:val="{645CB58F-C012-425A-88F8-A39D9FB7E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85D"/>
    <w:pPr>
      <w:spacing w:after="0"/>
    </w:pPr>
    <w:rPr>
      <w:rFonts w:ascii="Calibri" w:eastAsiaTheme="minorEastAsia" w:hAnsi="Calibri"/>
      <w:color w:val="4D5154" w:themeColor="text1" w:themeTint="BF"/>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F2034A"/>
    <w:pPr>
      <w:spacing w:line="240" w:lineRule="auto"/>
      <w:outlineLvl w:val="2"/>
    </w:pPr>
    <w:rPr>
      <w:rFonts w:eastAsia="Times New Roman" w:cs="Times New Roman"/>
      <w:b/>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Heading5">
    <w:name w:val="heading 5"/>
    <w:basedOn w:val="Normal"/>
    <w:next w:val="Normal"/>
    <w:link w:val="Heading5Char"/>
    <w:uiPriority w:val="2"/>
    <w:unhideWhenUsed/>
    <w:qFormat/>
    <w:rsid w:val="00CB5F71"/>
    <w:pPr>
      <w:keepNext/>
      <w:keepLines/>
      <w:spacing w:line="240" w:lineRule="atLeast"/>
      <w:outlineLvl w:val="4"/>
    </w:pPr>
    <w:rPr>
      <w:rFonts w:eastAsia="Times New Roman" w:cs="Times New Roman"/>
      <w:b/>
      <w:spacing w:val="-4"/>
      <w:kern w:val="28"/>
      <w:sz w:val="28"/>
    </w:rPr>
  </w:style>
  <w:style w:type="paragraph" w:styleId="Heading6">
    <w:name w:val="heading 6"/>
    <w:basedOn w:val="Normal"/>
    <w:next w:val="Normal"/>
    <w:link w:val="Heading6Char"/>
    <w:uiPriority w:val="2"/>
    <w:unhideWhenUsed/>
    <w:qFormat/>
    <w:rsid w:val="005B7225"/>
    <w:pPr>
      <w:keepNext/>
      <w:keepLines/>
      <w:spacing w:before="40"/>
      <w:outlineLvl w:val="5"/>
    </w:pPr>
    <w:rPr>
      <w:rFonts w:eastAsiaTheme="majorEastAsia" w:cstheme="majorBidi"/>
      <w:b/>
    </w:rPr>
  </w:style>
  <w:style w:type="paragraph" w:styleId="Heading7">
    <w:name w:val="heading 7"/>
    <w:basedOn w:val="Normal"/>
    <w:next w:val="Normal"/>
    <w:link w:val="Heading7Char"/>
    <w:uiPriority w:val="2"/>
    <w:unhideWhenUsed/>
    <w:qFormat/>
    <w:rsid w:val="00EA1A5C"/>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F2034A"/>
    <w:rPr>
      <w:rFonts w:ascii="Calibri" w:eastAsia="Times New Roman" w:hAnsi="Calibri" w:cs="Times New Roman"/>
      <w:b/>
      <w:color w:val="4D5154" w:themeColor="text1" w:themeTint="BF"/>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CB5F71"/>
    <w:rPr>
      <w:rFonts w:ascii="Calibri" w:eastAsia="Times New Roman" w:hAnsi="Calibri" w:cs="Times New Roman"/>
      <w:b/>
      <w:color w:val="4D5154" w:themeColor="text1" w:themeTint="BF"/>
      <w:spacing w:val="-4"/>
      <w:kern w:val="28"/>
      <w:sz w:val="28"/>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NoSpacingChar">
    <w:name w:val="No Spacing Char"/>
    <w:basedOn w:val="DefaultParagraphFont"/>
    <w:link w:val="NoSpacing"/>
    <w:uiPriority w:val="1"/>
    <w:rsid w:val="00A05115"/>
    <w:rPr>
      <w:rFonts w:eastAsia="Times New Roman" w:cs="Times New Roman"/>
      <w:spacing w:val="10"/>
    </w:rPr>
  </w:style>
  <w:style w:type="table" w:styleId="GridTable6Colorful-Accent1">
    <w:name w:val="Grid Table 6 Colorful Accent 1"/>
    <w:basedOn w:val="TableNormal"/>
    <w:uiPriority w:val="51"/>
    <w:rsid w:val="000A6EA8"/>
    <w:pPr>
      <w:spacing w:after="0" w:line="240" w:lineRule="auto"/>
    </w:pPr>
    <w:rPr>
      <w:color w:val="7A042E" w:themeColor="accent1" w:themeShade="BF"/>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rPr>
      <w:tblPr/>
      <w:tcPr>
        <w:tcBorders>
          <w:bottom w:val="single" w:sz="12" w:space="0" w:color="F73A7D" w:themeColor="accent1" w:themeTint="99"/>
        </w:tcBorders>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character" w:styleId="CommentReference">
    <w:name w:val="annotation reference"/>
    <w:basedOn w:val="DefaultParagraphFont"/>
    <w:uiPriority w:val="99"/>
    <w:semiHidden/>
    <w:unhideWhenUsed/>
    <w:rsid w:val="000A6EA8"/>
    <w:rPr>
      <w:sz w:val="16"/>
      <w:szCs w:val="16"/>
    </w:rPr>
  </w:style>
  <w:style w:type="paragraph" w:styleId="CommentText">
    <w:name w:val="annotation text"/>
    <w:basedOn w:val="Normal"/>
    <w:link w:val="CommentTextChar"/>
    <w:uiPriority w:val="99"/>
    <w:unhideWhenUsed/>
    <w:rsid w:val="000A6EA8"/>
    <w:pPr>
      <w:bidi/>
      <w:spacing w:after="160" w:line="240" w:lineRule="auto"/>
    </w:pPr>
    <w:rPr>
      <w:rFonts w:asciiTheme="minorHAnsi" w:eastAsiaTheme="minorHAnsi" w:hAnsiTheme="minorHAnsi"/>
      <w:color w:val="auto"/>
      <w:sz w:val="20"/>
      <w:szCs w:val="20"/>
    </w:rPr>
  </w:style>
  <w:style w:type="character" w:customStyle="1" w:styleId="CommentTextChar">
    <w:name w:val="Comment Text Char"/>
    <w:basedOn w:val="DefaultParagraphFont"/>
    <w:link w:val="CommentText"/>
    <w:uiPriority w:val="99"/>
    <w:rsid w:val="000A6EA8"/>
    <w:rPr>
      <w:sz w:val="20"/>
      <w:szCs w:val="20"/>
    </w:rPr>
  </w:style>
  <w:style w:type="paragraph" w:styleId="BalloonText">
    <w:name w:val="Balloon Text"/>
    <w:basedOn w:val="Normal"/>
    <w:link w:val="BalloonTextChar"/>
    <w:uiPriority w:val="99"/>
    <w:semiHidden/>
    <w:unhideWhenUsed/>
    <w:rsid w:val="000A6EA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6EA8"/>
    <w:rPr>
      <w:rFonts w:ascii="Segoe UI" w:eastAsiaTheme="minorEastAsia" w:hAnsi="Segoe UI" w:cs="Segoe UI"/>
      <w:color w:val="4D5154" w:themeColor="text1" w:themeTint="BF"/>
    </w:rPr>
  </w:style>
  <w:style w:type="paragraph" w:styleId="ListParagraph">
    <w:name w:val="List Paragraph"/>
    <w:basedOn w:val="Normal"/>
    <w:link w:val="ListParagraphChar"/>
    <w:uiPriority w:val="34"/>
    <w:qFormat/>
    <w:rsid w:val="000A6EA8"/>
    <w:pPr>
      <w:bidi/>
      <w:spacing w:after="160" w:line="259" w:lineRule="auto"/>
      <w:ind w:left="720"/>
      <w:contextualSpacing/>
    </w:pPr>
    <w:rPr>
      <w:rFonts w:asciiTheme="minorHAnsi" w:eastAsiaTheme="minorHAnsi" w:hAnsiTheme="minorHAnsi"/>
      <w:color w:val="auto"/>
      <w:sz w:val="22"/>
    </w:rPr>
  </w:style>
  <w:style w:type="table" w:styleId="GridTable1Light-Accent5">
    <w:name w:val="Grid Table 1 Light Accent 5"/>
    <w:basedOn w:val="TableNormal"/>
    <w:uiPriority w:val="46"/>
    <w:rsid w:val="000A6EA8"/>
    <w:pPr>
      <w:spacing w:after="0" w:line="240" w:lineRule="auto"/>
    </w:pPr>
    <w:rPr>
      <w:sz w:val="22"/>
      <w:szCs w:val="22"/>
    </w:rPr>
    <w:tblPr>
      <w:tblStyleRowBandSize w:val="1"/>
      <w:tblStyleColBandSize w:val="1"/>
      <w:tblBorders>
        <w:top w:val="single" w:sz="4" w:space="0" w:color="D3E9B3" w:themeColor="accent5" w:themeTint="66"/>
        <w:left w:val="single" w:sz="4" w:space="0" w:color="D3E9B3" w:themeColor="accent5" w:themeTint="66"/>
        <w:bottom w:val="single" w:sz="4" w:space="0" w:color="D3E9B3" w:themeColor="accent5" w:themeTint="66"/>
        <w:right w:val="single" w:sz="4" w:space="0" w:color="D3E9B3" w:themeColor="accent5" w:themeTint="66"/>
        <w:insideH w:val="single" w:sz="4" w:space="0" w:color="D3E9B3" w:themeColor="accent5" w:themeTint="66"/>
        <w:insideV w:val="single" w:sz="4" w:space="0" w:color="D3E9B3" w:themeColor="accent5" w:themeTint="66"/>
      </w:tblBorders>
    </w:tblPr>
    <w:tblStylePr w:type="firstRow">
      <w:rPr>
        <w:b/>
        <w:bCs/>
      </w:rPr>
      <w:tblPr/>
      <w:tcPr>
        <w:tcBorders>
          <w:bottom w:val="single" w:sz="12" w:space="0" w:color="BEDE8D" w:themeColor="accent5" w:themeTint="99"/>
        </w:tcBorders>
      </w:tcPr>
    </w:tblStylePr>
    <w:tblStylePr w:type="lastRow">
      <w:rPr>
        <w:b/>
        <w:bCs/>
      </w:rPr>
      <w:tblPr/>
      <w:tcPr>
        <w:tcBorders>
          <w:top w:val="double" w:sz="2" w:space="0" w:color="BEDE8D" w:themeColor="accent5" w:themeTint="99"/>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34"/>
    <w:rsid w:val="000A6EA8"/>
    <w:rPr>
      <w:sz w:val="22"/>
      <w:szCs w:val="22"/>
    </w:rPr>
  </w:style>
  <w:style w:type="table" w:styleId="GridTable4">
    <w:name w:val="Grid Table 4"/>
    <w:basedOn w:val="TableNormal"/>
    <w:uiPriority w:val="49"/>
    <w:rsid w:val="00067C50"/>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PlainTable1">
    <w:name w:val="Plain Table 1"/>
    <w:basedOn w:val="TableNormal"/>
    <w:uiPriority w:val="41"/>
    <w:rsid w:val="00954A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C4FBA"/>
    <w:pPr>
      <w:spacing w:after="0" w:line="240" w:lineRule="auto"/>
    </w:pPr>
    <w:tblPr>
      <w:tblStyleRowBandSize w:val="1"/>
      <w:tblStyleColBandSize w:val="1"/>
      <w:tblBorders>
        <w:top w:val="single" w:sz="4" w:space="0" w:color="9EA2A6" w:themeColor="text1" w:themeTint="66"/>
        <w:left w:val="single" w:sz="4" w:space="0" w:color="9EA2A6" w:themeColor="text1" w:themeTint="66"/>
        <w:bottom w:val="single" w:sz="4" w:space="0" w:color="9EA2A6" w:themeColor="text1" w:themeTint="66"/>
        <w:right w:val="single" w:sz="4" w:space="0" w:color="9EA2A6" w:themeColor="text1" w:themeTint="66"/>
        <w:insideH w:val="single" w:sz="4" w:space="0" w:color="9EA2A6" w:themeColor="text1" w:themeTint="66"/>
        <w:insideV w:val="single" w:sz="4" w:space="0" w:color="9EA2A6" w:themeColor="text1" w:themeTint="66"/>
      </w:tblBorders>
    </w:tblPr>
    <w:tblStylePr w:type="firstRow">
      <w:rPr>
        <w:b/>
        <w:bCs/>
      </w:rPr>
      <w:tblPr/>
      <w:tcPr>
        <w:tcBorders>
          <w:bottom w:val="single" w:sz="12" w:space="0" w:color="6E7378" w:themeColor="text1" w:themeTint="99"/>
        </w:tcBorders>
      </w:tcPr>
    </w:tblStylePr>
    <w:tblStylePr w:type="lastRow">
      <w:rPr>
        <w:b/>
        <w:bCs/>
      </w:rPr>
      <w:tblPr/>
      <w:tcPr>
        <w:tcBorders>
          <w:top w:val="double" w:sz="2" w:space="0" w:color="6E7378" w:themeColor="tex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2"/>
    <w:rsid w:val="005B7225"/>
    <w:rPr>
      <w:rFonts w:ascii="Calibri" w:eastAsiaTheme="majorEastAsia" w:hAnsi="Calibri" w:cstheme="majorBidi"/>
      <w:b/>
      <w:color w:val="4D5154" w:themeColor="text1" w:themeTint="BF"/>
      <w:sz w:val="24"/>
      <w:szCs w:val="22"/>
    </w:rPr>
  </w:style>
  <w:style w:type="paragraph" w:styleId="TOCHeading">
    <w:name w:val="TOC Heading"/>
    <w:basedOn w:val="Heading1"/>
    <w:next w:val="Normal"/>
    <w:uiPriority w:val="39"/>
    <w:unhideWhenUsed/>
    <w:qFormat/>
    <w:rsid w:val="005E0C28"/>
    <w:pPr>
      <w:keepLines/>
      <w:spacing w:before="240" w:line="259" w:lineRule="auto"/>
      <w:outlineLvl w:val="9"/>
    </w:pPr>
    <w:rPr>
      <w:rFonts w:eastAsiaTheme="majorEastAsia" w:cstheme="majorBidi"/>
      <w:b w:val="0"/>
      <w:color w:val="7A042E" w:themeColor="accent1" w:themeShade="BF"/>
      <w:sz w:val="32"/>
      <w:szCs w:val="32"/>
    </w:rPr>
  </w:style>
  <w:style w:type="paragraph" w:styleId="TOC2">
    <w:name w:val="toc 2"/>
    <w:basedOn w:val="Normal"/>
    <w:next w:val="Normal"/>
    <w:autoRedefine/>
    <w:uiPriority w:val="39"/>
    <w:unhideWhenUsed/>
    <w:rsid w:val="005F5320"/>
    <w:pPr>
      <w:tabs>
        <w:tab w:val="right" w:leader="dot" w:pos="9926"/>
      </w:tabs>
      <w:spacing w:after="100"/>
      <w:ind w:left="240"/>
    </w:pPr>
  </w:style>
  <w:style w:type="paragraph" w:styleId="TOC3">
    <w:name w:val="toc 3"/>
    <w:basedOn w:val="Normal"/>
    <w:next w:val="Normal"/>
    <w:autoRedefine/>
    <w:uiPriority w:val="39"/>
    <w:unhideWhenUsed/>
    <w:rsid w:val="005E0C28"/>
    <w:pPr>
      <w:spacing w:after="100"/>
      <w:ind w:left="480"/>
    </w:pPr>
  </w:style>
  <w:style w:type="paragraph" w:styleId="TOC1">
    <w:name w:val="toc 1"/>
    <w:basedOn w:val="Normal"/>
    <w:next w:val="Normal"/>
    <w:autoRedefine/>
    <w:uiPriority w:val="39"/>
    <w:unhideWhenUsed/>
    <w:rsid w:val="005E0C28"/>
    <w:pPr>
      <w:spacing w:after="100" w:line="259" w:lineRule="auto"/>
    </w:pPr>
    <w:rPr>
      <w:rFonts w:asciiTheme="minorHAnsi" w:hAnsiTheme="minorHAnsi"/>
      <w:color w:val="auto"/>
      <w:sz w:val="22"/>
    </w:rPr>
  </w:style>
  <w:style w:type="paragraph" w:styleId="TOC4">
    <w:name w:val="toc 4"/>
    <w:basedOn w:val="Normal"/>
    <w:next w:val="Normal"/>
    <w:autoRedefine/>
    <w:uiPriority w:val="39"/>
    <w:unhideWhenUsed/>
    <w:rsid w:val="005E0C28"/>
    <w:pPr>
      <w:spacing w:after="100" w:line="259" w:lineRule="auto"/>
      <w:ind w:left="660"/>
    </w:pPr>
    <w:rPr>
      <w:rFonts w:asciiTheme="minorHAnsi" w:hAnsiTheme="minorHAnsi"/>
      <w:color w:val="auto"/>
      <w:sz w:val="22"/>
    </w:rPr>
  </w:style>
  <w:style w:type="paragraph" w:styleId="TOC5">
    <w:name w:val="toc 5"/>
    <w:basedOn w:val="Normal"/>
    <w:next w:val="Normal"/>
    <w:autoRedefine/>
    <w:uiPriority w:val="39"/>
    <w:unhideWhenUsed/>
    <w:rsid w:val="005E0C28"/>
    <w:pPr>
      <w:spacing w:after="100" w:line="259" w:lineRule="auto"/>
      <w:ind w:left="880"/>
    </w:pPr>
    <w:rPr>
      <w:rFonts w:asciiTheme="minorHAnsi" w:hAnsiTheme="minorHAnsi"/>
      <w:color w:val="auto"/>
      <w:sz w:val="22"/>
    </w:rPr>
  </w:style>
  <w:style w:type="paragraph" w:styleId="TOC6">
    <w:name w:val="toc 6"/>
    <w:basedOn w:val="Normal"/>
    <w:next w:val="Normal"/>
    <w:autoRedefine/>
    <w:uiPriority w:val="39"/>
    <w:unhideWhenUsed/>
    <w:rsid w:val="005E0C28"/>
    <w:pPr>
      <w:spacing w:after="100" w:line="259" w:lineRule="auto"/>
      <w:ind w:left="1100"/>
    </w:pPr>
    <w:rPr>
      <w:rFonts w:asciiTheme="minorHAnsi" w:hAnsiTheme="minorHAnsi"/>
      <w:color w:val="auto"/>
      <w:sz w:val="22"/>
    </w:rPr>
  </w:style>
  <w:style w:type="paragraph" w:styleId="TOC7">
    <w:name w:val="toc 7"/>
    <w:basedOn w:val="Normal"/>
    <w:next w:val="Normal"/>
    <w:autoRedefine/>
    <w:uiPriority w:val="39"/>
    <w:unhideWhenUsed/>
    <w:rsid w:val="005E0C28"/>
    <w:pPr>
      <w:spacing w:after="100" w:line="259" w:lineRule="auto"/>
      <w:ind w:left="1320"/>
    </w:pPr>
    <w:rPr>
      <w:rFonts w:asciiTheme="minorHAnsi" w:hAnsiTheme="minorHAnsi"/>
      <w:color w:val="auto"/>
      <w:sz w:val="22"/>
    </w:rPr>
  </w:style>
  <w:style w:type="paragraph" w:styleId="TOC8">
    <w:name w:val="toc 8"/>
    <w:basedOn w:val="Normal"/>
    <w:next w:val="Normal"/>
    <w:autoRedefine/>
    <w:uiPriority w:val="39"/>
    <w:unhideWhenUsed/>
    <w:rsid w:val="005E0C28"/>
    <w:pPr>
      <w:spacing w:after="100" w:line="259" w:lineRule="auto"/>
      <w:ind w:left="1540"/>
    </w:pPr>
    <w:rPr>
      <w:rFonts w:asciiTheme="minorHAnsi" w:hAnsiTheme="minorHAnsi"/>
      <w:color w:val="auto"/>
      <w:sz w:val="22"/>
    </w:rPr>
  </w:style>
  <w:style w:type="paragraph" w:styleId="TOC9">
    <w:name w:val="toc 9"/>
    <w:basedOn w:val="Normal"/>
    <w:next w:val="Normal"/>
    <w:autoRedefine/>
    <w:uiPriority w:val="39"/>
    <w:unhideWhenUsed/>
    <w:rsid w:val="005E0C28"/>
    <w:pPr>
      <w:spacing w:after="100" w:line="259" w:lineRule="auto"/>
      <w:ind w:left="1760"/>
    </w:pPr>
    <w:rPr>
      <w:rFonts w:asciiTheme="minorHAnsi" w:hAnsiTheme="minorHAnsi"/>
      <w:color w:val="auto"/>
      <w:sz w:val="22"/>
    </w:rPr>
  </w:style>
  <w:style w:type="character" w:styleId="Hyperlink">
    <w:name w:val="Hyperlink"/>
    <w:basedOn w:val="DefaultParagraphFont"/>
    <w:uiPriority w:val="99"/>
    <w:unhideWhenUsed/>
    <w:rsid w:val="005E0C28"/>
    <w:rPr>
      <w:color w:val="93C842" w:themeColor="hyperlink"/>
      <w:u w:val="single"/>
    </w:rPr>
  </w:style>
  <w:style w:type="character" w:customStyle="1" w:styleId="UnresolvedMention">
    <w:name w:val="Unresolved Mention"/>
    <w:basedOn w:val="DefaultParagraphFont"/>
    <w:uiPriority w:val="99"/>
    <w:semiHidden/>
    <w:unhideWhenUsed/>
    <w:rsid w:val="005E0C28"/>
    <w:rPr>
      <w:color w:val="605E5C"/>
      <w:shd w:val="clear" w:color="auto" w:fill="E1DFDD"/>
    </w:rPr>
  </w:style>
  <w:style w:type="paragraph" w:styleId="Caption">
    <w:name w:val="caption"/>
    <w:basedOn w:val="Normal"/>
    <w:next w:val="Normal"/>
    <w:uiPriority w:val="35"/>
    <w:unhideWhenUsed/>
    <w:qFormat/>
    <w:rsid w:val="009F2FDF"/>
    <w:pPr>
      <w:spacing w:after="200" w:line="240" w:lineRule="auto"/>
    </w:pPr>
    <w:rPr>
      <w:i/>
      <w:iCs/>
      <w:color w:val="282660" w:themeColor="text2"/>
      <w:sz w:val="18"/>
      <w:szCs w:val="18"/>
    </w:rPr>
  </w:style>
  <w:style w:type="paragraph" w:styleId="TableofFigures">
    <w:name w:val="table of figures"/>
    <w:basedOn w:val="Normal"/>
    <w:next w:val="Normal"/>
    <w:uiPriority w:val="99"/>
    <w:unhideWhenUsed/>
    <w:rsid w:val="00CE5F0E"/>
  </w:style>
  <w:style w:type="paragraph" w:styleId="FootnoteText">
    <w:name w:val="footnote text"/>
    <w:basedOn w:val="Normal"/>
    <w:link w:val="FootnoteTextChar"/>
    <w:uiPriority w:val="99"/>
    <w:semiHidden/>
    <w:unhideWhenUsed/>
    <w:rsid w:val="00AB33D8"/>
    <w:pPr>
      <w:spacing w:line="240" w:lineRule="auto"/>
    </w:pPr>
    <w:rPr>
      <w:sz w:val="20"/>
      <w:szCs w:val="20"/>
    </w:rPr>
  </w:style>
  <w:style w:type="character" w:customStyle="1" w:styleId="FootnoteTextChar">
    <w:name w:val="Footnote Text Char"/>
    <w:basedOn w:val="DefaultParagraphFont"/>
    <w:link w:val="FootnoteText"/>
    <w:uiPriority w:val="99"/>
    <w:semiHidden/>
    <w:rsid w:val="00AB33D8"/>
    <w:rPr>
      <w:rFonts w:ascii="Calibri" w:eastAsiaTheme="minorEastAsia" w:hAnsi="Calibri"/>
      <w:color w:val="4D5154" w:themeColor="text1" w:themeTint="BF"/>
      <w:sz w:val="20"/>
      <w:szCs w:val="20"/>
    </w:rPr>
  </w:style>
  <w:style w:type="character" w:styleId="FootnoteReference">
    <w:name w:val="footnote reference"/>
    <w:basedOn w:val="DefaultParagraphFont"/>
    <w:uiPriority w:val="99"/>
    <w:semiHidden/>
    <w:unhideWhenUsed/>
    <w:rsid w:val="00AB33D8"/>
    <w:rPr>
      <w:vertAlign w:val="superscript"/>
    </w:rPr>
  </w:style>
  <w:style w:type="table" w:styleId="GridTable2-Accent1">
    <w:name w:val="Grid Table 2 Accent 1"/>
    <w:basedOn w:val="TableNormal"/>
    <w:uiPriority w:val="47"/>
    <w:rsid w:val="00831D86"/>
    <w:pPr>
      <w:spacing w:after="0" w:line="240" w:lineRule="auto"/>
    </w:pPr>
    <w:rPr>
      <w:sz w:val="22"/>
      <w:szCs w:val="22"/>
    </w:rPr>
    <w:tblPr>
      <w:tblStyleRowBandSize w:val="1"/>
      <w:tblStyleColBandSize w:val="1"/>
      <w:tblBorders>
        <w:top w:val="single" w:sz="2" w:space="0" w:color="F73A7D" w:themeColor="accent1" w:themeTint="99"/>
        <w:bottom w:val="single" w:sz="2" w:space="0" w:color="F73A7D" w:themeColor="accent1" w:themeTint="99"/>
        <w:insideH w:val="single" w:sz="2" w:space="0" w:color="F73A7D" w:themeColor="accent1" w:themeTint="99"/>
        <w:insideV w:val="single" w:sz="2" w:space="0" w:color="F73A7D" w:themeColor="accent1" w:themeTint="99"/>
      </w:tblBorders>
    </w:tblPr>
    <w:tblStylePr w:type="firstRow">
      <w:rPr>
        <w:b/>
        <w:bCs/>
      </w:rPr>
      <w:tblPr/>
      <w:tcPr>
        <w:tcBorders>
          <w:top w:val="nil"/>
          <w:bottom w:val="single" w:sz="12" w:space="0" w:color="F73A7D" w:themeColor="accent1" w:themeTint="99"/>
          <w:insideH w:val="nil"/>
          <w:insideV w:val="nil"/>
        </w:tcBorders>
        <w:shd w:val="clear" w:color="auto" w:fill="FFFFFF" w:themeFill="background1"/>
      </w:tcPr>
    </w:tblStylePr>
    <w:tblStylePr w:type="lastRow">
      <w:rPr>
        <w:b/>
        <w:bCs/>
      </w:rPr>
      <w:tblPr/>
      <w:tcPr>
        <w:tcBorders>
          <w:top w:val="double" w:sz="2" w:space="0" w:color="F73A7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CommentSubject">
    <w:name w:val="annotation subject"/>
    <w:basedOn w:val="CommentText"/>
    <w:next w:val="CommentText"/>
    <w:link w:val="CommentSubjectChar"/>
    <w:uiPriority w:val="99"/>
    <w:semiHidden/>
    <w:unhideWhenUsed/>
    <w:rsid w:val="00226703"/>
    <w:pPr>
      <w:bidi w:val="0"/>
      <w:spacing w:after="0"/>
    </w:pPr>
    <w:rPr>
      <w:rFonts w:ascii="Calibri" w:eastAsiaTheme="minorEastAsia" w:hAnsi="Calibri"/>
      <w:b/>
      <w:bCs/>
      <w:color w:val="4D5154" w:themeColor="text1" w:themeTint="BF"/>
    </w:rPr>
  </w:style>
  <w:style w:type="character" w:customStyle="1" w:styleId="CommentSubjectChar">
    <w:name w:val="Comment Subject Char"/>
    <w:basedOn w:val="CommentTextChar"/>
    <w:link w:val="CommentSubject"/>
    <w:uiPriority w:val="99"/>
    <w:semiHidden/>
    <w:rsid w:val="00226703"/>
    <w:rPr>
      <w:rFonts w:ascii="Calibri" w:eastAsiaTheme="minorEastAsia" w:hAnsi="Calibri"/>
      <w:b/>
      <w:bCs/>
      <w:color w:val="4D5154" w:themeColor="text1" w:themeTint="BF"/>
      <w:sz w:val="20"/>
      <w:szCs w:val="20"/>
    </w:rPr>
  </w:style>
  <w:style w:type="table" w:styleId="TableGrid">
    <w:name w:val="Table Grid"/>
    <w:basedOn w:val="TableNormal"/>
    <w:uiPriority w:val="39"/>
    <w:rsid w:val="00C452B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B6594"/>
    <w:rPr>
      <w:color w:val="93C842" w:themeColor="followedHyperlink"/>
      <w:u w:val="single"/>
    </w:rPr>
  </w:style>
  <w:style w:type="character" w:customStyle="1" w:styleId="Heading7Char">
    <w:name w:val="Heading 7 Char"/>
    <w:basedOn w:val="DefaultParagraphFont"/>
    <w:link w:val="Heading7"/>
    <w:uiPriority w:val="2"/>
    <w:rsid w:val="00EA1A5C"/>
    <w:rPr>
      <w:rFonts w:asciiTheme="majorHAnsi" w:eastAsiaTheme="majorEastAsia" w:hAnsiTheme="majorHAnsi" w:cstheme="majorBidi"/>
      <w:i/>
      <w:iCs/>
      <w:color w:val="51031E" w:themeColor="accent1" w:themeShade="7F"/>
      <w:sz w:val="24"/>
      <w:szCs w:val="22"/>
    </w:rPr>
  </w:style>
  <w:style w:type="table" w:styleId="GridTable3">
    <w:name w:val="Grid Table 3"/>
    <w:basedOn w:val="TableNormal"/>
    <w:uiPriority w:val="48"/>
    <w:rsid w:val="00AE4EF3"/>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0D2" w:themeFill="text1" w:themeFillTint="33"/>
      </w:tcPr>
    </w:tblStylePr>
    <w:tblStylePr w:type="band1Horz">
      <w:tblPr/>
      <w:tcPr>
        <w:shd w:val="clear" w:color="auto" w:fill="CED0D2" w:themeFill="text1" w:themeFillTint="33"/>
      </w:tcPr>
    </w:tblStylePr>
    <w:tblStylePr w:type="neCell">
      <w:tblPr/>
      <w:tcPr>
        <w:tcBorders>
          <w:bottom w:val="single" w:sz="4" w:space="0" w:color="6E7378" w:themeColor="text1" w:themeTint="99"/>
        </w:tcBorders>
      </w:tcPr>
    </w:tblStylePr>
    <w:tblStylePr w:type="nwCell">
      <w:tblPr/>
      <w:tcPr>
        <w:tcBorders>
          <w:bottom w:val="single" w:sz="4" w:space="0" w:color="6E7378" w:themeColor="text1" w:themeTint="99"/>
        </w:tcBorders>
      </w:tcPr>
    </w:tblStylePr>
    <w:tblStylePr w:type="seCell">
      <w:tblPr/>
      <w:tcPr>
        <w:tcBorders>
          <w:top w:val="single" w:sz="4" w:space="0" w:color="6E7378" w:themeColor="text1" w:themeTint="99"/>
        </w:tcBorders>
      </w:tcPr>
    </w:tblStylePr>
    <w:tblStylePr w:type="swCell">
      <w:tblPr/>
      <w:tcPr>
        <w:tcBorders>
          <w:top w:val="single" w:sz="4" w:space="0" w:color="6E7378" w:themeColor="text1" w:themeTint="99"/>
        </w:tcBorders>
      </w:tcPr>
    </w:tblStylePr>
  </w:style>
  <w:style w:type="paragraph" w:customStyle="1" w:styleId="Base">
    <w:name w:val="Base"/>
    <w:rsid w:val="00AB362F"/>
    <w:pPr>
      <w:spacing w:after="0" w:line="260" w:lineRule="exact"/>
    </w:pPr>
    <w:rPr>
      <w:rFonts w:ascii="FuturaA Bk BT" w:eastAsia="Times New Roman" w:hAnsi="FuturaA Bk BT" w:cs="Times New Roman"/>
      <w:color w:val="000000"/>
      <w:sz w:val="22"/>
      <w:szCs w:val="20"/>
      <w:lang w:val="fr-FR" w:eastAsia="fr-FR"/>
    </w:rPr>
  </w:style>
  <w:style w:type="paragraph" w:styleId="NormalWeb">
    <w:name w:val="Normal (Web)"/>
    <w:basedOn w:val="Normal"/>
    <w:uiPriority w:val="99"/>
    <w:semiHidden/>
    <w:unhideWhenUsed/>
    <w:rsid w:val="00957781"/>
    <w:pPr>
      <w:spacing w:before="100" w:beforeAutospacing="1" w:after="100" w:afterAutospacing="1" w:line="240" w:lineRule="auto"/>
    </w:pPr>
    <w:rPr>
      <w:rFonts w:ascii="Times New Roman" w:eastAsia="Times New Roman" w:hAnsi="Times New Roman" w:cs="Times New Roman"/>
      <w:color w:val="auto"/>
      <w:szCs w:val="24"/>
    </w:rPr>
  </w:style>
  <w:style w:type="paragraph" w:styleId="Revision">
    <w:name w:val="Revision"/>
    <w:hidden/>
    <w:uiPriority w:val="99"/>
    <w:semiHidden/>
    <w:rsid w:val="00155DB1"/>
    <w:pPr>
      <w:spacing w:after="0" w:line="240" w:lineRule="auto"/>
    </w:pPr>
    <w:rPr>
      <w:rFonts w:ascii="Calibri" w:eastAsiaTheme="minorEastAsia" w:hAnsi="Calibri"/>
      <w:color w:val="4D5154" w:themeColor="text1" w:themeTint="BF"/>
      <w:sz w:val="24"/>
      <w:szCs w:val="22"/>
    </w:rPr>
  </w:style>
  <w:style w:type="character" w:customStyle="1" w:styleId="jlqj4b">
    <w:name w:val="jlqj4b"/>
    <w:basedOn w:val="DefaultParagraphFont"/>
    <w:rsid w:val="006B6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91592">
      <w:bodyDiv w:val="1"/>
      <w:marLeft w:val="0"/>
      <w:marRight w:val="0"/>
      <w:marTop w:val="0"/>
      <w:marBottom w:val="0"/>
      <w:divBdr>
        <w:top w:val="none" w:sz="0" w:space="0" w:color="auto"/>
        <w:left w:val="none" w:sz="0" w:space="0" w:color="auto"/>
        <w:bottom w:val="none" w:sz="0" w:space="0" w:color="auto"/>
        <w:right w:val="none" w:sz="0" w:space="0" w:color="auto"/>
      </w:divBdr>
    </w:div>
    <w:div w:id="224679031">
      <w:bodyDiv w:val="1"/>
      <w:marLeft w:val="0"/>
      <w:marRight w:val="0"/>
      <w:marTop w:val="0"/>
      <w:marBottom w:val="0"/>
      <w:divBdr>
        <w:top w:val="none" w:sz="0" w:space="0" w:color="auto"/>
        <w:left w:val="none" w:sz="0" w:space="0" w:color="auto"/>
        <w:bottom w:val="none" w:sz="0" w:space="0" w:color="auto"/>
        <w:right w:val="none" w:sz="0" w:space="0" w:color="auto"/>
      </w:divBdr>
    </w:div>
    <w:div w:id="339087800">
      <w:bodyDiv w:val="1"/>
      <w:marLeft w:val="0"/>
      <w:marRight w:val="0"/>
      <w:marTop w:val="0"/>
      <w:marBottom w:val="0"/>
      <w:divBdr>
        <w:top w:val="none" w:sz="0" w:space="0" w:color="auto"/>
        <w:left w:val="none" w:sz="0" w:space="0" w:color="auto"/>
        <w:bottom w:val="none" w:sz="0" w:space="0" w:color="auto"/>
        <w:right w:val="none" w:sz="0" w:space="0" w:color="auto"/>
      </w:divBdr>
    </w:div>
    <w:div w:id="498037363">
      <w:bodyDiv w:val="1"/>
      <w:marLeft w:val="0"/>
      <w:marRight w:val="0"/>
      <w:marTop w:val="0"/>
      <w:marBottom w:val="0"/>
      <w:divBdr>
        <w:top w:val="none" w:sz="0" w:space="0" w:color="auto"/>
        <w:left w:val="none" w:sz="0" w:space="0" w:color="auto"/>
        <w:bottom w:val="none" w:sz="0" w:space="0" w:color="auto"/>
        <w:right w:val="none" w:sz="0" w:space="0" w:color="auto"/>
      </w:divBdr>
    </w:div>
    <w:div w:id="642777362">
      <w:bodyDiv w:val="1"/>
      <w:marLeft w:val="0"/>
      <w:marRight w:val="0"/>
      <w:marTop w:val="0"/>
      <w:marBottom w:val="0"/>
      <w:divBdr>
        <w:top w:val="none" w:sz="0" w:space="0" w:color="auto"/>
        <w:left w:val="none" w:sz="0" w:space="0" w:color="auto"/>
        <w:bottom w:val="none" w:sz="0" w:space="0" w:color="auto"/>
        <w:right w:val="none" w:sz="0" w:space="0" w:color="auto"/>
      </w:divBdr>
    </w:div>
    <w:div w:id="743722419">
      <w:bodyDiv w:val="1"/>
      <w:marLeft w:val="0"/>
      <w:marRight w:val="0"/>
      <w:marTop w:val="0"/>
      <w:marBottom w:val="0"/>
      <w:divBdr>
        <w:top w:val="none" w:sz="0" w:space="0" w:color="auto"/>
        <w:left w:val="none" w:sz="0" w:space="0" w:color="auto"/>
        <w:bottom w:val="none" w:sz="0" w:space="0" w:color="auto"/>
        <w:right w:val="none" w:sz="0" w:space="0" w:color="auto"/>
      </w:divBdr>
    </w:div>
    <w:div w:id="756560702">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5970715">
      <w:bodyDiv w:val="1"/>
      <w:marLeft w:val="0"/>
      <w:marRight w:val="0"/>
      <w:marTop w:val="0"/>
      <w:marBottom w:val="0"/>
      <w:divBdr>
        <w:top w:val="none" w:sz="0" w:space="0" w:color="auto"/>
        <w:left w:val="none" w:sz="0" w:space="0" w:color="auto"/>
        <w:bottom w:val="none" w:sz="0" w:space="0" w:color="auto"/>
        <w:right w:val="none" w:sz="0" w:space="0" w:color="auto"/>
      </w:divBdr>
    </w:div>
    <w:div w:id="915549589">
      <w:bodyDiv w:val="1"/>
      <w:marLeft w:val="0"/>
      <w:marRight w:val="0"/>
      <w:marTop w:val="0"/>
      <w:marBottom w:val="0"/>
      <w:divBdr>
        <w:top w:val="none" w:sz="0" w:space="0" w:color="auto"/>
        <w:left w:val="none" w:sz="0" w:space="0" w:color="auto"/>
        <w:bottom w:val="none" w:sz="0" w:space="0" w:color="auto"/>
        <w:right w:val="none" w:sz="0" w:space="0" w:color="auto"/>
      </w:divBdr>
    </w:div>
    <w:div w:id="922302552">
      <w:bodyDiv w:val="1"/>
      <w:marLeft w:val="0"/>
      <w:marRight w:val="0"/>
      <w:marTop w:val="0"/>
      <w:marBottom w:val="0"/>
      <w:divBdr>
        <w:top w:val="none" w:sz="0" w:space="0" w:color="auto"/>
        <w:left w:val="none" w:sz="0" w:space="0" w:color="auto"/>
        <w:bottom w:val="none" w:sz="0" w:space="0" w:color="auto"/>
        <w:right w:val="none" w:sz="0" w:space="0" w:color="auto"/>
      </w:divBdr>
    </w:div>
    <w:div w:id="1103917827">
      <w:bodyDiv w:val="1"/>
      <w:marLeft w:val="0"/>
      <w:marRight w:val="0"/>
      <w:marTop w:val="0"/>
      <w:marBottom w:val="0"/>
      <w:divBdr>
        <w:top w:val="none" w:sz="0" w:space="0" w:color="auto"/>
        <w:left w:val="none" w:sz="0" w:space="0" w:color="auto"/>
        <w:bottom w:val="none" w:sz="0" w:space="0" w:color="auto"/>
        <w:right w:val="none" w:sz="0" w:space="0" w:color="auto"/>
      </w:divBdr>
    </w:div>
    <w:div w:id="1124272921">
      <w:bodyDiv w:val="1"/>
      <w:marLeft w:val="0"/>
      <w:marRight w:val="0"/>
      <w:marTop w:val="0"/>
      <w:marBottom w:val="0"/>
      <w:divBdr>
        <w:top w:val="none" w:sz="0" w:space="0" w:color="auto"/>
        <w:left w:val="none" w:sz="0" w:space="0" w:color="auto"/>
        <w:bottom w:val="none" w:sz="0" w:space="0" w:color="auto"/>
        <w:right w:val="none" w:sz="0" w:space="0" w:color="auto"/>
      </w:divBdr>
    </w:div>
    <w:div w:id="1284506385">
      <w:bodyDiv w:val="1"/>
      <w:marLeft w:val="0"/>
      <w:marRight w:val="0"/>
      <w:marTop w:val="0"/>
      <w:marBottom w:val="0"/>
      <w:divBdr>
        <w:top w:val="none" w:sz="0" w:space="0" w:color="auto"/>
        <w:left w:val="none" w:sz="0" w:space="0" w:color="auto"/>
        <w:bottom w:val="none" w:sz="0" w:space="0" w:color="auto"/>
        <w:right w:val="none" w:sz="0" w:space="0" w:color="auto"/>
      </w:divBdr>
    </w:div>
    <w:div w:id="1288389819">
      <w:bodyDiv w:val="1"/>
      <w:marLeft w:val="0"/>
      <w:marRight w:val="0"/>
      <w:marTop w:val="0"/>
      <w:marBottom w:val="0"/>
      <w:divBdr>
        <w:top w:val="none" w:sz="0" w:space="0" w:color="auto"/>
        <w:left w:val="none" w:sz="0" w:space="0" w:color="auto"/>
        <w:bottom w:val="none" w:sz="0" w:space="0" w:color="auto"/>
        <w:right w:val="none" w:sz="0" w:space="0" w:color="auto"/>
      </w:divBdr>
    </w:div>
    <w:div w:id="1297373901">
      <w:bodyDiv w:val="1"/>
      <w:marLeft w:val="0"/>
      <w:marRight w:val="0"/>
      <w:marTop w:val="0"/>
      <w:marBottom w:val="0"/>
      <w:divBdr>
        <w:top w:val="none" w:sz="0" w:space="0" w:color="auto"/>
        <w:left w:val="none" w:sz="0" w:space="0" w:color="auto"/>
        <w:bottom w:val="none" w:sz="0" w:space="0" w:color="auto"/>
        <w:right w:val="none" w:sz="0" w:space="0" w:color="auto"/>
      </w:divBdr>
    </w:div>
    <w:div w:id="1426533093">
      <w:bodyDiv w:val="1"/>
      <w:marLeft w:val="0"/>
      <w:marRight w:val="0"/>
      <w:marTop w:val="0"/>
      <w:marBottom w:val="0"/>
      <w:divBdr>
        <w:top w:val="none" w:sz="0" w:space="0" w:color="auto"/>
        <w:left w:val="none" w:sz="0" w:space="0" w:color="auto"/>
        <w:bottom w:val="none" w:sz="0" w:space="0" w:color="auto"/>
        <w:right w:val="none" w:sz="0" w:space="0" w:color="auto"/>
      </w:divBdr>
    </w:div>
    <w:div w:id="1483278502">
      <w:bodyDiv w:val="1"/>
      <w:marLeft w:val="0"/>
      <w:marRight w:val="0"/>
      <w:marTop w:val="0"/>
      <w:marBottom w:val="0"/>
      <w:divBdr>
        <w:top w:val="none" w:sz="0" w:space="0" w:color="auto"/>
        <w:left w:val="none" w:sz="0" w:space="0" w:color="auto"/>
        <w:bottom w:val="none" w:sz="0" w:space="0" w:color="auto"/>
        <w:right w:val="none" w:sz="0" w:space="0" w:color="auto"/>
      </w:divBdr>
    </w:div>
    <w:div w:id="1806966046">
      <w:bodyDiv w:val="1"/>
      <w:marLeft w:val="0"/>
      <w:marRight w:val="0"/>
      <w:marTop w:val="0"/>
      <w:marBottom w:val="0"/>
      <w:divBdr>
        <w:top w:val="none" w:sz="0" w:space="0" w:color="auto"/>
        <w:left w:val="none" w:sz="0" w:space="0" w:color="auto"/>
        <w:bottom w:val="none" w:sz="0" w:space="0" w:color="auto"/>
        <w:right w:val="none" w:sz="0" w:space="0" w:color="auto"/>
      </w:divBdr>
    </w:div>
    <w:div w:id="1884513623">
      <w:bodyDiv w:val="1"/>
      <w:marLeft w:val="0"/>
      <w:marRight w:val="0"/>
      <w:marTop w:val="0"/>
      <w:marBottom w:val="0"/>
      <w:divBdr>
        <w:top w:val="none" w:sz="0" w:space="0" w:color="auto"/>
        <w:left w:val="none" w:sz="0" w:space="0" w:color="auto"/>
        <w:bottom w:val="none" w:sz="0" w:space="0" w:color="auto"/>
        <w:right w:val="none" w:sz="0" w:space="0" w:color="auto"/>
      </w:divBdr>
    </w:div>
    <w:div w:id="1900822602">
      <w:bodyDiv w:val="1"/>
      <w:marLeft w:val="0"/>
      <w:marRight w:val="0"/>
      <w:marTop w:val="0"/>
      <w:marBottom w:val="0"/>
      <w:divBdr>
        <w:top w:val="none" w:sz="0" w:space="0" w:color="auto"/>
        <w:left w:val="none" w:sz="0" w:space="0" w:color="auto"/>
        <w:bottom w:val="none" w:sz="0" w:space="0" w:color="auto"/>
        <w:right w:val="none" w:sz="0" w:space="0" w:color="auto"/>
      </w:divBdr>
    </w:div>
    <w:div w:id="2004358866">
      <w:bodyDiv w:val="1"/>
      <w:marLeft w:val="0"/>
      <w:marRight w:val="0"/>
      <w:marTop w:val="0"/>
      <w:marBottom w:val="0"/>
      <w:divBdr>
        <w:top w:val="none" w:sz="0" w:space="0" w:color="auto"/>
        <w:left w:val="none" w:sz="0" w:space="0" w:color="auto"/>
        <w:bottom w:val="none" w:sz="0" w:space="0" w:color="auto"/>
        <w:right w:val="none" w:sz="0" w:space="0" w:color="auto"/>
      </w:divBdr>
    </w:div>
    <w:div w:id="203465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emf"/><Relationship Id="rId21" Type="http://schemas.openxmlformats.org/officeDocument/2006/relationships/diagramColors" Target="diagrams/colors2.xml"/><Relationship Id="rId34" Type="http://schemas.openxmlformats.org/officeDocument/2006/relationships/image" Target="media/image7.emf"/><Relationship Id="rId42" Type="http://schemas.openxmlformats.org/officeDocument/2006/relationships/package" Target="embeddings/Microsoft_Visio_Drawing7.vsdx"/><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package" Target="embeddings/Microsoft_Visio_Drawing.vsdx"/><Relationship Id="rId11" Type="http://schemas.microsoft.com/office/2011/relationships/commentsExtended" Target="commentsExtended.xml"/><Relationship Id="rId24" Type="http://schemas.openxmlformats.org/officeDocument/2006/relationships/diagramLayout" Target="diagrams/layout3.xml"/><Relationship Id="rId32" Type="http://schemas.openxmlformats.org/officeDocument/2006/relationships/image" Target="media/image6.emf"/><Relationship Id="rId37" Type="http://schemas.openxmlformats.org/officeDocument/2006/relationships/package" Target="embeddings/Microsoft_Visio_Drawing4.vsdx"/><Relationship Id="rId40" Type="http://schemas.openxmlformats.org/officeDocument/2006/relationships/package" Target="embeddings/Microsoft_Visio_Drawing6.vsdx"/><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4.emf"/><Relationship Id="rId36" Type="http://schemas.openxmlformats.org/officeDocument/2006/relationships/image" Target="media/image8.emf"/><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Layout" Target="diagrams/layout2.xml"/><Relationship Id="rId31" Type="http://schemas.openxmlformats.org/officeDocument/2006/relationships/package" Target="embeddings/Microsoft_Visio_Drawing1.vsdx"/><Relationship Id="rId44"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emf"/><Relationship Id="rId35" Type="http://schemas.openxmlformats.org/officeDocument/2006/relationships/package" Target="embeddings/Microsoft_Visio_Drawing3.vsdx"/><Relationship Id="rId43" Type="http://schemas.openxmlformats.org/officeDocument/2006/relationships/image" Target="media/image11.emf"/><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yperlink" Target="file:///C:\Users\MarwaA\Desktop\Analytical%20Study_Batch4_workflow.docx" TargetMode="Externa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package" Target="embeddings/Microsoft_Visio_Drawing2.vsdx"/><Relationship Id="rId38" Type="http://schemas.openxmlformats.org/officeDocument/2006/relationships/package" Target="embeddings/Microsoft_Visio_Drawing5.vsdx"/><Relationship Id="rId46" Type="http://schemas.openxmlformats.org/officeDocument/2006/relationships/footer" Target="footer1.xml"/><Relationship Id="rId20" Type="http://schemas.openxmlformats.org/officeDocument/2006/relationships/diagramQuickStyle" Target="diagrams/quickStyle2.xml"/><Relationship Id="rId41"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76843-27E5-4AAE-9746-BC480D21C751}"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0141D523-FE6E-48D1-806E-55DBAEB698C4}">
      <dgm:prSet phldrT="[Text]" custT="1"/>
      <dgm:spPr/>
      <dgm:t>
        <a:bodyPr/>
        <a:lstStyle/>
        <a:p>
          <a:pPr algn="ctr"/>
          <a:r>
            <a:rPr lang="en-US" sz="1200"/>
            <a:t>And</a:t>
          </a:r>
          <a:endParaRPr lang="en-US" sz="1800"/>
        </a:p>
      </dgm:t>
    </dgm:pt>
    <dgm:pt modelId="{BC830304-90D4-4105-BBED-1808838B2C03}" type="parTrans" cxnId="{DE0EC7BD-126D-4988-B458-69A54C7DB406}">
      <dgm:prSet/>
      <dgm:spPr/>
      <dgm:t>
        <a:bodyPr/>
        <a:lstStyle/>
        <a:p>
          <a:pPr algn="ctr"/>
          <a:endParaRPr lang="en-US"/>
        </a:p>
      </dgm:t>
    </dgm:pt>
    <dgm:pt modelId="{1E06CF1D-E71F-407F-AD30-95D253159229}" type="sibTrans" cxnId="{DE0EC7BD-126D-4988-B458-69A54C7DB406}">
      <dgm:prSet/>
      <dgm:spPr/>
      <dgm:t>
        <a:bodyPr/>
        <a:lstStyle/>
        <a:p>
          <a:pPr algn="ctr"/>
          <a:endParaRPr lang="en-US"/>
        </a:p>
      </dgm:t>
    </dgm:pt>
    <dgm:pt modelId="{0031EEE7-CA0B-4604-BD69-E3BBCBB35B18}">
      <dgm:prSet phldrT="[Text]" custT="1"/>
      <dgm:spPr/>
      <dgm:t>
        <a:bodyPr/>
        <a:lstStyle/>
        <a:p>
          <a:pPr algn="ctr"/>
          <a:r>
            <a:rPr lang="en-US" sz="1000"/>
            <a:t>C</a:t>
          </a:r>
        </a:p>
      </dgm:t>
    </dgm:pt>
    <dgm:pt modelId="{317DDB3B-AEF0-4A40-B691-C801D9215EA5}" type="parTrans" cxnId="{E00E0FCD-2F4A-4AAA-9A31-FA3A7F68E4AE}">
      <dgm:prSet/>
      <dgm:spPr/>
      <dgm:t>
        <a:bodyPr/>
        <a:lstStyle/>
        <a:p>
          <a:pPr algn="ctr"/>
          <a:endParaRPr lang="en-US"/>
        </a:p>
      </dgm:t>
    </dgm:pt>
    <dgm:pt modelId="{9A0D3B43-A340-404A-B455-6ADA36C9A1A7}" type="sibTrans" cxnId="{E00E0FCD-2F4A-4AAA-9A31-FA3A7F68E4AE}">
      <dgm:prSet/>
      <dgm:spPr/>
      <dgm:t>
        <a:bodyPr/>
        <a:lstStyle/>
        <a:p>
          <a:pPr algn="ctr"/>
          <a:endParaRPr lang="en-US"/>
        </a:p>
      </dgm:t>
    </dgm:pt>
    <dgm:pt modelId="{72EC3AB6-13D4-451A-A3DF-D8BDAEA9DBC9}">
      <dgm:prSet phldrT="[Text]" custT="1"/>
      <dgm:spPr/>
      <dgm:t>
        <a:bodyPr/>
        <a:lstStyle/>
        <a:p>
          <a:pPr algn="ctr"/>
          <a:r>
            <a:rPr lang="en-US" sz="1800"/>
            <a:t>B</a:t>
          </a:r>
          <a:endParaRPr lang="en-US" sz="3200"/>
        </a:p>
      </dgm:t>
    </dgm:pt>
    <dgm:pt modelId="{0B27E323-7054-44CB-B87A-DAC54AFF6F88}" type="parTrans" cxnId="{5654B98F-8923-4DC7-9073-003EE944BBBA}">
      <dgm:prSet>
        <dgm:style>
          <a:lnRef idx="0">
            <a:scrgbClr r="0" g="0" b="0"/>
          </a:lnRef>
          <a:fillRef idx="0">
            <a:scrgbClr r="0" g="0" b="0"/>
          </a:fillRef>
          <a:effectRef idx="0">
            <a:scrgbClr r="0" g="0" b="0"/>
          </a:effectRef>
          <a:fontRef idx="minor">
            <a:schemeClr val="tx1"/>
          </a:fontRef>
        </dgm:style>
      </dgm:prSet>
      <dgm:spPr>
        <a:noFill/>
        <a:ln w="9525" cap="flat" cmpd="sng" algn="ctr">
          <a:solidFill>
            <a:schemeClr val="accent6"/>
          </a:solidFill>
          <a:prstDash val="dash"/>
          <a:round/>
          <a:headEnd type="none" w="med" len="med"/>
          <a:tailEnd type="none" w="med" len="med"/>
        </a:ln>
      </dgm:spPr>
      <dgm:t>
        <a:bodyPr/>
        <a:lstStyle/>
        <a:p>
          <a:pPr algn="ctr"/>
          <a:endParaRPr lang="en-US"/>
        </a:p>
      </dgm:t>
    </dgm:pt>
    <dgm:pt modelId="{8171EF63-0D85-4181-90C0-5E7D9BDB5230}" type="sibTrans" cxnId="{5654B98F-8923-4DC7-9073-003EE944BBBA}">
      <dgm:prSet/>
      <dgm:spPr/>
      <dgm:t>
        <a:bodyPr/>
        <a:lstStyle/>
        <a:p>
          <a:pPr algn="ctr"/>
          <a:endParaRPr lang="en-US"/>
        </a:p>
      </dgm:t>
    </dgm:pt>
    <dgm:pt modelId="{A1EBEE81-8FFF-4B64-AD1A-B2CCB26D9EF7}">
      <dgm:prSet phldrT="[Text]" custT="1"/>
      <dgm:spPr/>
      <dgm:t>
        <a:bodyPr/>
        <a:lstStyle/>
        <a:p>
          <a:pPr algn="ctr"/>
          <a:r>
            <a:rPr lang="en-US" sz="1800"/>
            <a:t>A</a:t>
          </a:r>
          <a:endParaRPr lang="en-US" sz="3200"/>
        </a:p>
      </dgm:t>
    </dgm:pt>
    <dgm:pt modelId="{2DF0232B-80C0-4BC2-B1D9-394A03AD235A}" type="parTrans" cxnId="{3FFCD08F-7747-4E15-B04B-A30996FE9F62}">
      <dgm:prSet>
        <dgm:style>
          <a:lnRef idx="0">
            <a:scrgbClr r="0" g="0" b="0"/>
          </a:lnRef>
          <a:fillRef idx="0">
            <a:scrgbClr r="0" g="0" b="0"/>
          </a:fillRef>
          <a:effectRef idx="0">
            <a:scrgbClr r="0" g="0" b="0"/>
          </a:effectRef>
          <a:fontRef idx="minor">
            <a:schemeClr val="tx1"/>
          </a:fontRef>
        </dgm:style>
      </dgm:prSet>
      <dgm:spPr>
        <a:noFill/>
        <a:ln w="9525" cap="flat" cmpd="sng" algn="ctr">
          <a:solidFill>
            <a:schemeClr val="accent6"/>
          </a:solidFill>
          <a:prstDash val="dash"/>
          <a:round/>
          <a:headEnd type="none" w="med" len="med"/>
          <a:tailEnd type="none" w="med" len="med"/>
        </a:ln>
      </dgm:spPr>
      <dgm:t>
        <a:bodyPr/>
        <a:lstStyle/>
        <a:p>
          <a:pPr algn="ctr"/>
          <a:endParaRPr lang="en-US"/>
        </a:p>
      </dgm:t>
    </dgm:pt>
    <dgm:pt modelId="{27082ED0-5CA7-4A7D-9F5B-B564D15819C5}" type="sibTrans" cxnId="{3FFCD08F-7747-4E15-B04B-A30996FE9F62}">
      <dgm:prSet/>
      <dgm:spPr/>
      <dgm:t>
        <a:bodyPr/>
        <a:lstStyle/>
        <a:p>
          <a:pPr algn="ctr"/>
          <a:endParaRPr lang="en-US"/>
        </a:p>
      </dgm:t>
    </dgm:pt>
    <dgm:pt modelId="{16B27563-9CFD-4CA3-A921-3F7D75FEB8A8}" type="pres">
      <dgm:prSet presAssocID="{F3F76843-27E5-4AAE-9746-BC480D21C751}" presName="Name0" presStyleCnt="0">
        <dgm:presLayoutVars>
          <dgm:chMax val="1"/>
          <dgm:chPref val="1"/>
          <dgm:dir/>
          <dgm:animOne val="branch"/>
          <dgm:animLvl val="lvl"/>
        </dgm:presLayoutVars>
      </dgm:prSet>
      <dgm:spPr/>
      <dgm:t>
        <a:bodyPr/>
        <a:lstStyle/>
        <a:p>
          <a:endParaRPr lang="en-US"/>
        </a:p>
      </dgm:t>
    </dgm:pt>
    <dgm:pt modelId="{1F10FF48-BA5E-427F-82C1-2EF852BE25CE}" type="pres">
      <dgm:prSet presAssocID="{0141D523-FE6E-48D1-806E-55DBAEB698C4}" presName="singleCycle" presStyleCnt="0"/>
      <dgm:spPr/>
    </dgm:pt>
    <dgm:pt modelId="{F5452C9D-B6E6-4CD6-A145-11861BE5A273}" type="pres">
      <dgm:prSet presAssocID="{0141D523-FE6E-48D1-806E-55DBAEB698C4}" presName="singleCenter" presStyleLbl="node1" presStyleIdx="0" presStyleCnt="4" custScaleX="59527" custScaleY="75499" custLinFactNeighborX="-1506" custLinFactNeighborY="-19586">
        <dgm:presLayoutVars>
          <dgm:chMax val="7"/>
          <dgm:chPref val="7"/>
        </dgm:presLayoutVars>
      </dgm:prSet>
      <dgm:spPr/>
      <dgm:t>
        <a:bodyPr/>
        <a:lstStyle/>
        <a:p>
          <a:endParaRPr lang="en-US"/>
        </a:p>
      </dgm:t>
    </dgm:pt>
    <dgm:pt modelId="{7FA65F0D-869D-45BF-B394-899908AF29E2}" type="pres">
      <dgm:prSet presAssocID="{317DDB3B-AEF0-4A40-B691-C801D9215EA5}" presName="Name56" presStyleLbl="parChTrans1D2" presStyleIdx="0" presStyleCnt="3"/>
      <dgm:spPr/>
      <dgm:t>
        <a:bodyPr/>
        <a:lstStyle/>
        <a:p>
          <a:endParaRPr lang="en-US"/>
        </a:p>
      </dgm:t>
    </dgm:pt>
    <dgm:pt modelId="{D0AEF8D3-3EF7-4CAC-9005-CDA9FF7E27C8}" type="pres">
      <dgm:prSet presAssocID="{0031EEE7-CA0B-4604-BD69-E3BBCBB35B18}" presName="text0" presStyleLbl="node1" presStyleIdx="1" presStyleCnt="4" custRadScaleRad="32321" custRadScaleInc="-290152">
        <dgm:presLayoutVars>
          <dgm:bulletEnabled val="1"/>
        </dgm:presLayoutVars>
      </dgm:prSet>
      <dgm:spPr/>
      <dgm:t>
        <a:bodyPr/>
        <a:lstStyle/>
        <a:p>
          <a:endParaRPr lang="en-US"/>
        </a:p>
      </dgm:t>
    </dgm:pt>
    <dgm:pt modelId="{0B9E0243-B728-4D7C-B25B-93A70233C2BF}" type="pres">
      <dgm:prSet presAssocID="{0B27E323-7054-44CB-B87A-DAC54AFF6F88}" presName="Name56" presStyleLbl="parChTrans1D2" presStyleIdx="1" presStyleCnt="3"/>
      <dgm:spPr/>
      <dgm:t>
        <a:bodyPr/>
        <a:lstStyle/>
        <a:p>
          <a:endParaRPr lang="en-US"/>
        </a:p>
      </dgm:t>
    </dgm:pt>
    <dgm:pt modelId="{8C772032-F33C-4D9D-BE93-988630161609}" type="pres">
      <dgm:prSet presAssocID="{72EC3AB6-13D4-451A-A3DF-D8BDAEA9DBC9}" presName="text0" presStyleLbl="node1" presStyleIdx="2" presStyleCnt="4" custRadScaleRad="114380" custRadScaleInc="-152746">
        <dgm:presLayoutVars>
          <dgm:bulletEnabled val="1"/>
        </dgm:presLayoutVars>
      </dgm:prSet>
      <dgm:spPr/>
      <dgm:t>
        <a:bodyPr/>
        <a:lstStyle/>
        <a:p>
          <a:endParaRPr lang="en-US"/>
        </a:p>
      </dgm:t>
    </dgm:pt>
    <dgm:pt modelId="{3807E690-BF3D-4323-A3C0-DC47A32D6989}" type="pres">
      <dgm:prSet presAssocID="{2DF0232B-80C0-4BC2-B1D9-394A03AD235A}" presName="Name56" presStyleLbl="parChTrans1D2" presStyleIdx="2" presStyleCnt="3"/>
      <dgm:spPr/>
      <dgm:t>
        <a:bodyPr/>
        <a:lstStyle/>
        <a:p>
          <a:endParaRPr lang="en-US"/>
        </a:p>
      </dgm:t>
    </dgm:pt>
    <dgm:pt modelId="{39E66399-B2E8-4C38-97C5-CF6FC8B78BCE}" type="pres">
      <dgm:prSet presAssocID="{A1EBEE81-8FFF-4B64-AD1A-B2CCB26D9EF7}" presName="text0" presStyleLbl="node1" presStyleIdx="3" presStyleCnt="4" custRadScaleRad="120460" custRadScaleInc="142631">
        <dgm:presLayoutVars>
          <dgm:bulletEnabled val="1"/>
        </dgm:presLayoutVars>
      </dgm:prSet>
      <dgm:spPr/>
      <dgm:t>
        <a:bodyPr/>
        <a:lstStyle/>
        <a:p>
          <a:endParaRPr lang="en-US"/>
        </a:p>
      </dgm:t>
    </dgm:pt>
  </dgm:ptLst>
  <dgm:cxnLst>
    <dgm:cxn modelId="{2162F28E-B5EF-40D9-A65A-41B3810604B8}" type="presOf" srcId="{F3F76843-27E5-4AAE-9746-BC480D21C751}" destId="{16B27563-9CFD-4CA3-A921-3F7D75FEB8A8}" srcOrd="0" destOrd="0" presId="urn:microsoft.com/office/officeart/2008/layout/RadialCluster"/>
    <dgm:cxn modelId="{6A25B016-2E18-4E3B-8C8C-BEB417224207}" type="presOf" srcId="{317DDB3B-AEF0-4A40-B691-C801D9215EA5}" destId="{7FA65F0D-869D-45BF-B394-899908AF29E2}" srcOrd="0" destOrd="0" presId="urn:microsoft.com/office/officeart/2008/layout/RadialCluster"/>
    <dgm:cxn modelId="{DE0EC7BD-126D-4988-B458-69A54C7DB406}" srcId="{F3F76843-27E5-4AAE-9746-BC480D21C751}" destId="{0141D523-FE6E-48D1-806E-55DBAEB698C4}" srcOrd="0" destOrd="0" parTransId="{BC830304-90D4-4105-BBED-1808838B2C03}" sibTransId="{1E06CF1D-E71F-407F-AD30-95D253159229}"/>
    <dgm:cxn modelId="{B0165A5E-E7CA-4CE9-8360-23F510D9D7B9}" type="presOf" srcId="{72EC3AB6-13D4-451A-A3DF-D8BDAEA9DBC9}" destId="{8C772032-F33C-4D9D-BE93-988630161609}" srcOrd="0" destOrd="0" presId="urn:microsoft.com/office/officeart/2008/layout/RadialCluster"/>
    <dgm:cxn modelId="{3FFCD08F-7747-4E15-B04B-A30996FE9F62}" srcId="{0141D523-FE6E-48D1-806E-55DBAEB698C4}" destId="{A1EBEE81-8FFF-4B64-AD1A-B2CCB26D9EF7}" srcOrd="2" destOrd="0" parTransId="{2DF0232B-80C0-4BC2-B1D9-394A03AD235A}" sibTransId="{27082ED0-5CA7-4A7D-9F5B-B564D15819C5}"/>
    <dgm:cxn modelId="{5654B98F-8923-4DC7-9073-003EE944BBBA}" srcId="{0141D523-FE6E-48D1-806E-55DBAEB698C4}" destId="{72EC3AB6-13D4-451A-A3DF-D8BDAEA9DBC9}" srcOrd="1" destOrd="0" parTransId="{0B27E323-7054-44CB-B87A-DAC54AFF6F88}" sibTransId="{8171EF63-0D85-4181-90C0-5E7D9BDB5230}"/>
    <dgm:cxn modelId="{26434010-C1F4-486A-BD8E-0C0837A6C5F8}" type="presOf" srcId="{2DF0232B-80C0-4BC2-B1D9-394A03AD235A}" destId="{3807E690-BF3D-4323-A3C0-DC47A32D6989}" srcOrd="0" destOrd="0" presId="urn:microsoft.com/office/officeart/2008/layout/RadialCluster"/>
    <dgm:cxn modelId="{210AAFD5-A16C-47E3-B0DB-48616FCB9723}" type="presOf" srcId="{0B27E323-7054-44CB-B87A-DAC54AFF6F88}" destId="{0B9E0243-B728-4D7C-B25B-93A70233C2BF}" srcOrd="0" destOrd="0" presId="urn:microsoft.com/office/officeart/2008/layout/RadialCluster"/>
    <dgm:cxn modelId="{E00E0FCD-2F4A-4AAA-9A31-FA3A7F68E4AE}" srcId="{0141D523-FE6E-48D1-806E-55DBAEB698C4}" destId="{0031EEE7-CA0B-4604-BD69-E3BBCBB35B18}" srcOrd="0" destOrd="0" parTransId="{317DDB3B-AEF0-4A40-B691-C801D9215EA5}" sibTransId="{9A0D3B43-A340-404A-B455-6ADA36C9A1A7}"/>
    <dgm:cxn modelId="{5949BCB5-252B-4D12-A23B-12B0B899B05A}" type="presOf" srcId="{0141D523-FE6E-48D1-806E-55DBAEB698C4}" destId="{F5452C9D-B6E6-4CD6-A145-11861BE5A273}" srcOrd="0" destOrd="0" presId="urn:microsoft.com/office/officeart/2008/layout/RadialCluster"/>
    <dgm:cxn modelId="{03A6E9F7-EEA6-4CC6-8B46-13FB366B3301}" type="presOf" srcId="{0031EEE7-CA0B-4604-BD69-E3BBCBB35B18}" destId="{D0AEF8D3-3EF7-4CAC-9005-CDA9FF7E27C8}" srcOrd="0" destOrd="0" presId="urn:microsoft.com/office/officeart/2008/layout/RadialCluster"/>
    <dgm:cxn modelId="{D05C9DE4-316F-49F4-92BA-24812DEBC396}" type="presOf" srcId="{A1EBEE81-8FFF-4B64-AD1A-B2CCB26D9EF7}" destId="{39E66399-B2E8-4C38-97C5-CF6FC8B78BCE}" srcOrd="0" destOrd="0" presId="urn:microsoft.com/office/officeart/2008/layout/RadialCluster"/>
    <dgm:cxn modelId="{90AA97E6-A22F-49F6-93CA-65369CB3C8E9}" type="presParOf" srcId="{16B27563-9CFD-4CA3-A921-3F7D75FEB8A8}" destId="{1F10FF48-BA5E-427F-82C1-2EF852BE25CE}" srcOrd="0" destOrd="0" presId="urn:microsoft.com/office/officeart/2008/layout/RadialCluster"/>
    <dgm:cxn modelId="{7BBB6CEA-F022-46FF-B46E-14C9DF41D1BD}" type="presParOf" srcId="{1F10FF48-BA5E-427F-82C1-2EF852BE25CE}" destId="{F5452C9D-B6E6-4CD6-A145-11861BE5A273}" srcOrd="0" destOrd="0" presId="urn:microsoft.com/office/officeart/2008/layout/RadialCluster"/>
    <dgm:cxn modelId="{E105318F-5A24-4FF7-8D15-770BD046C1D9}" type="presParOf" srcId="{1F10FF48-BA5E-427F-82C1-2EF852BE25CE}" destId="{7FA65F0D-869D-45BF-B394-899908AF29E2}" srcOrd="1" destOrd="0" presId="urn:microsoft.com/office/officeart/2008/layout/RadialCluster"/>
    <dgm:cxn modelId="{8549F7F0-DCE6-42BD-92D9-C4E8161D7454}" type="presParOf" srcId="{1F10FF48-BA5E-427F-82C1-2EF852BE25CE}" destId="{D0AEF8D3-3EF7-4CAC-9005-CDA9FF7E27C8}" srcOrd="2" destOrd="0" presId="urn:microsoft.com/office/officeart/2008/layout/RadialCluster"/>
    <dgm:cxn modelId="{5AB4342D-FA3A-4BC0-862A-47B9EF70C761}" type="presParOf" srcId="{1F10FF48-BA5E-427F-82C1-2EF852BE25CE}" destId="{0B9E0243-B728-4D7C-B25B-93A70233C2BF}" srcOrd="3" destOrd="0" presId="urn:microsoft.com/office/officeart/2008/layout/RadialCluster"/>
    <dgm:cxn modelId="{850C2DB2-800B-417B-94CB-EDD80D0E79E9}" type="presParOf" srcId="{1F10FF48-BA5E-427F-82C1-2EF852BE25CE}" destId="{8C772032-F33C-4D9D-BE93-988630161609}" srcOrd="4" destOrd="0" presId="urn:microsoft.com/office/officeart/2008/layout/RadialCluster"/>
    <dgm:cxn modelId="{A1553002-5F2A-4461-81BD-444DE5A8BF15}" type="presParOf" srcId="{1F10FF48-BA5E-427F-82C1-2EF852BE25CE}" destId="{3807E690-BF3D-4323-A3C0-DC47A32D6989}" srcOrd="5" destOrd="0" presId="urn:microsoft.com/office/officeart/2008/layout/RadialCluster"/>
    <dgm:cxn modelId="{D82B5A59-A928-41FE-9AA8-1A0CF444A372}" type="presParOf" srcId="{1F10FF48-BA5E-427F-82C1-2EF852BE25CE}" destId="{39E66399-B2E8-4C38-97C5-CF6FC8B78BCE}" srcOrd="6" destOrd="0" presId="urn:microsoft.com/office/officeart/2008/layout/RadialCluster"/>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F76843-27E5-4AAE-9746-BC480D21C751}"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0141D523-FE6E-48D1-806E-55DBAEB698C4}">
      <dgm:prSet phldrT="[Text]" custT="1"/>
      <dgm:spPr/>
      <dgm:t>
        <a:bodyPr/>
        <a:lstStyle/>
        <a:p>
          <a:pPr algn="ctr"/>
          <a:r>
            <a:rPr lang="en-US" sz="1200"/>
            <a:t>Or</a:t>
          </a:r>
          <a:endParaRPr lang="en-US" sz="1800"/>
        </a:p>
      </dgm:t>
    </dgm:pt>
    <dgm:pt modelId="{BC830304-90D4-4105-BBED-1808838B2C03}" type="parTrans" cxnId="{DE0EC7BD-126D-4988-B458-69A54C7DB406}">
      <dgm:prSet/>
      <dgm:spPr/>
      <dgm:t>
        <a:bodyPr/>
        <a:lstStyle/>
        <a:p>
          <a:pPr algn="ctr"/>
          <a:endParaRPr lang="en-US"/>
        </a:p>
      </dgm:t>
    </dgm:pt>
    <dgm:pt modelId="{1E06CF1D-E71F-407F-AD30-95D253159229}" type="sibTrans" cxnId="{DE0EC7BD-126D-4988-B458-69A54C7DB406}">
      <dgm:prSet/>
      <dgm:spPr/>
      <dgm:t>
        <a:bodyPr/>
        <a:lstStyle/>
        <a:p>
          <a:pPr algn="ctr"/>
          <a:endParaRPr lang="en-US"/>
        </a:p>
      </dgm:t>
    </dgm:pt>
    <dgm:pt modelId="{0031EEE7-CA0B-4604-BD69-E3BBCBB35B18}">
      <dgm:prSet phldrT="[Text]" custT="1"/>
      <dgm:spPr/>
      <dgm:t>
        <a:bodyPr/>
        <a:lstStyle/>
        <a:p>
          <a:pPr algn="ctr"/>
          <a:r>
            <a:rPr lang="en-US" sz="1800"/>
            <a:t>C</a:t>
          </a:r>
        </a:p>
      </dgm:t>
    </dgm:pt>
    <dgm:pt modelId="{317DDB3B-AEF0-4A40-B691-C801D9215EA5}" type="parTrans" cxnId="{E00E0FCD-2F4A-4AAA-9A31-FA3A7F68E4AE}">
      <dgm:prSet/>
      <dgm:spPr/>
      <dgm:t>
        <a:bodyPr/>
        <a:lstStyle/>
        <a:p>
          <a:pPr algn="ctr"/>
          <a:endParaRPr lang="en-US"/>
        </a:p>
      </dgm:t>
    </dgm:pt>
    <dgm:pt modelId="{9A0D3B43-A340-404A-B455-6ADA36C9A1A7}" type="sibTrans" cxnId="{E00E0FCD-2F4A-4AAA-9A31-FA3A7F68E4AE}">
      <dgm:prSet/>
      <dgm:spPr/>
      <dgm:t>
        <a:bodyPr/>
        <a:lstStyle/>
        <a:p>
          <a:pPr algn="ctr"/>
          <a:endParaRPr lang="en-US"/>
        </a:p>
      </dgm:t>
    </dgm:pt>
    <dgm:pt modelId="{72EC3AB6-13D4-451A-A3DF-D8BDAEA9DBC9}">
      <dgm:prSet phldrT="[Text]" custT="1"/>
      <dgm:spPr/>
      <dgm:t>
        <a:bodyPr/>
        <a:lstStyle/>
        <a:p>
          <a:pPr algn="ctr"/>
          <a:r>
            <a:rPr lang="en-US" sz="1800"/>
            <a:t>B</a:t>
          </a:r>
          <a:endParaRPr lang="en-US" sz="3200"/>
        </a:p>
      </dgm:t>
    </dgm:pt>
    <dgm:pt modelId="{0B27E323-7054-44CB-B87A-DAC54AFF6F88}" type="parTrans" cxnId="{5654B98F-8923-4DC7-9073-003EE944BBBA}">
      <dgm:prSet>
        <dgm:style>
          <a:lnRef idx="0">
            <a:scrgbClr r="0" g="0" b="0"/>
          </a:lnRef>
          <a:fillRef idx="0">
            <a:scrgbClr r="0" g="0" b="0"/>
          </a:fillRef>
          <a:effectRef idx="0">
            <a:scrgbClr r="0" g="0" b="0"/>
          </a:effectRef>
          <a:fontRef idx="minor">
            <a:schemeClr val="tx1"/>
          </a:fontRef>
        </dgm:style>
      </dgm:prSet>
      <dgm:spPr>
        <a:noFill/>
        <a:ln w="9525" cap="flat" cmpd="sng" algn="ctr">
          <a:solidFill>
            <a:schemeClr val="accent6"/>
          </a:solidFill>
          <a:prstDash val="dash"/>
          <a:round/>
          <a:headEnd type="none" w="med" len="med"/>
          <a:tailEnd type="none" w="med" len="med"/>
        </a:ln>
      </dgm:spPr>
      <dgm:t>
        <a:bodyPr/>
        <a:lstStyle/>
        <a:p>
          <a:pPr algn="ctr"/>
          <a:endParaRPr lang="en-US"/>
        </a:p>
      </dgm:t>
    </dgm:pt>
    <dgm:pt modelId="{8171EF63-0D85-4181-90C0-5E7D9BDB5230}" type="sibTrans" cxnId="{5654B98F-8923-4DC7-9073-003EE944BBBA}">
      <dgm:prSet/>
      <dgm:spPr/>
      <dgm:t>
        <a:bodyPr/>
        <a:lstStyle/>
        <a:p>
          <a:pPr algn="ctr"/>
          <a:endParaRPr lang="en-US"/>
        </a:p>
      </dgm:t>
    </dgm:pt>
    <dgm:pt modelId="{A1EBEE81-8FFF-4B64-AD1A-B2CCB26D9EF7}">
      <dgm:prSet phldrT="[Text]" custT="1"/>
      <dgm:spPr/>
      <dgm:t>
        <a:bodyPr/>
        <a:lstStyle/>
        <a:p>
          <a:pPr algn="ctr"/>
          <a:r>
            <a:rPr lang="en-US" sz="1800"/>
            <a:t>A</a:t>
          </a:r>
          <a:endParaRPr lang="en-US" sz="3200"/>
        </a:p>
      </dgm:t>
    </dgm:pt>
    <dgm:pt modelId="{2DF0232B-80C0-4BC2-B1D9-394A03AD235A}" type="parTrans" cxnId="{3FFCD08F-7747-4E15-B04B-A30996FE9F62}">
      <dgm:prSet>
        <dgm:style>
          <a:lnRef idx="0">
            <a:scrgbClr r="0" g="0" b="0"/>
          </a:lnRef>
          <a:fillRef idx="0">
            <a:scrgbClr r="0" g="0" b="0"/>
          </a:fillRef>
          <a:effectRef idx="0">
            <a:scrgbClr r="0" g="0" b="0"/>
          </a:effectRef>
          <a:fontRef idx="minor">
            <a:schemeClr val="tx1"/>
          </a:fontRef>
        </dgm:style>
      </dgm:prSet>
      <dgm:spPr>
        <a:noFill/>
        <a:ln w="9525" cap="flat" cmpd="sng" algn="ctr">
          <a:solidFill>
            <a:schemeClr val="accent6"/>
          </a:solidFill>
          <a:prstDash val="dash"/>
          <a:round/>
          <a:headEnd type="none" w="med" len="med"/>
          <a:tailEnd type="none" w="med" len="med"/>
        </a:ln>
      </dgm:spPr>
      <dgm:t>
        <a:bodyPr/>
        <a:lstStyle/>
        <a:p>
          <a:pPr algn="ctr"/>
          <a:endParaRPr lang="en-US"/>
        </a:p>
      </dgm:t>
    </dgm:pt>
    <dgm:pt modelId="{27082ED0-5CA7-4A7D-9F5B-B564D15819C5}" type="sibTrans" cxnId="{3FFCD08F-7747-4E15-B04B-A30996FE9F62}">
      <dgm:prSet/>
      <dgm:spPr/>
      <dgm:t>
        <a:bodyPr/>
        <a:lstStyle/>
        <a:p>
          <a:pPr algn="ctr"/>
          <a:endParaRPr lang="en-US"/>
        </a:p>
      </dgm:t>
    </dgm:pt>
    <dgm:pt modelId="{16B27563-9CFD-4CA3-A921-3F7D75FEB8A8}" type="pres">
      <dgm:prSet presAssocID="{F3F76843-27E5-4AAE-9746-BC480D21C751}" presName="Name0" presStyleCnt="0">
        <dgm:presLayoutVars>
          <dgm:chMax val="1"/>
          <dgm:chPref val="1"/>
          <dgm:dir/>
          <dgm:animOne val="branch"/>
          <dgm:animLvl val="lvl"/>
        </dgm:presLayoutVars>
      </dgm:prSet>
      <dgm:spPr/>
      <dgm:t>
        <a:bodyPr/>
        <a:lstStyle/>
        <a:p>
          <a:endParaRPr lang="en-US"/>
        </a:p>
      </dgm:t>
    </dgm:pt>
    <dgm:pt modelId="{1F10FF48-BA5E-427F-82C1-2EF852BE25CE}" type="pres">
      <dgm:prSet presAssocID="{0141D523-FE6E-48D1-806E-55DBAEB698C4}" presName="singleCycle" presStyleCnt="0"/>
      <dgm:spPr/>
    </dgm:pt>
    <dgm:pt modelId="{F5452C9D-B6E6-4CD6-A145-11861BE5A273}" type="pres">
      <dgm:prSet presAssocID="{0141D523-FE6E-48D1-806E-55DBAEB698C4}" presName="singleCenter" presStyleLbl="node1" presStyleIdx="0" presStyleCnt="4" custScaleX="59527" custScaleY="75499" custLinFactNeighborX="-1506" custLinFactNeighborY="-19586">
        <dgm:presLayoutVars>
          <dgm:chMax val="7"/>
          <dgm:chPref val="7"/>
        </dgm:presLayoutVars>
      </dgm:prSet>
      <dgm:spPr/>
      <dgm:t>
        <a:bodyPr/>
        <a:lstStyle/>
        <a:p>
          <a:endParaRPr lang="en-US"/>
        </a:p>
      </dgm:t>
    </dgm:pt>
    <dgm:pt modelId="{7FA65F0D-869D-45BF-B394-899908AF29E2}" type="pres">
      <dgm:prSet presAssocID="{317DDB3B-AEF0-4A40-B691-C801D9215EA5}" presName="Name56" presStyleLbl="parChTrans1D2" presStyleIdx="0" presStyleCnt="3"/>
      <dgm:spPr/>
      <dgm:t>
        <a:bodyPr/>
        <a:lstStyle/>
        <a:p>
          <a:endParaRPr lang="en-US"/>
        </a:p>
      </dgm:t>
    </dgm:pt>
    <dgm:pt modelId="{D0AEF8D3-3EF7-4CAC-9005-CDA9FF7E27C8}" type="pres">
      <dgm:prSet presAssocID="{0031EEE7-CA0B-4604-BD69-E3BBCBB35B18}" presName="text0" presStyleLbl="node1" presStyleIdx="1" presStyleCnt="4" custRadScaleRad="32321" custRadScaleInc="-290152">
        <dgm:presLayoutVars>
          <dgm:bulletEnabled val="1"/>
        </dgm:presLayoutVars>
      </dgm:prSet>
      <dgm:spPr/>
      <dgm:t>
        <a:bodyPr/>
        <a:lstStyle/>
        <a:p>
          <a:endParaRPr lang="en-US"/>
        </a:p>
      </dgm:t>
    </dgm:pt>
    <dgm:pt modelId="{0B9E0243-B728-4D7C-B25B-93A70233C2BF}" type="pres">
      <dgm:prSet presAssocID="{0B27E323-7054-44CB-B87A-DAC54AFF6F88}" presName="Name56" presStyleLbl="parChTrans1D2" presStyleIdx="1" presStyleCnt="3"/>
      <dgm:spPr/>
      <dgm:t>
        <a:bodyPr/>
        <a:lstStyle/>
        <a:p>
          <a:endParaRPr lang="en-US"/>
        </a:p>
      </dgm:t>
    </dgm:pt>
    <dgm:pt modelId="{8C772032-F33C-4D9D-BE93-988630161609}" type="pres">
      <dgm:prSet presAssocID="{72EC3AB6-13D4-451A-A3DF-D8BDAEA9DBC9}" presName="text0" presStyleLbl="node1" presStyleIdx="2" presStyleCnt="4" custRadScaleRad="114380" custRadScaleInc="-152746">
        <dgm:presLayoutVars>
          <dgm:bulletEnabled val="1"/>
        </dgm:presLayoutVars>
      </dgm:prSet>
      <dgm:spPr/>
      <dgm:t>
        <a:bodyPr/>
        <a:lstStyle/>
        <a:p>
          <a:endParaRPr lang="en-US"/>
        </a:p>
      </dgm:t>
    </dgm:pt>
    <dgm:pt modelId="{3807E690-BF3D-4323-A3C0-DC47A32D6989}" type="pres">
      <dgm:prSet presAssocID="{2DF0232B-80C0-4BC2-B1D9-394A03AD235A}" presName="Name56" presStyleLbl="parChTrans1D2" presStyleIdx="2" presStyleCnt="3"/>
      <dgm:spPr/>
      <dgm:t>
        <a:bodyPr/>
        <a:lstStyle/>
        <a:p>
          <a:endParaRPr lang="en-US"/>
        </a:p>
      </dgm:t>
    </dgm:pt>
    <dgm:pt modelId="{39E66399-B2E8-4C38-97C5-CF6FC8B78BCE}" type="pres">
      <dgm:prSet presAssocID="{A1EBEE81-8FFF-4B64-AD1A-B2CCB26D9EF7}" presName="text0" presStyleLbl="node1" presStyleIdx="3" presStyleCnt="4" custRadScaleRad="120460" custRadScaleInc="142631">
        <dgm:presLayoutVars>
          <dgm:bulletEnabled val="1"/>
        </dgm:presLayoutVars>
      </dgm:prSet>
      <dgm:spPr/>
      <dgm:t>
        <a:bodyPr/>
        <a:lstStyle/>
        <a:p>
          <a:endParaRPr lang="en-US"/>
        </a:p>
      </dgm:t>
    </dgm:pt>
  </dgm:ptLst>
  <dgm:cxnLst>
    <dgm:cxn modelId="{E00E0FCD-2F4A-4AAA-9A31-FA3A7F68E4AE}" srcId="{0141D523-FE6E-48D1-806E-55DBAEB698C4}" destId="{0031EEE7-CA0B-4604-BD69-E3BBCBB35B18}" srcOrd="0" destOrd="0" parTransId="{317DDB3B-AEF0-4A40-B691-C801D9215EA5}" sibTransId="{9A0D3B43-A340-404A-B455-6ADA36C9A1A7}"/>
    <dgm:cxn modelId="{A79E4C93-7C40-4F2B-BE1C-7A89E31A380A}" type="presOf" srcId="{A1EBEE81-8FFF-4B64-AD1A-B2CCB26D9EF7}" destId="{39E66399-B2E8-4C38-97C5-CF6FC8B78BCE}" srcOrd="0" destOrd="0" presId="urn:microsoft.com/office/officeart/2008/layout/RadialCluster"/>
    <dgm:cxn modelId="{DE0EC7BD-126D-4988-B458-69A54C7DB406}" srcId="{F3F76843-27E5-4AAE-9746-BC480D21C751}" destId="{0141D523-FE6E-48D1-806E-55DBAEB698C4}" srcOrd="0" destOrd="0" parTransId="{BC830304-90D4-4105-BBED-1808838B2C03}" sibTransId="{1E06CF1D-E71F-407F-AD30-95D253159229}"/>
    <dgm:cxn modelId="{4C396FE7-639B-4DCD-B7C8-0E806D84436C}" type="presOf" srcId="{317DDB3B-AEF0-4A40-B691-C801D9215EA5}" destId="{7FA65F0D-869D-45BF-B394-899908AF29E2}" srcOrd="0" destOrd="0" presId="urn:microsoft.com/office/officeart/2008/layout/RadialCluster"/>
    <dgm:cxn modelId="{EBF13DED-9A20-4AE6-9AE1-0B007EEF97B8}" type="presOf" srcId="{72EC3AB6-13D4-451A-A3DF-D8BDAEA9DBC9}" destId="{8C772032-F33C-4D9D-BE93-988630161609}" srcOrd="0" destOrd="0" presId="urn:microsoft.com/office/officeart/2008/layout/RadialCluster"/>
    <dgm:cxn modelId="{62014FFC-EC0F-45A2-93C4-A5485BFFA8FF}" type="presOf" srcId="{0141D523-FE6E-48D1-806E-55DBAEB698C4}" destId="{F5452C9D-B6E6-4CD6-A145-11861BE5A273}" srcOrd="0" destOrd="0" presId="urn:microsoft.com/office/officeart/2008/layout/RadialCluster"/>
    <dgm:cxn modelId="{AAD9C337-4C2E-4484-A5A9-2934C5CF2E68}" type="presOf" srcId="{2DF0232B-80C0-4BC2-B1D9-394A03AD235A}" destId="{3807E690-BF3D-4323-A3C0-DC47A32D6989}" srcOrd="0" destOrd="0" presId="urn:microsoft.com/office/officeart/2008/layout/RadialCluster"/>
    <dgm:cxn modelId="{832F1F76-DC31-4C08-BA41-261B0F3EADE9}" type="presOf" srcId="{F3F76843-27E5-4AAE-9746-BC480D21C751}" destId="{16B27563-9CFD-4CA3-A921-3F7D75FEB8A8}" srcOrd="0" destOrd="0" presId="urn:microsoft.com/office/officeart/2008/layout/RadialCluster"/>
    <dgm:cxn modelId="{53A8D26D-7C96-4A71-BE84-39E78D725851}" type="presOf" srcId="{0031EEE7-CA0B-4604-BD69-E3BBCBB35B18}" destId="{D0AEF8D3-3EF7-4CAC-9005-CDA9FF7E27C8}" srcOrd="0" destOrd="0" presId="urn:microsoft.com/office/officeart/2008/layout/RadialCluster"/>
    <dgm:cxn modelId="{3FFCD08F-7747-4E15-B04B-A30996FE9F62}" srcId="{0141D523-FE6E-48D1-806E-55DBAEB698C4}" destId="{A1EBEE81-8FFF-4B64-AD1A-B2CCB26D9EF7}" srcOrd="2" destOrd="0" parTransId="{2DF0232B-80C0-4BC2-B1D9-394A03AD235A}" sibTransId="{27082ED0-5CA7-4A7D-9F5B-B564D15819C5}"/>
    <dgm:cxn modelId="{5654B98F-8923-4DC7-9073-003EE944BBBA}" srcId="{0141D523-FE6E-48D1-806E-55DBAEB698C4}" destId="{72EC3AB6-13D4-451A-A3DF-D8BDAEA9DBC9}" srcOrd="1" destOrd="0" parTransId="{0B27E323-7054-44CB-B87A-DAC54AFF6F88}" sibTransId="{8171EF63-0D85-4181-90C0-5E7D9BDB5230}"/>
    <dgm:cxn modelId="{ED609F3F-2591-44E1-9904-30D9D2B110E8}" type="presOf" srcId="{0B27E323-7054-44CB-B87A-DAC54AFF6F88}" destId="{0B9E0243-B728-4D7C-B25B-93A70233C2BF}" srcOrd="0" destOrd="0" presId="urn:microsoft.com/office/officeart/2008/layout/RadialCluster"/>
    <dgm:cxn modelId="{0AB4E3ED-ED7F-4287-8BFC-ECF844A72247}" type="presParOf" srcId="{16B27563-9CFD-4CA3-A921-3F7D75FEB8A8}" destId="{1F10FF48-BA5E-427F-82C1-2EF852BE25CE}" srcOrd="0" destOrd="0" presId="urn:microsoft.com/office/officeart/2008/layout/RadialCluster"/>
    <dgm:cxn modelId="{8F390B26-45DF-4ADA-ABE7-ECF35EADAE31}" type="presParOf" srcId="{1F10FF48-BA5E-427F-82C1-2EF852BE25CE}" destId="{F5452C9D-B6E6-4CD6-A145-11861BE5A273}" srcOrd="0" destOrd="0" presId="urn:microsoft.com/office/officeart/2008/layout/RadialCluster"/>
    <dgm:cxn modelId="{58A26343-829A-4D58-AF13-52B628B211BC}" type="presParOf" srcId="{1F10FF48-BA5E-427F-82C1-2EF852BE25CE}" destId="{7FA65F0D-869D-45BF-B394-899908AF29E2}" srcOrd="1" destOrd="0" presId="urn:microsoft.com/office/officeart/2008/layout/RadialCluster"/>
    <dgm:cxn modelId="{9FA9A513-26D0-4662-96CB-2BFD9C4AA190}" type="presParOf" srcId="{1F10FF48-BA5E-427F-82C1-2EF852BE25CE}" destId="{D0AEF8D3-3EF7-4CAC-9005-CDA9FF7E27C8}" srcOrd="2" destOrd="0" presId="urn:microsoft.com/office/officeart/2008/layout/RadialCluster"/>
    <dgm:cxn modelId="{0E5A96B8-2FCC-436E-9444-5C8C263E0327}" type="presParOf" srcId="{1F10FF48-BA5E-427F-82C1-2EF852BE25CE}" destId="{0B9E0243-B728-4D7C-B25B-93A70233C2BF}" srcOrd="3" destOrd="0" presId="urn:microsoft.com/office/officeart/2008/layout/RadialCluster"/>
    <dgm:cxn modelId="{3817E906-64F7-48EC-AC0C-48712CE03FBA}" type="presParOf" srcId="{1F10FF48-BA5E-427F-82C1-2EF852BE25CE}" destId="{8C772032-F33C-4D9D-BE93-988630161609}" srcOrd="4" destOrd="0" presId="urn:microsoft.com/office/officeart/2008/layout/RadialCluster"/>
    <dgm:cxn modelId="{3728389D-D3F5-4968-877A-7F6825403A7A}" type="presParOf" srcId="{1F10FF48-BA5E-427F-82C1-2EF852BE25CE}" destId="{3807E690-BF3D-4323-A3C0-DC47A32D6989}" srcOrd="5" destOrd="0" presId="urn:microsoft.com/office/officeart/2008/layout/RadialCluster"/>
    <dgm:cxn modelId="{87FD22CB-19D0-4FF6-8AD3-38FBE62CFEE0}" type="presParOf" srcId="{1F10FF48-BA5E-427F-82C1-2EF852BE25CE}" destId="{39E66399-B2E8-4C38-97C5-CF6FC8B78BCE}" srcOrd="6" destOrd="0" presId="urn:microsoft.com/office/officeart/2008/layout/RadialCluster"/>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3F76843-27E5-4AAE-9746-BC480D21C751}"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0141D523-FE6E-48D1-806E-55DBAEB698C4}">
      <dgm:prSet phldrT="[Text]" custT="1"/>
      <dgm:spPr/>
      <dgm:t>
        <a:bodyPr/>
        <a:lstStyle/>
        <a:p>
          <a:pPr algn="ctr"/>
          <a:r>
            <a:rPr lang="en-US" sz="1100"/>
            <a:t>one way </a:t>
          </a:r>
          <a:endParaRPr lang="en-US" sz="1600"/>
        </a:p>
      </dgm:t>
    </dgm:pt>
    <dgm:pt modelId="{BC830304-90D4-4105-BBED-1808838B2C03}" type="parTrans" cxnId="{DE0EC7BD-126D-4988-B458-69A54C7DB406}">
      <dgm:prSet/>
      <dgm:spPr/>
      <dgm:t>
        <a:bodyPr/>
        <a:lstStyle/>
        <a:p>
          <a:pPr algn="ctr"/>
          <a:endParaRPr lang="en-US"/>
        </a:p>
      </dgm:t>
    </dgm:pt>
    <dgm:pt modelId="{1E06CF1D-E71F-407F-AD30-95D253159229}" type="sibTrans" cxnId="{DE0EC7BD-126D-4988-B458-69A54C7DB406}">
      <dgm:prSet/>
      <dgm:spPr/>
      <dgm:t>
        <a:bodyPr/>
        <a:lstStyle/>
        <a:p>
          <a:pPr algn="ctr"/>
          <a:endParaRPr lang="en-US"/>
        </a:p>
      </dgm:t>
    </dgm:pt>
    <dgm:pt modelId="{0031EEE7-CA0B-4604-BD69-E3BBCBB35B18}">
      <dgm:prSet phldrT="[Text]" custT="1"/>
      <dgm:spPr/>
      <dgm:t>
        <a:bodyPr/>
        <a:lstStyle/>
        <a:p>
          <a:pPr algn="ctr"/>
          <a:r>
            <a:rPr lang="en-US" sz="1600"/>
            <a:t>C</a:t>
          </a:r>
          <a:endParaRPr lang="en-US" sz="1000"/>
        </a:p>
      </dgm:t>
    </dgm:pt>
    <dgm:pt modelId="{317DDB3B-AEF0-4A40-B691-C801D9215EA5}" type="parTrans" cxnId="{E00E0FCD-2F4A-4AAA-9A31-FA3A7F68E4AE}">
      <dgm:prSet/>
      <dgm:spPr/>
      <dgm:t>
        <a:bodyPr/>
        <a:lstStyle/>
        <a:p>
          <a:pPr algn="ctr"/>
          <a:endParaRPr lang="en-US"/>
        </a:p>
      </dgm:t>
    </dgm:pt>
    <dgm:pt modelId="{9A0D3B43-A340-404A-B455-6ADA36C9A1A7}" type="sibTrans" cxnId="{E00E0FCD-2F4A-4AAA-9A31-FA3A7F68E4AE}">
      <dgm:prSet/>
      <dgm:spPr/>
      <dgm:t>
        <a:bodyPr/>
        <a:lstStyle/>
        <a:p>
          <a:pPr algn="ctr"/>
          <a:endParaRPr lang="en-US"/>
        </a:p>
      </dgm:t>
    </dgm:pt>
    <dgm:pt modelId="{72EC3AB6-13D4-451A-A3DF-D8BDAEA9DBC9}">
      <dgm:prSet phldrT="[Text]" custT="1"/>
      <dgm:spPr/>
      <dgm:t>
        <a:bodyPr/>
        <a:lstStyle/>
        <a:p>
          <a:pPr algn="ctr"/>
          <a:r>
            <a:rPr lang="en-US" sz="1800"/>
            <a:t>B</a:t>
          </a:r>
          <a:endParaRPr lang="en-US" sz="3200"/>
        </a:p>
      </dgm:t>
    </dgm:pt>
    <dgm:pt modelId="{0B27E323-7054-44CB-B87A-DAC54AFF6F88}" type="parTrans" cxnId="{5654B98F-8923-4DC7-9073-003EE944BBBA}">
      <dgm:prSet>
        <dgm:style>
          <a:lnRef idx="0">
            <a:scrgbClr r="0" g="0" b="0"/>
          </a:lnRef>
          <a:fillRef idx="0">
            <a:scrgbClr r="0" g="0" b="0"/>
          </a:fillRef>
          <a:effectRef idx="0">
            <a:scrgbClr r="0" g="0" b="0"/>
          </a:effectRef>
          <a:fontRef idx="minor">
            <a:schemeClr val="tx1"/>
          </a:fontRef>
        </dgm:style>
      </dgm:prSet>
      <dgm:spPr>
        <a:noFill/>
        <a:ln w="9525" cap="flat" cmpd="sng" algn="ctr">
          <a:solidFill>
            <a:schemeClr val="accent6"/>
          </a:solidFill>
          <a:prstDash val="dash"/>
          <a:round/>
          <a:headEnd type="none" w="med" len="med"/>
          <a:tailEnd type="none" w="med" len="med"/>
        </a:ln>
      </dgm:spPr>
      <dgm:t>
        <a:bodyPr/>
        <a:lstStyle/>
        <a:p>
          <a:pPr algn="ctr"/>
          <a:endParaRPr lang="en-US"/>
        </a:p>
      </dgm:t>
    </dgm:pt>
    <dgm:pt modelId="{8171EF63-0D85-4181-90C0-5E7D9BDB5230}" type="sibTrans" cxnId="{5654B98F-8923-4DC7-9073-003EE944BBBA}">
      <dgm:prSet/>
      <dgm:spPr/>
      <dgm:t>
        <a:bodyPr/>
        <a:lstStyle/>
        <a:p>
          <a:pPr algn="ctr"/>
          <a:endParaRPr lang="en-US"/>
        </a:p>
      </dgm:t>
    </dgm:pt>
    <dgm:pt modelId="{A1EBEE81-8FFF-4B64-AD1A-B2CCB26D9EF7}">
      <dgm:prSet phldrT="[Text]" custT="1"/>
      <dgm:spPr/>
      <dgm:t>
        <a:bodyPr/>
        <a:lstStyle/>
        <a:p>
          <a:pPr algn="ctr"/>
          <a:r>
            <a:rPr lang="en-US" sz="1800"/>
            <a:t>A</a:t>
          </a:r>
          <a:endParaRPr lang="en-US" sz="3200"/>
        </a:p>
      </dgm:t>
    </dgm:pt>
    <dgm:pt modelId="{2DF0232B-80C0-4BC2-B1D9-394A03AD235A}" type="parTrans" cxnId="{3FFCD08F-7747-4E15-B04B-A30996FE9F62}">
      <dgm:prSet>
        <dgm:style>
          <a:lnRef idx="0">
            <a:scrgbClr r="0" g="0" b="0"/>
          </a:lnRef>
          <a:fillRef idx="0">
            <a:scrgbClr r="0" g="0" b="0"/>
          </a:fillRef>
          <a:effectRef idx="0">
            <a:scrgbClr r="0" g="0" b="0"/>
          </a:effectRef>
          <a:fontRef idx="minor">
            <a:schemeClr val="tx1"/>
          </a:fontRef>
        </dgm:style>
      </dgm:prSet>
      <dgm:spPr>
        <a:noFill/>
        <a:ln w="9525" cap="flat" cmpd="sng" algn="ctr">
          <a:solidFill>
            <a:schemeClr val="accent6"/>
          </a:solidFill>
          <a:prstDash val="dash"/>
          <a:round/>
          <a:headEnd type="none" w="med" len="med"/>
          <a:tailEnd type="none" w="med" len="med"/>
        </a:ln>
      </dgm:spPr>
      <dgm:t>
        <a:bodyPr/>
        <a:lstStyle/>
        <a:p>
          <a:pPr algn="ctr"/>
          <a:endParaRPr lang="en-US"/>
        </a:p>
      </dgm:t>
    </dgm:pt>
    <dgm:pt modelId="{27082ED0-5CA7-4A7D-9F5B-B564D15819C5}" type="sibTrans" cxnId="{3FFCD08F-7747-4E15-B04B-A30996FE9F62}">
      <dgm:prSet/>
      <dgm:spPr/>
      <dgm:t>
        <a:bodyPr/>
        <a:lstStyle/>
        <a:p>
          <a:pPr algn="ctr"/>
          <a:endParaRPr lang="en-US"/>
        </a:p>
      </dgm:t>
    </dgm:pt>
    <dgm:pt modelId="{16B27563-9CFD-4CA3-A921-3F7D75FEB8A8}" type="pres">
      <dgm:prSet presAssocID="{F3F76843-27E5-4AAE-9746-BC480D21C751}" presName="Name0" presStyleCnt="0">
        <dgm:presLayoutVars>
          <dgm:chMax val="1"/>
          <dgm:chPref val="1"/>
          <dgm:dir/>
          <dgm:animOne val="branch"/>
          <dgm:animLvl val="lvl"/>
        </dgm:presLayoutVars>
      </dgm:prSet>
      <dgm:spPr/>
      <dgm:t>
        <a:bodyPr/>
        <a:lstStyle/>
        <a:p>
          <a:endParaRPr lang="en-US"/>
        </a:p>
      </dgm:t>
    </dgm:pt>
    <dgm:pt modelId="{1F10FF48-BA5E-427F-82C1-2EF852BE25CE}" type="pres">
      <dgm:prSet presAssocID="{0141D523-FE6E-48D1-806E-55DBAEB698C4}" presName="singleCycle" presStyleCnt="0"/>
      <dgm:spPr/>
    </dgm:pt>
    <dgm:pt modelId="{F5452C9D-B6E6-4CD6-A145-11861BE5A273}" type="pres">
      <dgm:prSet presAssocID="{0141D523-FE6E-48D1-806E-55DBAEB698C4}" presName="singleCenter" presStyleLbl="node1" presStyleIdx="0" presStyleCnt="4" custScaleX="59527" custScaleY="75499" custLinFactNeighborX="-1506" custLinFactNeighborY="-19586">
        <dgm:presLayoutVars>
          <dgm:chMax val="7"/>
          <dgm:chPref val="7"/>
        </dgm:presLayoutVars>
      </dgm:prSet>
      <dgm:spPr/>
      <dgm:t>
        <a:bodyPr/>
        <a:lstStyle/>
        <a:p>
          <a:endParaRPr lang="en-US"/>
        </a:p>
      </dgm:t>
    </dgm:pt>
    <dgm:pt modelId="{7FA65F0D-869D-45BF-B394-899908AF29E2}" type="pres">
      <dgm:prSet presAssocID="{317DDB3B-AEF0-4A40-B691-C801D9215EA5}" presName="Name56" presStyleLbl="parChTrans1D2" presStyleIdx="0" presStyleCnt="3"/>
      <dgm:spPr/>
      <dgm:t>
        <a:bodyPr/>
        <a:lstStyle/>
        <a:p>
          <a:endParaRPr lang="en-US"/>
        </a:p>
      </dgm:t>
    </dgm:pt>
    <dgm:pt modelId="{D0AEF8D3-3EF7-4CAC-9005-CDA9FF7E27C8}" type="pres">
      <dgm:prSet presAssocID="{0031EEE7-CA0B-4604-BD69-E3BBCBB35B18}" presName="text0" presStyleLbl="node1" presStyleIdx="1" presStyleCnt="4" custRadScaleRad="32321" custRadScaleInc="-290152">
        <dgm:presLayoutVars>
          <dgm:bulletEnabled val="1"/>
        </dgm:presLayoutVars>
      </dgm:prSet>
      <dgm:spPr/>
      <dgm:t>
        <a:bodyPr/>
        <a:lstStyle/>
        <a:p>
          <a:endParaRPr lang="en-US"/>
        </a:p>
      </dgm:t>
    </dgm:pt>
    <dgm:pt modelId="{0B9E0243-B728-4D7C-B25B-93A70233C2BF}" type="pres">
      <dgm:prSet presAssocID="{0B27E323-7054-44CB-B87A-DAC54AFF6F88}" presName="Name56" presStyleLbl="parChTrans1D2" presStyleIdx="1" presStyleCnt="3"/>
      <dgm:spPr/>
      <dgm:t>
        <a:bodyPr/>
        <a:lstStyle/>
        <a:p>
          <a:endParaRPr lang="en-US"/>
        </a:p>
      </dgm:t>
    </dgm:pt>
    <dgm:pt modelId="{8C772032-F33C-4D9D-BE93-988630161609}" type="pres">
      <dgm:prSet presAssocID="{72EC3AB6-13D4-451A-A3DF-D8BDAEA9DBC9}" presName="text0" presStyleLbl="node1" presStyleIdx="2" presStyleCnt="4" custRadScaleRad="114380" custRadScaleInc="-152746">
        <dgm:presLayoutVars>
          <dgm:bulletEnabled val="1"/>
        </dgm:presLayoutVars>
      </dgm:prSet>
      <dgm:spPr/>
      <dgm:t>
        <a:bodyPr/>
        <a:lstStyle/>
        <a:p>
          <a:endParaRPr lang="en-US"/>
        </a:p>
      </dgm:t>
    </dgm:pt>
    <dgm:pt modelId="{3807E690-BF3D-4323-A3C0-DC47A32D6989}" type="pres">
      <dgm:prSet presAssocID="{2DF0232B-80C0-4BC2-B1D9-394A03AD235A}" presName="Name56" presStyleLbl="parChTrans1D2" presStyleIdx="2" presStyleCnt="3"/>
      <dgm:spPr/>
      <dgm:t>
        <a:bodyPr/>
        <a:lstStyle/>
        <a:p>
          <a:endParaRPr lang="en-US"/>
        </a:p>
      </dgm:t>
    </dgm:pt>
    <dgm:pt modelId="{39E66399-B2E8-4C38-97C5-CF6FC8B78BCE}" type="pres">
      <dgm:prSet presAssocID="{A1EBEE81-8FFF-4B64-AD1A-B2CCB26D9EF7}" presName="text0" presStyleLbl="node1" presStyleIdx="3" presStyleCnt="4" custRadScaleRad="120460" custRadScaleInc="142631">
        <dgm:presLayoutVars>
          <dgm:bulletEnabled val="1"/>
        </dgm:presLayoutVars>
      </dgm:prSet>
      <dgm:spPr/>
      <dgm:t>
        <a:bodyPr/>
        <a:lstStyle/>
        <a:p>
          <a:endParaRPr lang="en-US"/>
        </a:p>
      </dgm:t>
    </dgm:pt>
  </dgm:ptLst>
  <dgm:cxnLst>
    <dgm:cxn modelId="{D302BB24-684D-484F-8250-176A63EF248E}" type="presOf" srcId="{F3F76843-27E5-4AAE-9746-BC480D21C751}" destId="{16B27563-9CFD-4CA3-A921-3F7D75FEB8A8}" srcOrd="0" destOrd="0" presId="urn:microsoft.com/office/officeart/2008/layout/RadialCluster"/>
    <dgm:cxn modelId="{DE0EC7BD-126D-4988-B458-69A54C7DB406}" srcId="{F3F76843-27E5-4AAE-9746-BC480D21C751}" destId="{0141D523-FE6E-48D1-806E-55DBAEB698C4}" srcOrd="0" destOrd="0" parTransId="{BC830304-90D4-4105-BBED-1808838B2C03}" sibTransId="{1E06CF1D-E71F-407F-AD30-95D253159229}"/>
    <dgm:cxn modelId="{AAE6A0FA-44E0-4FA9-B1ED-ED73786C7746}" type="presOf" srcId="{317DDB3B-AEF0-4A40-B691-C801D9215EA5}" destId="{7FA65F0D-869D-45BF-B394-899908AF29E2}" srcOrd="0" destOrd="0" presId="urn:microsoft.com/office/officeart/2008/layout/RadialCluster"/>
    <dgm:cxn modelId="{D726E262-58E7-4DD9-9176-4714992E91D6}" type="presOf" srcId="{2DF0232B-80C0-4BC2-B1D9-394A03AD235A}" destId="{3807E690-BF3D-4323-A3C0-DC47A32D6989}" srcOrd="0" destOrd="0" presId="urn:microsoft.com/office/officeart/2008/layout/RadialCluster"/>
    <dgm:cxn modelId="{3FFCD08F-7747-4E15-B04B-A30996FE9F62}" srcId="{0141D523-FE6E-48D1-806E-55DBAEB698C4}" destId="{A1EBEE81-8FFF-4B64-AD1A-B2CCB26D9EF7}" srcOrd="2" destOrd="0" parTransId="{2DF0232B-80C0-4BC2-B1D9-394A03AD235A}" sibTransId="{27082ED0-5CA7-4A7D-9F5B-B564D15819C5}"/>
    <dgm:cxn modelId="{6C490325-BC85-454C-8E9B-E7F8AE9B1C06}" type="presOf" srcId="{A1EBEE81-8FFF-4B64-AD1A-B2CCB26D9EF7}" destId="{39E66399-B2E8-4C38-97C5-CF6FC8B78BCE}" srcOrd="0" destOrd="0" presId="urn:microsoft.com/office/officeart/2008/layout/RadialCluster"/>
    <dgm:cxn modelId="{0572D952-1A44-4E39-9652-19171ADDD297}" type="presOf" srcId="{0031EEE7-CA0B-4604-BD69-E3BBCBB35B18}" destId="{D0AEF8D3-3EF7-4CAC-9005-CDA9FF7E27C8}" srcOrd="0" destOrd="0" presId="urn:microsoft.com/office/officeart/2008/layout/RadialCluster"/>
    <dgm:cxn modelId="{D6E58181-3806-4005-A3ED-A897617BB917}" type="presOf" srcId="{0141D523-FE6E-48D1-806E-55DBAEB698C4}" destId="{F5452C9D-B6E6-4CD6-A145-11861BE5A273}" srcOrd="0" destOrd="0" presId="urn:microsoft.com/office/officeart/2008/layout/RadialCluster"/>
    <dgm:cxn modelId="{5654B98F-8923-4DC7-9073-003EE944BBBA}" srcId="{0141D523-FE6E-48D1-806E-55DBAEB698C4}" destId="{72EC3AB6-13D4-451A-A3DF-D8BDAEA9DBC9}" srcOrd="1" destOrd="0" parTransId="{0B27E323-7054-44CB-B87A-DAC54AFF6F88}" sibTransId="{8171EF63-0D85-4181-90C0-5E7D9BDB5230}"/>
    <dgm:cxn modelId="{EE45E487-62BE-40A5-8C1D-E8BCEA34122A}" type="presOf" srcId="{72EC3AB6-13D4-451A-A3DF-D8BDAEA9DBC9}" destId="{8C772032-F33C-4D9D-BE93-988630161609}" srcOrd="0" destOrd="0" presId="urn:microsoft.com/office/officeart/2008/layout/RadialCluster"/>
    <dgm:cxn modelId="{E00E0FCD-2F4A-4AAA-9A31-FA3A7F68E4AE}" srcId="{0141D523-FE6E-48D1-806E-55DBAEB698C4}" destId="{0031EEE7-CA0B-4604-BD69-E3BBCBB35B18}" srcOrd="0" destOrd="0" parTransId="{317DDB3B-AEF0-4A40-B691-C801D9215EA5}" sibTransId="{9A0D3B43-A340-404A-B455-6ADA36C9A1A7}"/>
    <dgm:cxn modelId="{DBA256EC-4799-4102-BE0A-BFE072A59A83}" type="presOf" srcId="{0B27E323-7054-44CB-B87A-DAC54AFF6F88}" destId="{0B9E0243-B728-4D7C-B25B-93A70233C2BF}" srcOrd="0" destOrd="0" presId="urn:microsoft.com/office/officeart/2008/layout/RadialCluster"/>
    <dgm:cxn modelId="{2B912548-84F4-4D5E-BDF2-31EE83348A40}" type="presParOf" srcId="{16B27563-9CFD-4CA3-A921-3F7D75FEB8A8}" destId="{1F10FF48-BA5E-427F-82C1-2EF852BE25CE}" srcOrd="0" destOrd="0" presId="urn:microsoft.com/office/officeart/2008/layout/RadialCluster"/>
    <dgm:cxn modelId="{DAD19AF4-A6D7-4ACC-83EE-4F25390FBC66}" type="presParOf" srcId="{1F10FF48-BA5E-427F-82C1-2EF852BE25CE}" destId="{F5452C9D-B6E6-4CD6-A145-11861BE5A273}" srcOrd="0" destOrd="0" presId="urn:microsoft.com/office/officeart/2008/layout/RadialCluster"/>
    <dgm:cxn modelId="{A9B56491-7C18-4F9A-873E-E8C372E41A1F}" type="presParOf" srcId="{1F10FF48-BA5E-427F-82C1-2EF852BE25CE}" destId="{7FA65F0D-869D-45BF-B394-899908AF29E2}" srcOrd="1" destOrd="0" presId="urn:microsoft.com/office/officeart/2008/layout/RadialCluster"/>
    <dgm:cxn modelId="{A03345B2-51E3-4E4D-9F40-3397765577F4}" type="presParOf" srcId="{1F10FF48-BA5E-427F-82C1-2EF852BE25CE}" destId="{D0AEF8D3-3EF7-4CAC-9005-CDA9FF7E27C8}" srcOrd="2" destOrd="0" presId="urn:microsoft.com/office/officeart/2008/layout/RadialCluster"/>
    <dgm:cxn modelId="{11B9E88B-14B5-42E0-A085-C49F0F3B25E4}" type="presParOf" srcId="{1F10FF48-BA5E-427F-82C1-2EF852BE25CE}" destId="{0B9E0243-B728-4D7C-B25B-93A70233C2BF}" srcOrd="3" destOrd="0" presId="urn:microsoft.com/office/officeart/2008/layout/RadialCluster"/>
    <dgm:cxn modelId="{A32C3B74-4B86-4156-82B3-873C7B45740A}" type="presParOf" srcId="{1F10FF48-BA5E-427F-82C1-2EF852BE25CE}" destId="{8C772032-F33C-4D9D-BE93-988630161609}" srcOrd="4" destOrd="0" presId="urn:microsoft.com/office/officeart/2008/layout/RadialCluster"/>
    <dgm:cxn modelId="{2355799F-C193-4643-80C6-7746ADCB8FA5}" type="presParOf" srcId="{1F10FF48-BA5E-427F-82C1-2EF852BE25CE}" destId="{3807E690-BF3D-4323-A3C0-DC47A32D6989}" srcOrd="5" destOrd="0" presId="urn:microsoft.com/office/officeart/2008/layout/RadialCluster"/>
    <dgm:cxn modelId="{C2807F88-FDF0-4100-99CD-6B4F935EEA19}" type="presParOf" srcId="{1F10FF48-BA5E-427F-82C1-2EF852BE25CE}" destId="{39E66399-B2E8-4C38-97C5-CF6FC8B78BCE}" srcOrd="6" destOrd="0" presId="urn:microsoft.com/office/officeart/2008/layout/RadialCluster"/>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52C9D-B6E6-4CD6-A145-11861BE5A273}">
      <dsp:nvSpPr>
        <dsp:cNvPr id="0" name=""/>
        <dsp:cNvSpPr/>
      </dsp:nvSpPr>
      <dsp:spPr>
        <a:xfrm>
          <a:off x="1119919" y="665386"/>
          <a:ext cx="369680" cy="468871"/>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t>And</a:t>
          </a:r>
          <a:endParaRPr lang="en-US" sz="1800" kern="1200"/>
        </a:p>
      </dsp:txBody>
      <dsp:txXfrm>
        <a:off x="1137965" y="683432"/>
        <a:ext cx="333588" cy="432779"/>
      </dsp:txXfrm>
    </dsp:sp>
    <dsp:sp modelId="{7FA65F0D-869D-45BF-B394-899908AF29E2}">
      <dsp:nvSpPr>
        <dsp:cNvPr id="0" name=""/>
        <dsp:cNvSpPr/>
      </dsp:nvSpPr>
      <dsp:spPr>
        <a:xfrm rot="5415197">
          <a:off x="1184167" y="1253287"/>
          <a:ext cx="238059" cy="0"/>
        </a:xfrm>
        <a:custGeom>
          <a:avLst/>
          <a:gdLst/>
          <a:ahLst/>
          <a:cxnLst/>
          <a:rect l="0" t="0" r="0" b="0"/>
          <a:pathLst>
            <a:path>
              <a:moveTo>
                <a:pt x="0" y="0"/>
              </a:moveTo>
              <a:lnTo>
                <a:pt x="23805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EF8D3-3EF7-4CAC-9005-CDA9FF7E27C8}">
      <dsp:nvSpPr>
        <dsp:cNvPr id="0" name=""/>
        <dsp:cNvSpPr/>
      </dsp:nvSpPr>
      <dsp:spPr>
        <a:xfrm>
          <a:off x="1093706" y="1372315"/>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C</a:t>
          </a:r>
        </a:p>
      </dsp:txBody>
      <dsp:txXfrm>
        <a:off x="1114018" y="1392627"/>
        <a:ext cx="375466" cy="375466"/>
      </dsp:txXfrm>
    </dsp:sp>
    <dsp:sp modelId="{0B9E0243-B728-4D7C-B25B-93A70233C2BF}">
      <dsp:nvSpPr>
        <dsp:cNvPr id="0" name=""/>
        <dsp:cNvSpPr/>
      </dsp:nvSpPr>
      <dsp:spPr>
        <a:xfrm rot="18779773">
          <a:off x="1450373" y="611371"/>
          <a:ext cx="246672" cy="0"/>
        </a:xfrm>
        <a:custGeom>
          <a:avLst/>
          <a:gdLst/>
          <a:ahLst/>
          <a:cxnLst/>
          <a:rect l="0" t="0" r="0" b="0"/>
          <a:pathLst>
            <a:path>
              <a:moveTo>
                <a:pt x="0" y="0"/>
              </a:moveTo>
              <a:lnTo>
                <a:pt x="246672" y="0"/>
              </a:lnTo>
            </a:path>
          </a:pathLst>
        </a:custGeom>
        <a:noFill/>
        <a:ln w="9525" cap="flat" cmpd="sng" algn="ctr">
          <a:solidFill>
            <a:schemeClr val="accent6"/>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8C772032-F33C-4D9D-BE93-988630161609}">
      <dsp:nvSpPr>
        <dsp:cNvPr id="0" name=""/>
        <dsp:cNvSpPr/>
      </dsp:nvSpPr>
      <dsp:spPr>
        <a:xfrm>
          <a:off x="1643752" y="105073"/>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B</a:t>
          </a:r>
          <a:endParaRPr lang="en-US" sz="3200" kern="1200"/>
        </a:p>
      </dsp:txBody>
      <dsp:txXfrm>
        <a:off x="1664064" y="125385"/>
        <a:ext cx="375466" cy="375466"/>
      </dsp:txXfrm>
    </dsp:sp>
    <dsp:sp modelId="{3807E690-BF3D-4323-A3C0-DC47A32D6989}">
      <dsp:nvSpPr>
        <dsp:cNvPr id="0" name=""/>
        <dsp:cNvSpPr/>
      </dsp:nvSpPr>
      <dsp:spPr>
        <a:xfrm rot="13366009">
          <a:off x="850503" y="623364"/>
          <a:ext cx="310723" cy="0"/>
        </a:xfrm>
        <a:custGeom>
          <a:avLst/>
          <a:gdLst/>
          <a:ahLst/>
          <a:cxnLst/>
          <a:rect l="0" t="0" r="0" b="0"/>
          <a:pathLst>
            <a:path>
              <a:moveTo>
                <a:pt x="0" y="0"/>
              </a:moveTo>
              <a:lnTo>
                <a:pt x="310723" y="0"/>
              </a:lnTo>
            </a:path>
          </a:pathLst>
        </a:custGeom>
        <a:noFill/>
        <a:ln w="9525" cap="flat" cmpd="sng" algn="ctr">
          <a:solidFill>
            <a:schemeClr val="accent6"/>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39E66399-B2E8-4C38-97C5-CF6FC8B78BCE}">
      <dsp:nvSpPr>
        <dsp:cNvPr id="0" name=""/>
        <dsp:cNvSpPr/>
      </dsp:nvSpPr>
      <dsp:spPr>
        <a:xfrm>
          <a:off x="475720" y="117397"/>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A</a:t>
          </a:r>
          <a:endParaRPr lang="en-US" sz="3200" kern="1200"/>
        </a:p>
      </dsp:txBody>
      <dsp:txXfrm>
        <a:off x="496032" y="137709"/>
        <a:ext cx="375466" cy="375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52C9D-B6E6-4CD6-A145-11861BE5A273}">
      <dsp:nvSpPr>
        <dsp:cNvPr id="0" name=""/>
        <dsp:cNvSpPr/>
      </dsp:nvSpPr>
      <dsp:spPr>
        <a:xfrm>
          <a:off x="1119919" y="665386"/>
          <a:ext cx="369680" cy="468871"/>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t>Or</a:t>
          </a:r>
          <a:endParaRPr lang="en-US" sz="1800" kern="1200"/>
        </a:p>
      </dsp:txBody>
      <dsp:txXfrm>
        <a:off x="1137965" y="683432"/>
        <a:ext cx="333588" cy="432779"/>
      </dsp:txXfrm>
    </dsp:sp>
    <dsp:sp modelId="{7FA65F0D-869D-45BF-B394-899908AF29E2}">
      <dsp:nvSpPr>
        <dsp:cNvPr id="0" name=""/>
        <dsp:cNvSpPr/>
      </dsp:nvSpPr>
      <dsp:spPr>
        <a:xfrm rot="5415197">
          <a:off x="1184167" y="1253287"/>
          <a:ext cx="238059" cy="0"/>
        </a:xfrm>
        <a:custGeom>
          <a:avLst/>
          <a:gdLst/>
          <a:ahLst/>
          <a:cxnLst/>
          <a:rect l="0" t="0" r="0" b="0"/>
          <a:pathLst>
            <a:path>
              <a:moveTo>
                <a:pt x="0" y="0"/>
              </a:moveTo>
              <a:lnTo>
                <a:pt x="23805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EF8D3-3EF7-4CAC-9005-CDA9FF7E27C8}">
      <dsp:nvSpPr>
        <dsp:cNvPr id="0" name=""/>
        <dsp:cNvSpPr/>
      </dsp:nvSpPr>
      <dsp:spPr>
        <a:xfrm>
          <a:off x="1093706" y="1372315"/>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C</a:t>
          </a:r>
        </a:p>
      </dsp:txBody>
      <dsp:txXfrm>
        <a:off x="1114018" y="1392627"/>
        <a:ext cx="375466" cy="375466"/>
      </dsp:txXfrm>
    </dsp:sp>
    <dsp:sp modelId="{0B9E0243-B728-4D7C-B25B-93A70233C2BF}">
      <dsp:nvSpPr>
        <dsp:cNvPr id="0" name=""/>
        <dsp:cNvSpPr/>
      </dsp:nvSpPr>
      <dsp:spPr>
        <a:xfrm rot="18779773">
          <a:off x="1450373" y="611371"/>
          <a:ext cx="246672" cy="0"/>
        </a:xfrm>
        <a:custGeom>
          <a:avLst/>
          <a:gdLst/>
          <a:ahLst/>
          <a:cxnLst/>
          <a:rect l="0" t="0" r="0" b="0"/>
          <a:pathLst>
            <a:path>
              <a:moveTo>
                <a:pt x="0" y="0"/>
              </a:moveTo>
              <a:lnTo>
                <a:pt x="246672" y="0"/>
              </a:lnTo>
            </a:path>
          </a:pathLst>
        </a:custGeom>
        <a:noFill/>
        <a:ln w="9525" cap="flat" cmpd="sng" algn="ctr">
          <a:solidFill>
            <a:schemeClr val="accent6"/>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8C772032-F33C-4D9D-BE93-988630161609}">
      <dsp:nvSpPr>
        <dsp:cNvPr id="0" name=""/>
        <dsp:cNvSpPr/>
      </dsp:nvSpPr>
      <dsp:spPr>
        <a:xfrm>
          <a:off x="1643752" y="105073"/>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B</a:t>
          </a:r>
          <a:endParaRPr lang="en-US" sz="3200" kern="1200"/>
        </a:p>
      </dsp:txBody>
      <dsp:txXfrm>
        <a:off x="1664064" y="125385"/>
        <a:ext cx="375466" cy="375466"/>
      </dsp:txXfrm>
    </dsp:sp>
    <dsp:sp modelId="{3807E690-BF3D-4323-A3C0-DC47A32D6989}">
      <dsp:nvSpPr>
        <dsp:cNvPr id="0" name=""/>
        <dsp:cNvSpPr/>
      </dsp:nvSpPr>
      <dsp:spPr>
        <a:xfrm rot="13366009">
          <a:off x="850503" y="623364"/>
          <a:ext cx="310723" cy="0"/>
        </a:xfrm>
        <a:custGeom>
          <a:avLst/>
          <a:gdLst/>
          <a:ahLst/>
          <a:cxnLst/>
          <a:rect l="0" t="0" r="0" b="0"/>
          <a:pathLst>
            <a:path>
              <a:moveTo>
                <a:pt x="0" y="0"/>
              </a:moveTo>
              <a:lnTo>
                <a:pt x="310723" y="0"/>
              </a:lnTo>
            </a:path>
          </a:pathLst>
        </a:custGeom>
        <a:noFill/>
        <a:ln w="9525" cap="flat" cmpd="sng" algn="ctr">
          <a:solidFill>
            <a:schemeClr val="accent6"/>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39E66399-B2E8-4C38-97C5-CF6FC8B78BCE}">
      <dsp:nvSpPr>
        <dsp:cNvPr id="0" name=""/>
        <dsp:cNvSpPr/>
      </dsp:nvSpPr>
      <dsp:spPr>
        <a:xfrm>
          <a:off x="475720" y="117397"/>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A</a:t>
          </a:r>
          <a:endParaRPr lang="en-US" sz="3200" kern="1200"/>
        </a:p>
      </dsp:txBody>
      <dsp:txXfrm>
        <a:off x="496032" y="137709"/>
        <a:ext cx="375466" cy="3754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52C9D-B6E6-4CD6-A145-11861BE5A273}">
      <dsp:nvSpPr>
        <dsp:cNvPr id="0" name=""/>
        <dsp:cNvSpPr/>
      </dsp:nvSpPr>
      <dsp:spPr>
        <a:xfrm>
          <a:off x="1119919" y="665386"/>
          <a:ext cx="369680" cy="468871"/>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n-US" sz="1100" kern="1200"/>
            <a:t>one way </a:t>
          </a:r>
          <a:endParaRPr lang="en-US" sz="1600" kern="1200"/>
        </a:p>
      </dsp:txBody>
      <dsp:txXfrm>
        <a:off x="1137965" y="683432"/>
        <a:ext cx="333588" cy="432779"/>
      </dsp:txXfrm>
    </dsp:sp>
    <dsp:sp modelId="{7FA65F0D-869D-45BF-B394-899908AF29E2}">
      <dsp:nvSpPr>
        <dsp:cNvPr id="0" name=""/>
        <dsp:cNvSpPr/>
      </dsp:nvSpPr>
      <dsp:spPr>
        <a:xfrm rot="5415197">
          <a:off x="1184167" y="1253287"/>
          <a:ext cx="238059" cy="0"/>
        </a:xfrm>
        <a:custGeom>
          <a:avLst/>
          <a:gdLst/>
          <a:ahLst/>
          <a:cxnLst/>
          <a:rect l="0" t="0" r="0" b="0"/>
          <a:pathLst>
            <a:path>
              <a:moveTo>
                <a:pt x="0" y="0"/>
              </a:moveTo>
              <a:lnTo>
                <a:pt x="23805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EF8D3-3EF7-4CAC-9005-CDA9FF7E27C8}">
      <dsp:nvSpPr>
        <dsp:cNvPr id="0" name=""/>
        <dsp:cNvSpPr/>
      </dsp:nvSpPr>
      <dsp:spPr>
        <a:xfrm>
          <a:off x="1093706" y="1372315"/>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lvl="0" algn="ctr" defTabSz="711200">
            <a:lnSpc>
              <a:spcPct val="90000"/>
            </a:lnSpc>
            <a:spcBef>
              <a:spcPct val="0"/>
            </a:spcBef>
            <a:spcAft>
              <a:spcPct val="35000"/>
            </a:spcAft>
          </a:pPr>
          <a:r>
            <a:rPr lang="en-US" sz="1600" kern="1200"/>
            <a:t>C</a:t>
          </a:r>
          <a:endParaRPr lang="en-US" sz="1000" kern="1200"/>
        </a:p>
      </dsp:txBody>
      <dsp:txXfrm>
        <a:off x="1114018" y="1392627"/>
        <a:ext cx="375466" cy="375466"/>
      </dsp:txXfrm>
    </dsp:sp>
    <dsp:sp modelId="{0B9E0243-B728-4D7C-B25B-93A70233C2BF}">
      <dsp:nvSpPr>
        <dsp:cNvPr id="0" name=""/>
        <dsp:cNvSpPr/>
      </dsp:nvSpPr>
      <dsp:spPr>
        <a:xfrm rot="18779773">
          <a:off x="1450373" y="611371"/>
          <a:ext cx="246672" cy="0"/>
        </a:xfrm>
        <a:custGeom>
          <a:avLst/>
          <a:gdLst/>
          <a:ahLst/>
          <a:cxnLst/>
          <a:rect l="0" t="0" r="0" b="0"/>
          <a:pathLst>
            <a:path>
              <a:moveTo>
                <a:pt x="0" y="0"/>
              </a:moveTo>
              <a:lnTo>
                <a:pt x="246672" y="0"/>
              </a:lnTo>
            </a:path>
          </a:pathLst>
        </a:custGeom>
        <a:noFill/>
        <a:ln w="9525" cap="flat" cmpd="sng" algn="ctr">
          <a:solidFill>
            <a:schemeClr val="accent6"/>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8C772032-F33C-4D9D-BE93-988630161609}">
      <dsp:nvSpPr>
        <dsp:cNvPr id="0" name=""/>
        <dsp:cNvSpPr/>
      </dsp:nvSpPr>
      <dsp:spPr>
        <a:xfrm>
          <a:off x="1643752" y="105073"/>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B</a:t>
          </a:r>
          <a:endParaRPr lang="en-US" sz="3200" kern="1200"/>
        </a:p>
      </dsp:txBody>
      <dsp:txXfrm>
        <a:off x="1664064" y="125385"/>
        <a:ext cx="375466" cy="375466"/>
      </dsp:txXfrm>
    </dsp:sp>
    <dsp:sp modelId="{3807E690-BF3D-4323-A3C0-DC47A32D6989}">
      <dsp:nvSpPr>
        <dsp:cNvPr id="0" name=""/>
        <dsp:cNvSpPr/>
      </dsp:nvSpPr>
      <dsp:spPr>
        <a:xfrm rot="13366009">
          <a:off x="850503" y="623364"/>
          <a:ext cx="310723" cy="0"/>
        </a:xfrm>
        <a:custGeom>
          <a:avLst/>
          <a:gdLst/>
          <a:ahLst/>
          <a:cxnLst/>
          <a:rect l="0" t="0" r="0" b="0"/>
          <a:pathLst>
            <a:path>
              <a:moveTo>
                <a:pt x="0" y="0"/>
              </a:moveTo>
              <a:lnTo>
                <a:pt x="310723" y="0"/>
              </a:lnTo>
            </a:path>
          </a:pathLst>
        </a:custGeom>
        <a:noFill/>
        <a:ln w="9525" cap="flat" cmpd="sng" algn="ctr">
          <a:solidFill>
            <a:schemeClr val="accent6"/>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39E66399-B2E8-4C38-97C5-CF6FC8B78BCE}">
      <dsp:nvSpPr>
        <dsp:cNvPr id="0" name=""/>
        <dsp:cNvSpPr/>
      </dsp:nvSpPr>
      <dsp:spPr>
        <a:xfrm>
          <a:off x="475720" y="117397"/>
          <a:ext cx="416090" cy="416090"/>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sz="1800" kern="1200"/>
            <a:t>A</a:t>
          </a:r>
          <a:endParaRPr lang="en-US" sz="3200" kern="1200"/>
        </a:p>
      </dsp:txBody>
      <dsp:txXfrm>
        <a:off x="496032" y="137709"/>
        <a:ext cx="375466" cy="37546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3DA2E-F977-4123-B9CD-2344C251C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68</Pages>
  <Words>10721</Words>
  <Characters>61116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 Alzoubi</dc:creator>
  <cp:keywords/>
  <dc:description/>
  <cp:lastModifiedBy>Iman Ghali</cp:lastModifiedBy>
  <cp:revision>52</cp:revision>
  <cp:lastPrinted>2022-04-17T07:12:00Z</cp:lastPrinted>
  <dcterms:created xsi:type="dcterms:W3CDTF">2022-01-18T13:44:00Z</dcterms:created>
  <dcterms:modified xsi:type="dcterms:W3CDTF">2022-04-17T07:12:00Z</dcterms:modified>
</cp:coreProperties>
</file>